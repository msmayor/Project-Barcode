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bookmarkStart w:id="1" w:name="_MON_1542575493"/>
    <w:bookmarkEnd w:id="1"/>
    <w:p w14:paraId="60BC913F" w14:textId="4405CBA1" w:rsidR="00F94723" w:rsidRPr="00840371" w:rsidRDefault="00336E8C" w:rsidP="00F94723">
      <w:pPr>
        <w:sectPr w:rsidR="00F94723" w:rsidRPr="00840371" w:rsidSect="00C23BB5">
          <w:footerReference w:type="default" r:id="rId8"/>
          <w:pgSz w:w="12240" w:h="15840"/>
          <w:pgMar w:top="1440" w:right="1440" w:bottom="1440" w:left="1440" w:header="708" w:footer="708" w:gutter="0"/>
          <w:pgNumType w:start="1"/>
          <w:cols w:space="708"/>
          <w:docGrid w:linePitch="360"/>
        </w:sectPr>
      </w:pPr>
      <w:r w:rsidRPr="00840371">
        <w:object w:dxaOrig="9360" w:dyaOrig="13301" w14:anchorId="2D61C4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65.75pt" o:ole="">
            <v:imagedata r:id="rId9" o:title=""/>
          </v:shape>
          <o:OLEObject Type="Embed" ProgID="Word.Document.12" ShapeID="_x0000_i1025" DrawAspect="Content" ObjectID="_1543264248" r:id="rId10">
            <o:FieldCodes>\s</o:FieldCodes>
          </o:OLEObject>
        </w:object>
      </w:r>
    </w:p>
    <w:p w14:paraId="5F6F8A80" w14:textId="77777777" w:rsidR="00F94723" w:rsidRPr="00840371" w:rsidRDefault="00F94723" w:rsidP="00D0489B">
      <w:pPr>
        <w:pStyle w:val="Heading1"/>
        <w:spacing w:line="360" w:lineRule="auto"/>
        <w:jc w:val="center"/>
        <w:rPr>
          <w:rFonts w:ascii="Arial" w:hAnsi="Arial" w:cs="Arial"/>
          <w:color w:val="auto"/>
        </w:rPr>
      </w:pPr>
      <w:r w:rsidRPr="00840371">
        <w:rPr>
          <w:rFonts w:ascii="Arial" w:hAnsi="Arial" w:cs="Arial"/>
          <w:color w:val="auto"/>
        </w:rPr>
        <w:lastRenderedPageBreak/>
        <w:t>Table of Contents</w:t>
      </w:r>
    </w:p>
    <w:p w14:paraId="55212E76" w14:textId="0BC030F5" w:rsidR="00F94723" w:rsidRPr="00840371" w:rsidRDefault="00C22AB5" w:rsidP="00063FD6">
      <w:pPr>
        <w:pStyle w:val="Heading2"/>
        <w:numPr>
          <w:ilvl w:val="0"/>
          <w:numId w:val="1"/>
        </w:numPr>
        <w:spacing w:line="360" w:lineRule="auto"/>
        <w:rPr>
          <w:rFonts w:ascii="Arial" w:hAnsi="Arial" w:cs="Arial"/>
          <w:color w:val="auto"/>
          <w:sz w:val="24"/>
          <w:szCs w:val="24"/>
        </w:rPr>
      </w:pPr>
      <w:hyperlink w:anchor="_Introduction" w:history="1">
        <w:r w:rsidR="00F94723" w:rsidRPr="00840371">
          <w:rPr>
            <w:rStyle w:val="Hyperlink"/>
            <w:rFonts w:ascii="Arial" w:hAnsi="Arial" w:cs="Arial"/>
            <w:color w:val="auto"/>
            <w:sz w:val="24"/>
            <w:szCs w:val="24"/>
            <w:u w:val="none"/>
          </w:rPr>
          <w:t>Introduction</w:t>
        </w:r>
      </w:hyperlink>
      <w:r w:rsidR="00F94723" w:rsidRPr="00840371">
        <w:rPr>
          <w:rFonts w:ascii="Arial" w:hAnsi="Arial" w:cs="Arial"/>
          <w:color w:val="auto"/>
          <w:sz w:val="24"/>
          <w:szCs w:val="24"/>
        </w:rPr>
        <w:t>………………………………………………………..........</w:t>
      </w:r>
      <w:r w:rsidR="00C3130E" w:rsidRPr="00840371">
        <w:rPr>
          <w:rFonts w:ascii="Arial" w:hAnsi="Arial" w:cs="Arial"/>
          <w:color w:val="auto"/>
          <w:sz w:val="24"/>
          <w:szCs w:val="24"/>
        </w:rPr>
        <w:t>.....</w:t>
      </w:r>
      <w:r w:rsidR="00F94723" w:rsidRPr="00840371">
        <w:rPr>
          <w:rFonts w:ascii="Arial" w:hAnsi="Arial" w:cs="Arial"/>
          <w:color w:val="auto"/>
          <w:sz w:val="24"/>
          <w:szCs w:val="24"/>
        </w:rPr>
        <w:t>... 1</w:t>
      </w:r>
    </w:p>
    <w:p w14:paraId="75003629" w14:textId="493B5FB6" w:rsidR="00F94723" w:rsidRPr="00840371" w:rsidRDefault="00C22AB5" w:rsidP="009D4DBB">
      <w:pPr>
        <w:spacing w:line="360" w:lineRule="auto"/>
        <w:ind w:left="1800"/>
        <w:contextualSpacing/>
        <w:rPr>
          <w:rFonts w:ascii="Arial" w:hAnsi="Arial" w:cs="Arial"/>
          <w:sz w:val="24"/>
          <w:szCs w:val="24"/>
        </w:rPr>
      </w:pPr>
      <w:hyperlink w:anchor="_Project_Context" w:history="1">
        <w:r w:rsidR="00F94723" w:rsidRPr="00840371">
          <w:rPr>
            <w:rStyle w:val="Hyperlink"/>
            <w:rFonts w:ascii="Arial" w:hAnsi="Arial" w:cs="Arial"/>
            <w:color w:val="auto"/>
            <w:sz w:val="24"/>
            <w:szCs w:val="24"/>
            <w:u w:val="none"/>
          </w:rPr>
          <w:t>Project Context</w:t>
        </w:r>
      </w:hyperlink>
      <w:r w:rsidR="00F94723" w:rsidRPr="00840371">
        <w:rPr>
          <w:rFonts w:ascii="Arial" w:hAnsi="Arial" w:cs="Arial"/>
          <w:sz w:val="24"/>
          <w:szCs w:val="24"/>
        </w:rPr>
        <w:t>……………………………………………</w:t>
      </w:r>
      <w:r w:rsidR="00C3130E" w:rsidRPr="00840371">
        <w:rPr>
          <w:rFonts w:ascii="Arial" w:hAnsi="Arial" w:cs="Arial"/>
          <w:sz w:val="24"/>
          <w:szCs w:val="24"/>
        </w:rPr>
        <w:t>.....</w:t>
      </w:r>
      <w:r w:rsidR="00F94723" w:rsidRPr="00840371">
        <w:rPr>
          <w:rFonts w:ascii="Arial" w:hAnsi="Arial" w:cs="Arial"/>
          <w:sz w:val="24"/>
          <w:szCs w:val="24"/>
        </w:rPr>
        <w:t>……… 2</w:t>
      </w:r>
    </w:p>
    <w:p w14:paraId="242AC62C" w14:textId="4B61BB70" w:rsidR="00F94723" w:rsidRPr="00840371" w:rsidRDefault="00C22AB5" w:rsidP="009D4DBB">
      <w:pPr>
        <w:spacing w:line="360" w:lineRule="auto"/>
        <w:ind w:left="1800"/>
        <w:contextualSpacing/>
        <w:rPr>
          <w:rFonts w:ascii="Arial" w:hAnsi="Arial" w:cs="Arial"/>
          <w:sz w:val="24"/>
          <w:szCs w:val="24"/>
        </w:rPr>
      </w:pPr>
      <w:hyperlink w:anchor="_Purpose_and_Description" w:history="1">
        <w:r w:rsidR="00F94723" w:rsidRPr="00840371">
          <w:rPr>
            <w:rStyle w:val="Hyperlink"/>
            <w:rFonts w:ascii="Arial" w:hAnsi="Arial" w:cs="Arial"/>
            <w:color w:val="auto"/>
            <w:sz w:val="24"/>
            <w:szCs w:val="24"/>
            <w:u w:val="none"/>
          </w:rPr>
          <w:t>Purpose and Description</w:t>
        </w:r>
      </w:hyperlink>
      <w:r w:rsidR="00F94723" w:rsidRPr="00840371">
        <w:rPr>
          <w:rFonts w:ascii="Arial" w:hAnsi="Arial" w:cs="Arial"/>
          <w:sz w:val="24"/>
          <w:szCs w:val="24"/>
        </w:rPr>
        <w:t>…………………………………</w:t>
      </w:r>
      <w:r w:rsidR="00C3130E" w:rsidRPr="00840371">
        <w:rPr>
          <w:rFonts w:ascii="Arial" w:hAnsi="Arial" w:cs="Arial"/>
          <w:sz w:val="24"/>
          <w:szCs w:val="24"/>
        </w:rPr>
        <w:t>.....</w:t>
      </w:r>
      <w:r w:rsidR="00A723CC">
        <w:rPr>
          <w:rFonts w:ascii="Arial" w:hAnsi="Arial" w:cs="Arial"/>
          <w:sz w:val="24"/>
          <w:szCs w:val="24"/>
        </w:rPr>
        <w:t>……... 3</w:t>
      </w:r>
    </w:p>
    <w:p w14:paraId="18014274" w14:textId="35C166D7" w:rsidR="00F94723" w:rsidRPr="00840371" w:rsidRDefault="00C22AB5" w:rsidP="009D4DBB">
      <w:pPr>
        <w:spacing w:line="360" w:lineRule="auto"/>
        <w:ind w:left="1800"/>
        <w:contextualSpacing/>
        <w:rPr>
          <w:rFonts w:ascii="Arial" w:hAnsi="Arial" w:cs="Arial"/>
          <w:sz w:val="24"/>
          <w:szCs w:val="24"/>
        </w:rPr>
      </w:pPr>
      <w:hyperlink w:anchor="_Objectives:" w:history="1">
        <w:r w:rsidR="00F94723" w:rsidRPr="00840371">
          <w:rPr>
            <w:rStyle w:val="Hyperlink"/>
            <w:rFonts w:ascii="Arial" w:hAnsi="Arial" w:cs="Arial"/>
            <w:color w:val="auto"/>
            <w:sz w:val="24"/>
            <w:szCs w:val="24"/>
            <w:u w:val="none"/>
          </w:rPr>
          <w:t>Objectives</w:t>
        </w:r>
      </w:hyperlink>
      <w:r w:rsidR="00F94723" w:rsidRPr="00840371">
        <w:rPr>
          <w:rFonts w:ascii="Arial" w:hAnsi="Arial" w:cs="Arial"/>
          <w:sz w:val="24"/>
          <w:szCs w:val="24"/>
        </w:rPr>
        <w:t>……………………………………………………..</w:t>
      </w:r>
      <w:r w:rsidR="00C3130E" w:rsidRPr="00840371">
        <w:rPr>
          <w:rFonts w:ascii="Arial" w:hAnsi="Arial" w:cs="Arial"/>
          <w:sz w:val="24"/>
          <w:szCs w:val="24"/>
        </w:rPr>
        <w:t>....</w:t>
      </w:r>
      <w:r w:rsidR="00F94723" w:rsidRPr="00840371">
        <w:rPr>
          <w:rFonts w:ascii="Arial" w:hAnsi="Arial" w:cs="Arial"/>
          <w:sz w:val="24"/>
          <w:szCs w:val="24"/>
        </w:rPr>
        <w:t>......</w:t>
      </w:r>
      <w:r w:rsidR="00C3130E" w:rsidRPr="00840371">
        <w:rPr>
          <w:rFonts w:ascii="Arial" w:hAnsi="Arial" w:cs="Arial"/>
          <w:sz w:val="24"/>
          <w:szCs w:val="24"/>
        </w:rPr>
        <w:t xml:space="preserve"> </w:t>
      </w:r>
      <w:r w:rsidR="00F94723" w:rsidRPr="00840371">
        <w:rPr>
          <w:rFonts w:ascii="Arial" w:hAnsi="Arial" w:cs="Arial"/>
          <w:sz w:val="24"/>
          <w:szCs w:val="24"/>
        </w:rPr>
        <w:t>3</w:t>
      </w:r>
    </w:p>
    <w:p w14:paraId="035F2606" w14:textId="37BB8E35" w:rsidR="00F94723" w:rsidRPr="00840371" w:rsidRDefault="00C22AB5" w:rsidP="009D4DBB">
      <w:pPr>
        <w:spacing w:line="360" w:lineRule="auto"/>
        <w:ind w:left="1800"/>
        <w:contextualSpacing/>
        <w:rPr>
          <w:rFonts w:ascii="Arial" w:hAnsi="Arial" w:cs="Arial"/>
          <w:sz w:val="24"/>
          <w:szCs w:val="24"/>
        </w:rPr>
      </w:pPr>
      <w:hyperlink w:anchor="_Scope_and_Limitations" w:history="1">
        <w:r w:rsidR="00F94723" w:rsidRPr="00840371">
          <w:rPr>
            <w:rStyle w:val="Hyperlink"/>
            <w:rFonts w:ascii="Arial" w:hAnsi="Arial" w:cs="Arial"/>
            <w:color w:val="auto"/>
            <w:sz w:val="24"/>
            <w:szCs w:val="24"/>
            <w:u w:val="none"/>
          </w:rPr>
          <w:t>Scope a</w:t>
        </w:r>
        <w:r w:rsidR="00C3130E" w:rsidRPr="00840371">
          <w:rPr>
            <w:rStyle w:val="Hyperlink"/>
            <w:rFonts w:ascii="Arial" w:hAnsi="Arial" w:cs="Arial"/>
            <w:color w:val="auto"/>
            <w:sz w:val="24"/>
            <w:szCs w:val="24"/>
            <w:u w:val="none"/>
          </w:rPr>
          <w:t>nd Limitations</w:t>
        </w:r>
      </w:hyperlink>
      <w:r w:rsidR="00A723CC">
        <w:rPr>
          <w:rFonts w:ascii="Arial" w:hAnsi="Arial" w:cs="Arial"/>
          <w:sz w:val="24"/>
          <w:szCs w:val="24"/>
        </w:rPr>
        <w:t>…………………………………………....….4</w:t>
      </w:r>
    </w:p>
    <w:p w14:paraId="74426B66" w14:textId="30914D28" w:rsidR="00F94723" w:rsidRPr="00840371" w:rsidRDefault="00C22AB5" w:rsidP="00063FD6">
      <w:pPr>
        <w:pStyle w:val="Heading2"/>
        <w:numPr>
          <w:ilvl w:val="0"/>
          <w:numId w:val="1"/>
        </w:numPr>
        <w:spacing w:line="360" w:lineRule="auto"/>
        <w:rPr>
          <w:rFonts w:ascii="Arial" w:hAnsi="Arial" w:cs="Arial"/>
          <w:color w:val="auto"/>
          <w:sz w:val="24"/>
          <w:szCs w:val="24"/>
        </w:rPr>
      </w:pPr>
      <w:hyperlink w:anchor="_Review_of_Related" w:history="1">
        <w:r w:rsidR="00F94723" w:rsidRPr="00840371">
          <w:rPr>
            <w:rStyle w:val="Hyperlink"/>
            <w:rFonts w:ascii="Arial" w:hAnsi="Arial" w:cs="Arial"/>
            <w:color w:val="auto"/>
            <w:sz w:val="24"/>
            <w:szCs w:val="24"/>
            <w:u w:val="none"/>
          </w:rPr>
          <w:t>Review of Relat</w:t>
        </w:r>
        <w:r w:rsidR="00C3130E" w:rsidRPr="00840371">
          <w:rPr>
            <w:rStyle w:val="Hyperlink"/>
            <w:rFonts w:ascii="Arial" w:hAnsi="Arial" w:cs="Arial"/>
            <w:color w:val="auto"/>
            <w:sz w:val="24"/>
            <w:szCs w:val="24"/>
            <w:u w:val="none"/>
          </w:rPr>
          <w:t>ed Literature</w:t>
        </w:r>
      </w:hyperlink>
      <w:r w:rsidR="00A723CC">
        <w:rPr>
          <w:rFonts w:ascii="Arial" w:hAnsi="Arial" w:cs="Arial"/>
          <w:color w:val="auto"/>
          <w:sz w:val="24"/>
          <w:szCs w:val="24"/>
        </w:rPr>
        <w:t>…………………………………………....…..5</w:t>
      </w:r>
    </w:p>
    <w:p w14:paraId="331F233D" w14:textId="143D65DD" w:rsidR="00F94723" w:rsidRPr="00840371" w:rsidRDefault="00C22AB5" w:rsidP="00063FD6">
      <w:pPr>
        <w:pStyle w:val="Heading2"/>
        <w:numPr>
          <w:ilvl w:val="0"/>
          <w:numId w:val="1"/>
        </w:numPr>
        <w:spacing w:line="360" w:lineRule="auto"/>
        <w:rPr>
          <w:rFonts w:ascii="Arial" w:hAnsi="Arial" w:cs="Arial"/>
          <w:color w:val="auto"/>
          <w:sz w:val="24"/>
          <w:szCs w:val="24"/>
        </w:rPr>
      </w:pPr>
      <w:hyperlink w:anchor="_Technical_Background" w:history="1">
        <w:r w:rsidR="00F94723" w:rsidRPr="00840371">
          <w:rPr>
            <w:rStyle w:val="Hyperlink"/>
            <w:rFonts w:ascii="Arial" w:hAnsi="Arial" w:cs="Arial"/>
            <w:color w:val="auto"/>
            <w:sz w:val="24"/>
            <w:szCs w:val="24"/>
            <w:u w:val="none"/>
          </w:rPr>
          <w:t>Technical Background</w:t>
        </w:r>
      </w:hyperlink>
      <w:r w:rsidR="00F94723" w:rsidRPr="00840371">
        <w:rPr>
          <w:rFonts w:ascii="Arial" w:hAnsi="Arial" w:cs="Arial"/>
          <w:color w:val="auto"/>
          <w:sz w:val="24"/>
          <w:szCs w:val="24"/>
        </w:rPr>
        <w:t>…………………………………………………</w:t>
      </w:r>
      <w:r w:rsidR="00C3130E" w:rsidRPr="00840371">
        <w:rPr>
          <w:rFonts w:ascii="Arial" w:hAnsi="Arial" w:cs="Arial"/>
          <w:color w:val="auto"/>
          <w:sz w:val="24"/>
          <w:szCs w:val="24"/>
        </w:rPr>
        <w:t>...</w:t>
      </w:r>
      <w:r w:rsidR="00F94723" w:rsidRPr="00840371">
        <w:rPr>
          <w:rFonts w:ascii="Arial" w:hAnsi="Arial" w:cs="Arial"/>
          <w:color w:val="auto"/>
          <w:sz w:val="24"/>
          <w:szCs w:val="24"/>
        </w:rPr>
        <w:t>...</w:t>
      </w:r>
      <w:r w:rsidR="00A723CC">
        <w:rPr>
          <w:rFonts w:ascii="Arial" w:hAnsi="Arial" w:cs="Arial"/>
          <w:color w:val="auto"/>
          <w:sz w:val="24"/>
          <w:szCs w:val="24"/>
        </w:rPr>
        <w:t>.16</w:t>
      </w:r>
    </w:p>
    <w:p w14:paraId="4C97A650" w14:textId="5D1E278B" w:rsidR="00F94723" w:rsidRPr="00840371" w:rsidRDefault="00C22AB5" w:rsidP="00063FD6">
      <w:pPr>
        <w:pStyle w:val="Heading2"/>
        <w:numPr>
          <w:ilvl w:val="0"/>
          <w:numId w:val="1"/>
        </w:numPr>
        <w:spacing w:line="360" w:lineRule="auto"/>
        <w:rPr>
          <w:rFonts w:ascii="Arial" w:hAnsi="Arial" w:cs="Arial"/>
          <w:color w:val="auto"/>
          <w:sz w:val="24"/>
          <w:szCs w:val="24"/>
        </w:rPr>
      </w:pPr>
      <w:hyperlink w:anchor="_Design_and_Methodology" w:history="1">
        <w:r w:rsidR="00F94723" w:rsidRPr="00840371">
          <w:rPr>
            <w:rStyle w:val="Hyperlink"/>
            <w:rFonts w:ascii="Arial" w:hAnsi="Arial" w:cs="Arial"/>
            <w:color w:val="auto"/>
            <w:sz w:val="24"/>
            <w:szCs w:val="24"/>
            <w:u w:val="none"/>
          </w:rPr>
          <w:t>Design and Methodology</w:t>
        </w:r>
      </w:hyperlink>
      <w:r w:rsidR="00F94723" w:rsidRPr="00840371">
        <w:rPr>
          <w:rFonts w:ascii="Arial" w:hAnsi="Arial" w:cs="Arial"/>
          <w:color w:val="auto"/>
          <w:sz w:val="24"/>
          <w:szCs w:val="24"/>
        </w:rPr>
        <w:t>……………………………………………</w:t>
      </w:r>
      <w:r w:rsidR="00C3130E" w:rsidRPr="00840371">
        <w:rPr>
          <w:rFonts w:ascii="Arial" w:hAnsi="Arial" w:cs="Arial"/>
          <w:color w:val="auto"/>
          <w:sz w:val="24"/>
          <w:szCs w:val="24"/>
        </w:rPr>
        <w:t>...</w:t>
      </w:r>
      <w:r w:rsidR="00F94723" w:rsidRPr="00840371">
        <w:rPr>
          <w:rFonts w:ascii="Arial" w:hAnsi="Arial" w:cs="Arial"/>
          <w:color w:val="auto"/>
          <w:sz w:val="24"/>
          <w:szCs w:val="24"/>
        </w:rPr>
        <w:t>…</w:t>
      </w:r>
      <w:r w:rsidR="00A723CC">
        <w:rPr>
          <w:rFonts w:ascii="Arial" w:hAnsi="Arial" w:cs="Arial"/>
          <w:color w:val="auto"/>
          <w:sz w:val="24"/>
          <w:szCs w:val="24"/>
        </w:rPr>
        <w:t>...17</w:t>
      </w:r>
    </w:p>
    <w:p w14:paraId="32173DD3" w14:textId="39693FC2" w:rsidR="00D0489B" w:rsidRPr="00840371" w:rsidRDefault="00D0489B" w:rsidP="00063FD6">
      <w:pPr>
        <w:pStyle w:val="Heading2"/>
        <w:numPr>
          <w:ilvl w:val="0"/>
          <w:numId w:val="1"/>
        </w:numPr>
        <w:spacing w:line="360" w:lineRule="auto"/>
        <w:rPr>
          <w:rFonts w:ascii="Arial" w:hAnsi="Arial" w:cs="Arial"/>
          <w:color w:val="auto"/>
          <w:sz w:val="24"/>
          <w:szCs w:val="24"/>
        </w:rPr>
      </w:pPr>
      <w:r w:rsidRPr="00840371">
        <w:rPr>
          <w:rFonts w:ascii="Arial" w:hAnsi="Arial" w:cs="Arial"/>
          <w:color w:val="auto"/>
          <w:sz w:val="24"/>
          <w:szCs w:val="24"/>
        </w:rPr>
        <w:t>Results and Discussion...........................................</w:t>
      </w:r>
      <w:r w:rsidR="00A723CC">
        <w:rPr>
          <w:rFonts w:ascii="Arial" w:hAnsi="Arial" w:cs="Arial"/>
          <w:color w:val="auto"/>
          <w:sz w:val="24"/>
          <w:szCs w:val="24"/>
        </w:rPr>
        <w:t>..............................20</w:t>
      </w:r>
    </w:p>
    <w:p w14:paraId="7ABD71C2" w14:textId="70E5C2A6" w:rsidR="00D0489B" w:rsidRPr="00840371" w:rsidRDefault="00D0489B" w:rsidP="00063FD6">
      <w:pPr>
        <w:pStyle w:val="Heading2"/>
        <w:numPr>
          <w:ilvl w:val="0"/>
          <w:numId w:val="1"/>
        </w:numPr>
        <w:spacing w:line="360" w:lineRule="auto"/>
        <w:rPr>
          <w:rFonts w:ascii="Arial" w:hAnsi="Arial" w:cs="Arial"/>
          <w:color w:val="auto"/>
          <w:sz w:val="24"/>
          <w:szCs w:val="24"/>
        </w:rPr>
      </w:pPr>
      <w:r w:rsidRPr="00840371">
        <w:rPr>
          <w:rFonts w:ascii="Arial" w:hAnsi="Arial" w:cs="Arial"/>
          <w:color w:val="auto"/>
          <w:sz w:val="24"/>
          <w:szCs w:val="24"/>
        </w:rPr>
        <w:t>Conclusion and Recommendation..........................</w:t>
      </w:r>
      <w:r w:rsidR="00A723CC">
        <w:rPr>
          <w:rFonts w:ascii="Arial" w:hAnsi="Arial" w:cs="Arial"/>
          <w:color w:val="auto"/>
          <w:sz w:val="24"/>
          <w:szCs w:val="24"/>
        </w:rPr>
        <w:t>..............................20</w:t>
      </w:r>
    </w:p>
    <w:p w14:paraId="70D42C04" w14:textId="25236860" w:rsidR="00F94723" w:rsidRPr="00840371" w:rsidRDefault="00C22AB5" w:rsidP="00063FD6">
      <w:pPr>
        <w:pStyle w:val="Heading2"/>
        <w:numPr>
          <w:ilvl w:val="0"/>
          <w:numId w:val="1"/>
        </w:numPr>
        <w:spacing w:line="360" w:lineRule="auto"/>
        <w:rPr>
          <w:rFonts w:ascii="Arial" w:hAnsi="Arial" w:cs="Arial"/>
          <w:color w:val="auto"/>
          <w:sz w:val="24"/>
          <w:szCs w:val="24"/>
        </w:rPr>
      </w:pPr>
      <w:hyperlink w:anchor="_Appendices" w:history="1">
        <w:r w:rsidR="00F94723" w:rsidRPr="00840371">
          <w:rPr>
            <w:rStyle w:val="Hyperlink"/>
            <w:rFonts w:ascii="Arial" w:hAnsi="Arial" w:cs="Arial"/>
            <w:color w:val="auto"/>
            <w:sz w:val="24"/>
            <w:szCs w:val="24"/>
            <w:u w:val="none"/>
          </w:rPr>
          <w:t>Appendices</w:t>
        </w:r>
      </w:hyperlink>
      <w:r w:rsidR="00F94723" w:rsidRPr="00840371">
        <w:rPr>
          <w:rFonts w:ascii="Arial" w:hAnsi="Arial" w:cs="Arial"/>
          <w:color w:val="auto"/>
          <w:sz w:val="24"/>
          <w:szCs w:val="24"/>
        </w:rPr>
        <w:t>……………………………………………………………</w:t>
      </w:r>
      <w:r w:rsidR="004B4CE7">
        <w:rPr>
          <w:rFonts w:ascii="Arial" w:hAnsi="Arial" w:cs="Arial"/>
          <w:color w:val="auto"/>
          <w:sz w:val="24"/>
          <w:szCs w:val="24"/>
        </w:rPr>
        <w:t>.........21</w:t>
      </w:r>
    </w:p>
    <w:p w14:paraId="16A9974F" w14:textId="5EE9676F" w:rsidR="00F94723" w:rsidRPr="00840371" w:rsidRDefault="00C22AB5" w:rsidP="00D0489B">
      <w:pPr>
        <w:spacing w:line="360" w:lineRule="auto"/>
        <w:ind w:left="1800"/>
        <w:contextualSpacing/>
        <w:rPr>
          <w:rFonts w:ascii="Arial" w:hAnsi="Arial" w:cs="Arial"/>
          <w:sz w:val="24"/>
          <w:szCs w:val="24"/>
        </w:rPr>
      </w:pPr>
      <w:hyperlink w:anchor="_Figure_1._Entity" w:history="1">
        <w:r w:rsidR="00C3130E" w:rsidRPr="00840371">
          <w:rPr>
            <w:rStyle w:val="Hyperlink"/>
            <w:rFonts w:ascii="Arial" w:hAnsi="Arial" w:cs="Arial"/>
            <w:color w:val="auto"/>
            <w:sz w:val="24"/>
            <w:szCs w:val="24"/>
            <w:u w:val="none"/>
          </w:rPr>
          <w:t>Figure 1.  Entity Relationship Diagram</w:t>
        </w:r>
      </w:hyperlink>
      <w:r w:rsidR="00C3130E" w:rsidRPr="00840371">
        <w:rPr>
          <w:rFonts w:ascii="Arial" w:hAnsi="Arial" w:cs="Arial"/>
          <w:sz w:val="24"/>
          <w:szCs w:val="24"/>
        </w:rPr>
        <w:t xml:space="preserve"> </w:t>
      </w:r>
      <w:r w:rsidR="004B4CE7">
        <w:rPr>
          <w:rFonts w:ascii="Arial" w:hAnsi="Arial" w:cs="Arial"/>
          <w:sz w:val="24"/>
          <w:szCs w:val="24"/>
        </w:rPr>
        <w:t>………………………......21</w:t>
      </w:r>
    </w:p>
    <w:p w14:paraId="031E5CF0" w14:textId="05E837A3" w:rsidR="00F94723" w:rsidRPr="00840371" w:rsidRDefault="00C22AB5" w:rsidP="00D0489B">
      <w:pPr>
        <w:spacing w:line="360" w:lineRule="auto"/>
        <w:ind w:left="1800"/>
        <w:contextualSpacing/>
        <w:rPr>
          <w:rFonts w:ascii="Arial" w:hAnsi="Arial" w:cs="Arial"/>
          <w:sz w:val="24"/>
          <w:szCs w:val="24"/>
        </w:rPr>
      </w:pPr>
      <w:hyperlink w:anchor="_Figure_2._Data" w:history="1">
        <w:r w:rsidR="00C3130E" w:rsidRPr="00840371">
          <w:rPr>
            <w:rStyle w:val="Hyperlink"/>
            <w:rFonts w:ascii="Arial" w:hAnsi="Arial" w:cs="Arial"/>
            <w:color w:val="auto"/>
            <w:sz w:val="24"/>
            <w:szCs w:val="24"/>
            <w:u w:val="none"/>
          </w:rPr>
          <w:t>Figure 2. Data Dictionary</w:t>
        </w:r>
      </w:hyperlink>
      <w:r w:rsidR="004B4CE7">
        <w:rPr>
          <w:rFonts w:ascii="Arial" w:hAnsi="Arial" w:cs="Arial"/>
          <w:sz w:val="24"/>
          <w:szCs w:val="24"/>
        </w:rPr>
        <w:t>……………………………………..........22</w:t>
      </w:r>
    </w:p>
    <w:p w14:paraId="3EE00F3F" w14:textId="19ED08F9" w:rsidR="00F94723" w:rsidRPr="00840371" w:rsidRDefault="00C22AB5" w:rsidP="00D0489B">
      <w:pPr>
        <w:spacing w:line="360" w:lineRule="auto"/>
        <w:ind w:left="1800"/>
        <w:contextualSpacing/>
        <w:rPr>
          <w:rFonts w:ascii="Arial" w:hAnsi="Arial" w:cs="Arial"/>
          <w:sz w:val="24"/>
          <w:szCs w:val="24"/>
        </w:rPr>
      </w:pPr>
      <w:hyperlink w:anchor="_Figure_3._Context" w:history="1">
        <w:r w:rsidR="00C3130E" w:rsidRPr="00840371">
          <w:rPr>
            <w:rStyle w:val="Hyperlink"/>
            <w:rFonts w:ascii="Arial" w:hAnsi="Arial" w:cs="Arial"/>
            <w:color w:val="auto"/>
            <w:sz w:val="24"/>
            <w:szCs w:val="24"/>
            <w:u w:val="none"/>
          </w:rPr>
          <w:t>Figure 3. Context Diagram</w:t>
        </w:r>
      </w:hyperlink>
      <w:r w:rsidR="00C3130E" w:rsidRPr="00840371">
        <w:rPr>
          <w:rFonts w:ascii="Arial" w:hAnsi="Arial" w:cs="Arial"/>
          <w:sz w:val="24"/>
          <w:szCs w:val="24"/>
        </w:rPr>
        <w:t>…</w:t>
      </w:r>
      <w:r w:rsidR="004B4CE7">
        <w:rPr>
          <w:rFonts w:ascii="Arial" w:hAnsi="Arial" w:cs="Arial"/>
          <w:sz w:val="24"/>
          <w:szCs w:val="24"/>
        </w:rPr>
        <w:t>…………………………………........23</w:t>
      </w:r>
    </w:p>
    <w:p w14:paraId="34B5B63C" w14:textId="3B32BD19" w:rsidR="00F94723" w:rsidRPr="00840371" w:rsidRDefault="00C22AB5" w:rsidP="00D0489B">
      <w:pPr>
        <w:spacing w:line="360" w:lineRule="auto"/>
        <w:ind w:left="1800" w:firstLine="360"/>
        <w:contextualSpacing/>
        <w:rPr>
          <w:rFonts w:ascii="Arial" w:hAnsi="Arial" w:cs="Arial"/>
          <w:sz w:val="24"/>
          <w:szCs w:val="24"/>
        </w:rPr>
      </w:pPr>
      <w:hyperlink w:anchor="_Figure_4._Diagram" w:history="1">
        <w:r w:rsidR="00C3130E" w:rsidRPr="00840371">
          <w:rPr>
            <w:rStyle w:val="Hyperlink"/>
            <w:rFonts w:ascii="Arial" w:hAnsi="Arial" w:cs="Arial"/>
            <w:color w:val="auto"/>
            <w:sz w:val="24"/>
            <w:szCs w:val="24"/>
            <w:u w:val="none"/>
          </w:rPr>
          <w:t>Figure 3.1 Diagram 0</w:t>
        </w:r>
      </w:hyperlink>
      <w:r w:rsidR="00C3130E" w:rsidRPr="00840371">
        <w:rPr>
          <w:rFonts w:ascii="Arial" w:hAnsi="Arial" w:cs="Arial"/>
          <w:sz w:val="24"/>
          <w:szCs w:val="24"/>
        </w:rPr>
        <w:t>…………………</w:t>
      </w:r>
      <w:r w:rsidR="004B4CE7">
        <w:rPr>
          <w:rFonts w:ascii="Arial" w:hAnsi="Arial" w:cs="Arial"/>
          <w:sz w:val="24"/>
          <w:szCs w:val="24"/>
        </w:rPr>
        <w:t>…………………...........24</w:t>
      </w:r>
    </w:p>
    <w:p w14:paraId="3A1CFE2E" w14:textId="5C153629" w:rsidR="00F94723" w:rsidRPr="00840371" w:rsidRDefault="00C22AB5" w:rsidP="00D0489B">
      <w:pPr>
        <w:spacing w:line="360" w:lineRule="auto"/>
        <w:ind w:left="1800" w:firstLine="360"/>
        <w:contextualSpacing/>
        <w:rPr>
          <w:rFonts w:ascii="Arial" w:hAnsi="Arial" w:cs="Arial"/>
          <w:sz w:val="24"/>
          <w:szCs w:val="24"/>
        </w:rPr>
      </w:pPr>
      <w:hyperlink w:anchor="_Figure_5._Diagram" w:history="1">
        <w:r w:rsidR="00C3130E" w:rsidRPr="00840371">
          <w:rPr>
            <w:rStyle w:val="Hyperlink"/>
            <w:rFonts w:ascii="Arial" w:hAnsi="Arial" w:cs="Arial"/>
            <w:color w:val="auto"/>
            <w:sz w:val="24"/>
            <w:szCs w:val="24"/>
            <w:u w:val="none"/>
          </w:rPr>
          <w:t>Figure 3.2 Diagram 1</w:t>
        </w:r>
      </w:hyperlink>
      <w:r w:rsidR="00C3130E" w:rsidRPr="00840371">
        <w:rPr>
          <w:rFonts w:ascii="Arial" w:hAnsi="Arial" w:cs="Arial"/>
          <w:sz w:val="24"/>
          <w:szCs w:val="24"/>
        </w:rPr>
        <w:t>……………</w:t>
      </w:r>
      <w:r w:rsidR="004B4CE7">
        <w:rPr>
          <w:rFonts w:ascii="Arial" w:hAnsi="Arial" w:cs="Arial"/>
          <w:sz w:val="24"/>
          <w:szCs w:val="24"/>
        </w:rPr>
        <w:t>………………………...........25</w:t>
      </w:r>
    </w:p>
    <w:p w14:paraId="054FF126" w14:textId="0539C817" w:rsidR="00F94723" w:rsidRPr="00840371" w:rsidRDefault="00C22AB5" w:rsidP="00D0489B">
      <w:pPr>
        <w:spacing w:line="360" w:lineRule="auto"/>
        <w:ind w:left="1800" w:firstLine="360"/>
        <w:contextualSpacing/>
        <w:rPr>
          <w:rFonts w:ascii="Arial" w:hAnsi="Arial" w:cs="Arial"/>
          <w:sz w:val="24"/>
          <w:szCs w:val="24"/>
        </w:rPr>
      </w:pPr>
      <w:hyperlink w:anchor="_Figure_6._Diagram" w:history="1">
        <w:r w:rsidR="00C3130E" w:rsidRPr="00840371">
          <w:rPr>
            <w:rStyle w:val="Hyperlink"/>
            <w:rFonts w:ascii="Arial" w:hAnsi="Arial" w:cs="Arial"/>
            <w:color w:val="auto"/>
            <w:sz w:val="24"/>
            <w:szCs w:val="24"/>
            <w:u w:val="none"/>
          </w:rPr>
          <w:t>Figure 3.3 Diagram 2</w:t>
        </w:r>
      </w:hyperlink>
      <w:r w:rsidR="00C3130E" w:rsidRPr="00840371">
        <w:rPr>
          <w:rFonts w:ascii="Arial" w:hAnsi="Arial" w:cs="Arial"/>
          <w:sz w:val="24"/>
          <w:szCs w:val="24"/>
        </w:rPr>
        <w:t>…</w:t>
      </w:r>
      <w:r w:rsidR="00F94723" w:rsidRPr="00840371">
        <w:rPr>
          <w:rFonts w:ascii="Arial" w:hAnsi="Arial" w:cs="Arial"/>
          <w:sz w:val="24"/>
          <w:szCs w:val="24"/>
        </w:rPr>
        <w:t>………</w:t>
      </w:r>
      <w:r w:rsidR="004B4CE7">
        <w:rPr>
          <w:rFonts w:ascii="Arial" w:hAnsi="Arial" w:cs="Arial"/>
          <w:sz w:val="24"/>
          <w:szCs w:val="24"/>
        </w:rPr>
        <w:t>…………………………...........26</w:t>
      </w:r>
    </w:p>
    <w:p w14:paraId="66E2E863" w14:textId="4FA84065" w:rsidR="00F94723" w:rsidRPr="00840371" w:rsidRDefault="00C22AB5" w:rsidP="00D0489B">
      <w:pPr>
        <w:spacing w:line="360" w:lineRule="auto"/>
        <w:ind w:left="1800" w:firstLine="360"/>
        <w:contextualSpacing/>
        <w:rPr>
          <w:rFonts w:ascii="Arial" w:hAnsi="Arial" w:cs="Arial"/>
          <w:sz w:val="24"/>
          <w:szCs w:val="24"/>
        </w:rPr>
      </w:pPr>
      <w:hyperlink w:anchor="_Figure_7._Diagram" w:history="1">
        <w:r w:rsidR="00C3130E" w:rsidRPr="00840371">
          <w:rPr>
            <w:rStyle w:val="Hyperlink"/>
            <w:rFonts w:ascii="Arial" w:hAnsi="Arial" w:cs="Arial"/>
            <w:color w:val="auto"/>
            <w:sz w:val="24"/>
            <w:szCs w:val="24"/>
            <w:u w:val="none"/>
          </w:rPr>
          <w:t>Figure 3.4 Diagram 3</w:t>
        </w:r>
      </w:hyperlink>
      <w:r w:rsidR="00C3130E" w:rsidRPr="00840371">
        <w:rPr>
          <w:rFonts w:ascii="Arial" w:hAnsi="Arial" w:cs="Arial"/>
          <w:sz w:val="24"/>
          <w:szCs w:val="24"/>
        </w:rPr>
        <w:t>…</w:t>
      </w:r>
      <w:r w:rsidR="004B4CE7">
        <w:rPr>
          <w:rFonts w:ascii="Arial" w:hAnsi="Arial" w:cs="Arial"/>
          <w:sz w:val="24"/>
          <w:szCs w:val="24"/>
        </w:rPr>
        <w:t>…………………………………...........27</w:t>
      </w:r>
    </w:p>
    <w:p w14:paraId="29FA16E7" w14:textId="2166988B" w:rsidR="00F94723" w:rsidRPr="00840371" w:rsidRDefault="00C22AB5" w:rsidP="00D0489B">
      <w:pPr>
        <w:spacing w:line="360" w:lineRule="auto"/>
        <w:ind w:left="1800"/>
        <w:contextualSpacing/>
        <w:rPr>
          <w:rFonts w:ascii="Arial" w:hAnsi="Arial" w:cs="Arial"/>
          <w:sz w:val="24"/>
          <w:szCs w:val="24"/>
        </w:rPr>
      </w:pPr>
      <w:hyperlink w:anchor="_Figure_8._Event" w:history="1">
        <w:r w:rsidR="00C3130E" w:rsidRPr="00840371">
          <w:rPr>
            <w:rStyle w:val="Hyperlink"/>
            <w:rFonts w:ascii="Arial" w:hAnsi="Arial" w:cs="Arial"/>
            <w:color w:val="auto"/>
            <w:sz w:val="24"/>
            <w:szCs w:val="24"/>
            <w:u w:val="none"/>
          </w:rPr>
          <w:t>Figure 4. Event Table</w:t>
        </w:r>
      </w:hyperlink>
      <w:r w:rsidR="00C3130E" w:rsidRPr="00840371">
        <w:rPr>
          <w:rFonts w:ascii="Arial" w:hAnsi="Arial" w:cs="Arial"/>
          <w:sz w:val="24"/>
          <w:szCs w:val="24"/>
        </w:rPr>
        <w:t>……</w:t>
      </w:r>
      <w:r w:rsidR="004B4CE7">
        <w:rPr>
          <w:rFonts w:ascii="Arial" w:hAnsi="Arial" w:cs="Arial"/>
          <w:sz w:val="24"/>
          <w:szCs w:val="24"/>
        </w:rPr>
        <w:t>……………………………………….....28</w:t>
      </w:r>
    </w:p>
    <w:p w14:paraId="7A4D55D6" w14:textId="500D06AE" w:rsidR="00F94723" w:rsidRPr="00840371" w:rsidRDefault="00C22AB5" w:rsidP="00D0489B">
      <w:pPr>
        <w:spacing w:line="360" w:lineRule="auto"/>
        <w:ind w:left="1800"/>
        <w:contextualSpacing/>
        <w:rPr>
          <w:rFonts w:ascii="Arial" w:hAnsi="Arial" w:cs="Arial"/>
          <w:sz w:val="24"/>
          <w:szCs w:val="24"/>
        </w:rPr>
      </w:pPr>
      <w:hyperlink w:anchor="_Figure_9._Use" w:history="1">
        <w:r w:rsidR="00C3130E" w:rsidRPr="00840371">
          <w:rPr>
            <w:rStyle w:val="Hyperlink"/>
            <w:rFonts w:ascii="Arial" w:hAnsi="Arial" w:cs="Arial"/>
            <w:color w:val="auto"/>
            <w:sz w:val="24"/>
            <w:szCs w:val="24"/>
            <w:u w:val="none"/>
          </w:rPr>
          <w:t>Figure 5. Use Case Diagram</w:t>
        </w:r>
      </w:hyperlink>
      <w:r w:rsidR="004B02D6" w:rsidRPr="00840371">
        <w:rPr>
          <w:rFonts w:ascii="Arial" w:hAnsi="Arial" w:cs="Arial"/>
          <w:sz w:val="24"/>
          <w:szCs w:val="24"/>
        </w:rPr>
        <w:t>………………………………….......</w:t>
      </w:r>
      <w:r w:rsidR="004B4CE7">
        <w:rPr>
          <w:rFonts w:ascii="Arial" w:hAnsi="Arial" w:cs="Arial"/>
          <w:sz w:val="24"/>
          <w:szCs w:val="24"/>
        </w:rPr>
        <w:t>..29</w:t>
      </w:r>
    </w:p>
    <w:p w14:paraId="76DB6CC3" w14:textId="32A680C6" w:rsidR="004B02D6" w:rsidRPr="00840371" w:rsidRDefault="00C22AB5" w:rsidP="00D0489B">
      <w:pPr>
        <w:spacing w:line="360" w:lineRule="auto"/>
        <w:ind w:left="1800"/>
        <w:contextualSpacing/>
        <w:rPr>
          <w:rFonts w:ascii="Arial" w:hAnsi="Arial" w:cs="Arial"/>
          <w:sz w:val="24"/>
          <w:szCs w:val="24"/>
        </w:rPr>
      </w:pPr>
      <w:hyperlink w:anchor="_Figure_10._Class" w:history="1">
        <w:r w:rsidR="004B02D6" w:rsidRPr="00840371">
          <w:rPr>
            <w:rStyle w:val="Hyperlink"/>
            <w:rFonts w:ascii="Arial" w:hAnsi="Arial" w:cs="Arial"/>
            <w:color w:val="auto"/>
            <w:sz w:val="24"/>
            <w:szCs w:val="24"/>
            <w:u w:val="none"/>
          </w:rPr>
          <w:t>Figure 6. Class Diagram</w:t>
        </w:r>
      </w:hyperlink>
      <w:r w:rsidR="004B02D6" w:rsidRPr="00840371">
        <w:rPr>
          <w:rFonts w:ascii="Arial" w:hAnsi="Arial" w:cs="Arial"/>
          <w:sz w:val="24"/>
          <w:szCs w:val="24"/>
        </w:rPr>
        <w:t>…</w:t>
      </w:r>
      <w:r w:rsidR="004B4CE7">
        <w:rPr>
          <w:rFonts w:ascii="Arial" w:hAnsi="Arial" w:cs="Arial"/>
          <w:sz w:val="24"/>
          <w:szCs w:val="24"/>
        </w:rPr>
        <w:t>……………………………………….....30</w:t>
      </w:r>
    </w:p>
    <w:p w14:paraId="5AE8671B" w14:textId="77D2080D" w:rsidR="004B02D6" w:rsidRPr="00840371" w:rsidRDefault="00C22AB5" w:rsidP="00D0489B">
      <w:pPr>
        <w:spacing w:line="360" w:lineRule="auto"/>
        <w:ind w:left="1800"/>
        <w:contextualSpacing/>
        <w:rPr>
          <w:rFonts w:ascii="Arial" w:hAnsi="Arial" w:cs="Arial"/>
          <w:sz w:val="24"/>
          <w:szCs w:val="24"/>
        </w:rPr>
      </w:pPr>
      <w:hyperlink w:anchor="_Figure_11._Object" w:history="1">
        <w:r w:rsidR="004B02D6" w:rsidRPr="00840371">
          <w:rPr>
            <w:rStyle w:val="Hyperlink"/>
            <w:rFonts w:ascii="Arial" w:hAnsi="Arial" w:cs="Arial"/>
            <w:color w:val="auto"/>
            <w:sz w:val="24"/>
            <w:szCs w:val="24"/>
            <w:u w:val="none"/>
          </w:rPr>
          <w:t>Figure 7. Object Diagram</w:t>
        </w:r>
      </w:hyperlink>
      <w:r w:rsidR="004B02D6" w:rsidRPr="00840371">
        <w:rPr>
          <w:rFonts w:ascii="Arial" w:hAnsi="Arial" w:cs="Arial"/>
          <w:sz w:val="24"/>
          <w:szCs w:val="24"/>
        </w:rPr>
        <w:t>……………………</w:t>
      </w:r>
      <w:r w:rsidR="004B4CE7">
        <w:rPr>
          <w:rFonts w:ascii="Arial" w:hAnsi="Arial" w:cs="Arial"/>
          <w:sz w:val="24"/>
          <w:szCs w:val="24"/>
        </w:rPr>
        <w:t>………………….......31</w:t>
      </w:r>
    </w:p>
    <w:p w14:paraId="20C850CD" w14:textId="3FFC2EA4" w:rsidR="004B02D6" w:rsidRPr="00840371" w:rsidRDefault="00C22AB5" w:rsidP="00D0489B">
      <w:pPr>
        <w:spacing w:line="360" w:lineRule="auto"/>
        <w:ind w:left="1800"/>
        <w:contextualSpacing/>
        <w:rPr>
          <w:rFonts w:ascii="Arial" w:hAnsi="Arial" w:cs="Arial"/>
          <w:sz w:val="24"/>
          <w:szCs w:val="24"/>
        </w:rPr>
      </w:pPr>
      <w:hyperlink w:anchor="_Figure_12._State" w:history="1">
        <w:r w:rsidR="004B02D6" w:rsidRPr="00840371">
          <w:rPr>
            <w:rStyle w:val="Hyperlink"/>
            <w:rFonts w:ascii="Arial" w:hAnsi="Arial" w:cs="Arial"/>
            <w:color w:val="auto"/>
            <w:sz w:val="24"/>
            <w:szCs w:val="24"/>
            <w:u w:val="none"/>
          </w:rPr>
          <w:t>Figure 8. State Diagram</w:t>
        </w:r>
      </w:hyperlink>
      <w:r w:rsidR="004B02D6" w:rsidRPr="00840371">
        <w:rPr>
          <w:rFonts w:ascii="Arial" w:hAnsi="Arial" w:cs="Arial"/>
          <w:sz w:val="24"/>
          <w:szCs w:val="24"/>
        </w:rPr>
        <w:t>……………………</w:t>
      </w:r>
      <w:r w:rsidR="004B4CE7">
        <w:rPr>
          <w:rFonts w:ascii="Arial" w:hAnsi="Arial" w:cs="Arial"/>
          <w:sz w:val="24"/>
          <w:szCs w:val="24"/>
        </w:rPr>
        <w:t>…………………….....32</w:t>
      </w:r>
    </w:p>
    <w:p w14:paraId="49EA8815" w14:textId="4521174A" w:rsidR="00C3130E" w:rsidRPr="00840371" w:rsidRDefault="00C22AB5" w:rsidP="00D0489B">
      <w:pPr>
        <w:spacing w:line="360" w:lineRule="auto"/>
        <w:ind w:left="1800"/>
        <w:contextualSpacing/>
        <w:rPr>
          <w:rFonts w:ascii="Arial" w:hAnsi="Arial" w:cs="Arial"/>
          <w:sz w:val="24"/>
          <w:szCs w:val="24"/>
        </w:rPr>
      </w:pPr>
      <w:hyperlink w:anchor="_Figure_13._Timing" w:history="1">
        <w:r w:rsidR="004B02D6" w:rsidRPr="00840371">
          <w:rPr>
            <w:rStyle w:val="Hyperlink"/>
            <w:rFonts w:ascii="Arial" w:hAnsi="Arial" w:cs="Arial"/>
            <w:color w:val="auto"/>
            <w:sz w:val="24"/>
            <w:szCs w:val="24"/>
            <w:u w:val="none"/>
          </w:rPr>
          <w:t>Figure 9. Timing Diagram</w:t>
        </w:r>
      </w:hyperlink>
      <w:r w:rsidR="004B02D6" w:rsidRPr="00840371">
        <w:rPr>
          <w:rFonts w:ascii="Arial" w:hAnsi="Arial" w:cs="Arial"/>
          <w:sz w:val="24"/>
          <w:szCs w:val="24"/>
        </w:rPr>
        <w:t>………………………</w:t>
      </w:r>
      <w:r w:rsidR="004B4CE7">
        <w:rPr>
          <w:rFonts w:ascii="Arial" w:hAnsi="Arial" w:cs="Arial"/>
          <w:sz w:val="24"/>
          <w:szCs w:val="24"/>
        </w:rPr>
        <w:t>…………………...33</w:t>
      </w:r>
    </w:p>
    <w:p w14:paraId="4B3D1B76" w14:textId="5F7C1DDA" w:rsidR="00F94723" w:rsidRPr="00840371" w:rsidRDefault="00C22AB5" w:rsidP="00D0489B">
      <w:pPr>
        <w:spacing w:line="360" w:lineRule="auto"/>
        <w:ind w:left="1800"/>
        <w:contextualSpacing/>
        <w:rPr>
          <w:rFonts w:ascii="Arial" w:hAnsi="Arial" w:cs="Arial"/>
          <w:sz w:val="24"/>
          <w:szCs w:val="24"/>
        </w:rPr>
      </w:pPr>
      <w:hyperlink w:anchor="_Sequence_Diagram" w:history="1">
        <w:r w:rsidR="00C3130E" w:rsidRPr="00840371">
          <w:rPr>
            <w:rStyle w:val="Hyperlink"/>
            <w:rFonts w:ascii="Arial" w:hAnsi="Arial" w:cs="Arial"/>
            <w:color w:val="auto"/>
            <w:sz w:val="24"/>
            <w:szCs w:val="24"/>
            <w:u w:val="none"/>
          </w:rPr>
          <w:t>Figure</w:t>
        </w:r>
        <w:r w:rsidR="004B02D6" w:rsidRPr="00840371">
          <w:rPr>
            <w:rStyle w:val="Hyperlink"/>
            <w:rFonts w:ascii="Arial" w:hAnsi="Arial" w:cs="Arial"/>
            <w:color w:val="auto"/>
            <w:sz w:val="24"/>
            <w:szCs w:val="24"/>
            <w:u w:val="none"/>
          </w:rPr>
          <w:t xml:space="preserve"> 10</w:t>
        </w:r>
        <w:r w:rsidR="00C3130E" w:rsidRPr="00840371">
          <w:rPr>
            <w:rStyle w:val="Hyperlink"/>
            <w:rFonts w:ascii="Arial" w:hAnsi="Arial" w:cs="Arial"/>
            <w:color w:val="auto"/>
            <w:sz w:val="24"/>
            <w:szCs w:val="24"/>
            <w:u w:val="none"/>
          </w:rPr>
          <w:t>. Sequence Diagram</w:t>
        </w:r>
      </w:hyperlink>
      <w:r w:rsidR="00C3130E" w:rsidRPr="00840371">
        <w:rPr>
          <w:rFonts w:ascii="Arial" w:hAnsi="Arial" w:cs="Arial"/>
          <w:sz w:val="24"/>
          <w:szCs w:val="24"/>
        </w:rPr>
        <w:t>………</w:t>
      </w:r>
      <w:r w:rsidR="004B4CE7">
        <w:rPr>
          <w:rFonts w:ascii="Arial" w:hAnsi="Arial" w:cs="Arial"/>
          <w:sz w:val="24"/>
          <w:szCs w:val="24"/>
        </w:rPr>
        <w:t>…………………………......34</w:t>
      </w:r>
    </w:p>
    <w:p w14:paraId="02536665" w14:textId="792E6111" w:rsidR="00F94723" w:rsidRPr="00840371" w:rsidRDefault="00C22AB5" w:rsidP="00D0489B">
      <w:pPr>
        <w:spacing w:line="360" w:lineRule="auto"/>
        <w:ind w:left="1800"/>
        <w:contextualSpacing/>
        <w:rPr>
          <w:rFonts w:ascii="Arial" w:hAnsi="Arial" w:cs="Arial"/>
          <w:sz w:val="24"/>
          <w:szCs w:val="24"/>
        </w:rPr>
      </w:pPr>
      <w:hyperlink w:anchor="_Communication_Diagram" w:history="1">
        <w:r w:rsidR="004B02D6" w:rsidRPr="00840371">
          <w:rPr>
            <w:rStyle w:val="Hyperlink"/>
            <w:rFonts w:ascii="Arial" w:hAnsi="Arial" w:cs="Arial"/>
            <w:color w:val="auto"/>
            <w:sz w:val="24"/>
            <w:szCs w:val="24"/>
            <w:u w:val="none"/>
          </w:rPr>
          <w:t>Figure 11</w:t>
        </w:r>
        <w:r w:rsidR="00C3130E" w:rsidRPr="00840371">
          <w:rPr>
            <w:rStyle w:val="Hyperlink"/>
            <w:rFonts w:ascii="Arial" w:hAnsi="Arial" w:cs="Arial"/>
            <w:color w:val="auto"/>
            <w:sz w:val="24"/>
            <w:szCs w:val="24"/>
            <w:u w:val="none"/>
          </w:rPr>
          <w:t>. Communication Diagram</w:t>
        </w:r>
      </w:hyperlink>
      <w:r w:rsidR="00C3130E" w:rsidRPr="00840371">
        <w:rPr>
          <w:rFonts w:ascii="Arial" w:hAnsi="Arial" w:cs="Arial"/>
          <w:sz w:val="24"/>
          <w:szCs w:val="24"/>
        </w:rPr>
        <w:t>………</w:t>
      </w:r>
      <w:r w:rsidR="004B4CE7">
        <w:rPr>
          <w:rFonts w:ascii="Arial" w:hAnsi="Arial" w:cs="Arial"/>
          <w:sz w:val="24"/>
          <w:szCs w:val="24"/>
        </w:rPr>
        <w:t>……………………....35</w:t>
      </w:r>
    </w:p>
    <w:p w14:paraId="548BF314" w14:textId="011D3994" w:rsidR="00F94723" w:rsidRPr="00840371" w:rsidRDefault="00C22AB5" w:rsidP="00D0489B">
      <w:pPr>
        <w:spacing w:line="360" w:lineRule="auto"/>
        <w:ind w:left="1800"/>
        <w:contextualSpacing/>
        <w:rPr>
          <w:rFonts w:ascii="Arial" w:hAnsi="Arial" w:cs="Arial"/>
          <w:sz w:val="24"/>
          <w:szCs w:val="24"/>
        </w:rPr>
      </w:pPr>
      <w:hyperlink w:anchor="_Activity_Diagram" w:history="1">
        <w:r w:rsidR="004B02D6" w:rsidRPr="00840371">
          <w:rPr>
            <w:rStyle w:val="Hyperlink"/>
            <w:rFonts w:ascii="Arial" w:hAnsi="Arial" w:cs="Arial"/>
            <w:color w:val="auto"/>
            <w:sz w:val="24"/>
            <w:szCs w:val="24"/>
            <w:u w:val="none"/>
          </w:rPr>
          <w:t>Figure 12</w:t>
        </w:r>
        <w:r w:rsidR="00C3130E" w:rsidRPr="00840371">
          <w:rPr>
            <w:rStyle w:val="Hyperlink"/>
            <w:rFonts w:ascii="Arial" w:hAnsi="Arial" w:cs="Arial"/>
            <w:color w:val="auto"/>
            <w:sz w:val="24"/>
            <w:szCs w:val="24"/>
            <w:u w:val="none"/>
          </w:rPr>
          <w:t>. Activity Diagram</w:t>
        </w:r>
      </w:hyperlink>
      <w:r w:rsidR="004B4CE7">
        <w:rPr>
          <w:rFonts w:ascii="Arial" w:hAnsi="Arial" w:cs="Arial"/>
          <w:sz w:val="24"/>
          <w:szCs w:val="24"/>
        </w:rPr>
        <w:t>………………………………………....36</w:t>
      </w:r>
    </w:p>
    <w:p w14:paraId="17F91D90" w14:textId="1C99636E" w:rsidR="00F94723" w:rsidRDefault="00C22AB5" w:rsidP="00D0489B">
      <w:pPr>
        <w:spacing w:line="360" w:lineRule="auto"/>
        <w:ind w:left="1800"/>
        <w:contextualSpacing/>
        <w:rPr>
          <w:rFonts w:ascii="Arial" w:hAnsi="Arial" w:cs="Arial"/>
          <w:sz w:val="24"/>
          <w:szCs w:val="24"/>
        </w:rPr>
      </w:pPr>
      <w:hyperlink w:anchor="_Package_Diagram" w:history="1">
        <w:r w:rsidR="004B02D6" w:rsidRPr="00840371">
          <w:rPr>
            <w:rStyle w:val="Hyperlink"/>
            <w:rFonts w:ascii="Arial" w:hAnsi="Arial" w:cs="Arial"/>
            <w:color w:val="auto"/>
            <w:sz w:val="24"/>
            <w:szCs w:val="24"/>
            <w:u w:val="none"/>
          </w:rPr>
          <w:t>Figure 13</w:t>
        </w:r>
        <w:r w:rsidR="00C3130E" w:rsidRPr="00840371">
          <w:rPr>
            <w:rStyle w:val="Hyperlink"/>
            <w:rFonts w:ascii="Arial" w:hAnsi="Arial" w:cs="Arial"/>
            <w:color w:val="auto"/>
            <w:sz w:val="24"/>
            <w:szCs w:val="24"/>
            <w:u w:val="none"/>
          </w:rPr>
          <w:t>. Package Diagram</w:t>
        </w:r>
      </w:hyperlink>
      <w:r w:rsidR="00C3130E" w:rsidRPr="00840371">
        <w:rPr>
          <w:rFonts w:ascii="Arial" w:hAnsi="Arial" w:cs="Arial"/>
          <w:sz w:val="24"/>
          <w:szCs w:val="24"/>
        </w:rPr>
        <w:t>…………</w:t>
      </w:r>
      <w:r w:rsidR="004B4CE7">
        <w:rPr>
          <w:rFonts w:ascii="Arial" w:hAnsi="Arial" w:cs="Arial"/>
          <w:sz w:val="24"/>
          <w:szCs w:val="24"/>
        </w:rPr>
        <w:t>………………………….....37</w:t>
      </w:r>
    </w:p>
    <w:p w14:paraId="4B24E58E" w14:textId="77777777" w:rsidR="00CF3702" w:rsidRPr="00840371" w:rsidRDefault="00CF3702" w:rsidP="00D0489B">
      <w:pPr>
        <w:spacing w:line="360" w:lineRule="auto"/>
        <w:ind w:left="1800"/>
        <w:contextualSpacing/>
        <w:rPr>
          <w:rFonts w:ascii="Arial" w:hAnsi="Arial" w:cs="Arial"/>
          <w:sz w:val="24"/>
          <w:szCs w:val="24"/>
        </w:rPr>
      </w:pPr>
    </w:p>
    <w:p w14:paraId="4AEFD8E1" w14:textId="5B84ADD9" w:rsidR="00F94723" w:rsidRPr="00840371" w:rsidRDefault="00C22AB5" w:rsidP="00D0489B">
      <w:pPr>
        <w:spacing w:line="360" w:lineRule="auto"/>
        <w:ind w:left="1800"/>
        <w:contextualSpacing/>
        <w:rPr>
          <w:rFonts w:ascii="Arial" w:hAnsi="Arial" w:cs="Arial"/>
          <w:sz w:val="24"/>
          <w:szCs w:val="24"/>
        </w:rPr>
      </w:pPr>
      <w:hyperlink w:anchor="_Composite_Diagram" w:history="1">
        <w:r w:rsidR="004B02D6" w:rsidRPr="00840371">
          <w:rPr>
            <w:rStyle w:val="Hyperlink"/>
            <w:rFonts w:ascii="Arial" w:hAnsi="Arial" w:cs="Arial"/>
            <w:color w:val="auto"/>
            <w:sz w:val="24"/>
            <w:szCs w:val="24"/>
            <w:u w:val="none"/>
          </w:rPr>
          <w:t>Figure 14</w:t>
        </w:r>
        <w:r w:rsidR="00C3130E" w:rsidRPr="00840371">
          <w:rPr>
            <w:rStyle w:val="Hyperlink"/>
            <w:rFonts w:ascii="Arial" w:hAnsi="Arial" w:cs="Arial"/>
            <w:color w:val="auto"/>
            <w:sz w:val="24"/>
            <w:szCs w:val="24"/>
            <w:u w:val="none"/>
          </w:rPr>
          <w:t>. Composite Diagram</w:t>
        </w:r>
      </w:hyperlink>
      <w:r w:rsidR="00C3130E" w:rsidRPr="00840371">
        <w:rPr>
          <w:rFonts w:ascii="Arial" w:hAnsi="Arial" w:cs="Arial"/>
          <w:sz w:val="24"/>
          <w:szCs w:val="24"/>
        </w:rPr>
        <w:t>…</w:t>
      </w:r>
      <w:r w:rsidR="0081424F" w:rsidRPr="00840371">
        <w:rPr>
          <w:rFonts w:ascii="Arial" w:hAnsi="Arial" w:cs="Arial"/>
          <w:sz w:val="24"/>
          <w:szCs w:val="24"/>
        </w:rPr>
        <w:t>……………………………......</w:t>
      </w:r>
      <w:r w:rsidR="004B4CE7">
        <w:rPr>
          <w:rFonts w:ascii="Arial" w:hAnsi="Arial" w:cs="Arial"/>
          <w:sz w:val="24"/>
          <w:szCs w:val="24"/>
        </w:rPr>
        <w:t>38</w:t>
      </w:r>
    </w:p>
    <w:p w14:paraId="6E601916" w14:textId="1849B55C" w:rsidR="00F94723" w:rsidRPr="00840371" w:rsidRDefault="004B02D6" w:rsidP="00D0489B">
      <w:pPr>
        <w:spacing w:line="360" w:lineRule="auto"/>
        <w:ind w:left="1800"/>
        <w:contextualSpacing/>
        <w:rPr>
          <w:rFonts w:ascii="Arial" w:hAnsi="Arial" w:cs="Arial"/>
          <w:sz w:val="24"/>
          <w:szCs w:val="24"/>
        </w:rPr>
      </w:pPr>
      <w:r w:rsidRPr="00840371">
        <w:rPr>
          <w:rFonts w:ascii="Arial" w:hAnsi="Arial" w:cs="Arial"/>
          <w:sz w:val="24"/>
          <w:szCs w:val="24"/>
        </w:rPr>
        <w:t>Figure 15</w:t>
      </w:r>
      <w:r w:rsidR="00C3130E" w:rsidRPr="00840371">
        <w:rPr>
          <w:rFonts w:ascii="Arial" w:hAnsi="Arial" w:cs="Arial"/>
          <w:sz w:val="24"/>
          <w:szCs w:val="24"/>
        </w:rPr>
        <w:t xml:space="preserve">. </w:t>
      </w:r>
      <w:r w:rsidR="00F94723" w:rsidRPr="00840371">
        <w:rPr>
          <w:rFonts w:ascii="Arial" w:hAnsi="Arial" w:cs="Arial"/>
          <w:sz w:val="24"/>
          <w:szCs w:val="24"/>
        </w:rPr>
        <w:t xml:space="preserve">Use Case Fully </w:t>
      </w:r>
      <w:r w:rsidR="00C3130E" w:rsidRPr="00840371">
        <w:rPr>
          <w:rFonts w:ascii="Arial" w:hAnsi="Arial" w:cs="Arial"/>
          <w:sz w:val="24"/>
          <w:szCs w:val="24"/>
        </w:rPr>
        <w:t>Developed………</w:t>
      </w:r>
      <w:r w:rsidR="004B4CE7">
        <w:rPr>
          <w:rFonts w:ascii="Arial" w:hAnsi="Arial" w:cs="Arial"/>
          <w:sz w:val="24"/>
          <w:szCs w:val="24"/>
        </w:rPr>
        <w:t>…………………..39</w:t>
      </w:r>
    </w:p>
    <w:p w14:paraId="75FD8171" w14:textId="5251164D" w:rsidR="00F713EE" w:rsidRPr="00840371" w:rsidRDefault="00F713EE" w:rsidP="00D0489B">
      <w:pPr>
        <w:spacing w:line="360" w:lineRule="auto"/>
        <w:ind w:left="1800"/>
        <w:contextualSpacing/>
        <w:rPr>
          <w:rFonts w:ascii="Arial" w:hAnsi="Arial" w:cs="Arial"/>
          <w:sz w:val="24"/>
          <w:szCs w:val="24"/>
        </w:rPr>
      </w:pPr>
      <w:r w:rsidRPr="00840371">
        <w:rPr>
          <w:rFonts w:ascii="Arial" w:hAnsi="Arial" w:cs="Arial"/>
          <w:sz w:val="24"/>
          <w:szCs w:val="24"/>
        </w:rPr>
        <w:t>Figure 16.</w:t>
      </w:r>
      <w:r w:rsidR="004B4CE7">
        <w:rPr>
          <w:rFonts w:ascii="Arial" w:hAnsi="Arial" w:cs="Arial"/>
          <w:sz w:val="24"/>
          <w:szCs w:val="24"/>
        </w:rPr>
        <w:t xml:space="preserve"> Gantt chart ………………….…………………………52</w:t>
      </w:r>
    </w:p>
    <w:p w14:paraId="11C7A6E7" w14:textId="1295A509" w:rsidR="00F713EE" w:rsidRPr="00840371" w:rsidRDefault="00F713EE" w:rsidP="00063FD6">
      <w:pPr>
        <w:pStyle w:val="ListParagraph"/>
        <w:numPr>
          <w:ilvl w:val="0"/>
          <w:numId w:val="1"/>
        </w:numPr>
        <w:spacing w:line="360" w:lineRule="auto"/>
        <w:rPr>
          <w:rFonts w:ascii="Arial" w:hAnsi="Arial" w:cs="Arial"/>
          <w:sz w:val="24"/>
          <w:szCs w:val="24"/>
        </w:rPr>
      </w:pPr>
      <w:r w:rsidRPr="00840371">
        <w:rPr>
          <w:rFonts w:ascii="Arial" w:hAnsi="Arial" w:cs="Arial"/>
          <w:sz w:val="24"/>
          <w:szCs w:val="24"/>
        </w:rPr>
        <w:t>Statement of</w:t>
      </w:r>
      <w:r w:rsidR="004B4CE7">
        <w:rPr>
          <w:rFonts w:ascii="Arial" w:hAnsi="Arial" w:cs="Arial"/>
          <w:sz w:val="24"/>
          <w:szCs w:val="24"/>
        </w:rPr>
        <w:t xml:space="preserve"> Work ….……………………………………………………..55</w:t>
      </w:r>
    </w:p>
    <w:p w14:paraId="3079F72D" w14:textId="6E0C4CC2" w:rsidR="00F713EE" w:rsidRPr="00840371" w:rsidRDefault="00F713EE" w:rsidP="00063FD6">
      <w:pPr>
        <w:pStyle w:val="ListParagraph"/>
        <w:numPr>
          <w:ilvl w:val="0"/>
          <w:numId w:val="1"/>
        </w:numPr>
        <w:spacing w:line="360" w:lineRule="auto"/>
        <w:rPr>
          <w:rFonts w:ascii="Arial" w:hAnsi="Arial" w:cs="Arial"/>
          <w:sz w:val="24"/>
          <w:szCs w:val="24"/>
        </w:rPr>
      </w:pPr>
      <w:r w:rsidRPr="00840371">
        <w:rPr>
          <w:rFonts w:ascii="Arial" w:hAnsi="Arial" w:cs="Arial"/>
          <w:sz w:val="24"/>
          <w:szCs w:val="24"/>
        </w:rPr>
        <w:t>Project Vision a</w:t>
      </w:r>
      <w:r w:rsidR="006639A1">
        <w:rPr>
          <w:rFonts w:ascii="Arial" w:hAnsi="Arial" w:cs="Arial"/>
          <w:sz w:val="24"/>
          <w:szCs w:val="24"/>
        </w:rPr>
        <w:t>nd Scope  ………………………………………………..57</w:t>
      </w:r>
    </w:p>
    <w:p w14:paraId="1032CF09" w14:textId="7D6359A0" w:rsidR="00F713EE" w:rsidRDefault="00F713EE" w:rsidP="00063FD6">
      <w:pPr>
        <w:pStyle w:val="ListParagraph"/>
        <w:numPr>
          <w:ilvl w:val="0"/>
          <w:numId w:val="1"/>
        </w:numPr>
        <w:spacing w:line="360" w:lineRule="auto"/>
        <w:rPr>
          <w:rFonts w:ascii="Arial" w:hAnsi="Arial" w:cs="Arial"/>
          <w:sz w:val="24"/>
          <w:szCs w:val="24"/>
        </w:rPr>
      </w:pPr>
      <w:r w:rsidRPr="00840371">
        <w:rPr>
          <w:rFonts w:ascii="Arial" w:hAnsi="Arial" w:cs="Arial"/>
          <w:sz w:val="24"/>
          <w:szCs w:val="24"/>
        </w:rPr>
        <w:t>Software Requirement System</w:t>
      </w:r>
      <w:r w:rsidR="009D4DBB" w:rsidRPr="00840371">
        <w:rPr>
          <w:rFonts w:ascii="Arial" w:hAnsi="Arial" w:cs="Arial"/>
          <w:sz w:val="24"/>
          <w:szCs w:val="24"/>
        </w:rPr>
        <w:t xml:space="preserve"> </w:t>
      </w:r>
      <w:r w:rsidR="00A64D7C">
        <w:rPr>
          <w:rFonts w:ascii="Arial" w:hAnsi="Arial" w:cs="Arial"/>
          <w:sz w:val="24"/>
          <w:szCs w:val="24"/>
        </w:rPr>
        <w:t xml:space="preserve"> </w:t>
      </w:r>
      <w:r w:rsidR="004D1EBD">
        <w:rPr>
          <w:rFonts w:ascii="Arial" w:hAnsi="Arial" w:cs="Arial"/>
          <w:sz w:val="24"/>
          <w:szCs w:val="24"/>
        </w:rPr>
        <w:t>……………………………………….…66</w:t>
      </w:r>
    </w:p>
    <w:p w14:paraId="7F3C1534" w14:textId="185BEFDF" w:rsidR="00DB1AE8" w:rsidRPr="00840371" w:rsidRDefault="00DB1AE8" w:rsidP="00063FD6">
      <w:pPr>
        <w:pStyle w:val="ListParagraph"/>
        <w:numPr>
          <w:ilvl w:val="0"/>
          <w:numId w:val="1"/>
        </w:numPr>
        <w:spacing w:line="360" w:lineRule="auto"/>
        <w:rPr>
          <w:rFonts w:ascii="Arial" w:hAnsi="Arial" w:cs="Arial"/>
          <w:sz w:val="24"/>
          <w:szCs w:val="24"/>
        </w:rPr>
      </w:pPr>
      <w:r>
        <w:rPr>
          <w:rFonts w:ascii="Arial" w:hAnsi="Arial" w:cs="Arial"/>
          <w:sz w:val="24"/>
          <w:szCs w:val="24"/>
        </w:rPr>
        <w:t>Quality Plan ……………………………………………………………….. 85</w:t>
      </w:r>
    </w:p>
    <w:p w14:paraId="46239E3B" w14:textId="3E10F5B0" w:rsidR="009D4DBB" w:rsidRDefault="009D4DBB" w:rsidP="00063FD6">
      <w:pPr>
        <w:pStyle w:val="ListParagraph"/>
        <w:numPr>
          <w:ilvl w:val="0"/>
          <w:numId w:val="1"/>
        </w:numPr>
        <w:spacing w:line="360" w:lineRule="auto"/>
        <w:rPr>
          <w:rFonts w:ascii="Arial" w:hAnsi="Arial" w:cs="Arial"/>
          <w:sz w:val="24"/>
          <w:szCs w:val="24"/>
        </w:rPr>
      </w:pPr>
      <w:r w:rsidRPr="00840371">
        <w:rPr>
          <w:rFonts w:ascii="Arial" w:hAnsi="Arial" w:cs="Arial"/>
          <w:sz w:val="24"/>
          <w:szCs w:val="24"/>
        </w:rPr>
        <w:t xml:space="preserve">Change Management </w:t>
      </w:r>
      <w:r w:rsidR="004D1EBD">
        <w:rPr>
          <w:rFonts w:ascii="Arial" w:hAnsi="Arial" w:cs="Arial"/>
          <w:sz w:val="24"/>
          <w:szCs w:val="24"/>
        </w:rPr>
        <w:t>Plan ……………………………………………….</w:t>
      </w:r>
      <w:r w:rsidR="00AF6B83">
        <w:rPr>
          <w:rFonts w:ascii="Arial" w:hAnsi="Arial" w:cs="Arial"/>
          <w:sz w:val="24"/>
          <w:szCs w:val="24"/>
        </w:rPr>
        <w:t>91</w:t>
      </w:r>
    </w:p>
    <w:p w14:paraId="35B8B56F" w14:textId="451827F8" w:rsidR="009D4DBB" w:rsidRPr="00840371" w:rsidRDefault="009D4DBB" w:rsidP="00063FD6">
      <w:pPr>
        <w:pStyle w:val="ListParagraph"/>
        <w:numPr>
          <w:ilvl w:val="0"/>
          <w:numId w:val="1"/>
        </w:numPr>
        <w:spacing w:line="360" w:lineRule="auto"/>
        <w:rPr>
          <w:rFonts w:ascii="Arial" w:hAnsi="Arial" w:cs="Arial"/>
          <w:sz w:val="24"/>
          <w:szCs w:val="24"/>
        </w:rPr>
      </w:pPr>
      <w:r w:rsidRPr="00840371">
        <w:rPr>
          <w:rFonts w:ascii="Arial" w:hAnsi="Arial" w:cs="Arial"/>
          <w:sz w:val="24"/>
          <w:szCs w:val="24"/>
        </w:rPr>
        <w:t>Glossa</w:t>
      </w:r>
      <w:r w:rsidR="00EE54A6">
        <w:rPr>
          <w:rFonts w:ascii="Arial" w:hAnsi="Arial" w:cs="Arial"/>
          <w:sz w:val="24"/>
          <w:szCs w:val="24"/>
        </w:rPr>
        <w:t>ry …………………………………………………………………….97</w:t>
      </w:r>
    </w:p>
    <w:p w14:paraId="4B5A22E4" w14:textId="0D1C1FEE" w:rsidR="00336E8C" w:rsidRPr="005325A2" w:rsidRDefault="00F94723" w:rsidP="005325A2">
      <w:pPr>
        <w:numPr>
          <w:ilvl w:val="0"/>
          <w:numId w:val="1"/>
        </w:numPr>
        <w:spacing w:line="360" w:lineRule="auto"/>
        <w:contextualSpacing/>
        <w:rPr>
          <w:rFonts w:ascii="Arial" w:hAnsi="Arial" w:cs="Arial"/>
          <w:sz w:val="24"/>
          <w:szCs w:val="24"/>
        </w:rPr>
      </w:pPr>
      <w:r w:rsidRPr="00840371">
        <w:rPr>
          <w:rFonts w:ascii="Arial" w:hAnsi="Arial" w:cs="Arial"/>
          <w:sz w:val="24"/>
          <w:szCs w:val="24"/>
        </w:rPr>
        <w:t>Biblio</w:t>
      </w:r>
      <w:r w:rsidR="004B02D6" w:rsidRPr="00840371">
        <w:rPr>
          <w:rFonts w:ascii="Arial" w:hAnsi="Arial" w:cs="Arial"/>
          <w:sz w:val="24"/>
          <w:szCs w:val="24"/>
        </w:rPr>
        <w:t>graph</w:t>
      </w:r>
      <w:r w:rsidR="0081424F" w:rsidRPr="00840371">
        <w:rPr>
          <w:rFonts w:ascii="Arial" w:hAnsi="Arial" w:cs="Arial"/>
          <w:sz w:val="24"/>
          <w:szCs w:val="24"/>
        </w:rPr>
        <w:t>y……………………………………………………………......</w:t>
      </w:r>
      <w:r w:rsidR="00EE54A6">
        <w:rPr>
          <w:rFonts w:ascii="Arial" w:hAnsi="Arial" w:cs="Arial"/>
          <w:sz w:val="24"/>
          <w:szCs w:val="24"/>
        </w:rPr>
        <w:t>.98</w:t>
      </w:r>
    </w:p>
    <w:p w14:paraId="6AFC56E0" w14:textId="0CCD82DF" w:rsidR="005325A2" w:rsidRDefault="00791102" w:rsidP="005325A2">
      <w:pPr>
        <w:spacing w:line="360" w:lineRule="auto"/>
        <w:ind w:left="360"/>
        <w:contextualSpacing/>
        <w:rPr>
          <w:rFonts w:ascii="Arial" w:hAnsi="Arial" w:cs="Arial"/>
          <w:sz w:val="24"/>
          <w:szCs w:val="24"/>
        </w:rPr>
      </w:pPr>
      <w:r>
        <w:rPr>
          <w:rFonts w:ascii="Arial" w:hAnsi="Arial" w:cs="Arial"/>
          <w:sz w:val="24"/>
          <w:szCs w:val="24"/>
        </w:rPr>
        <w:t>Project Status Report # 1 ………..………………………………………………..100</w:t>
      </w:r>
    </w:p>
    <w:p w14:paraId="19BE9383" w14:textId="78742F61" w:rsidR="005325A2" w:rsidRDefault="00791102" w:rsidP="005325A2">
      <w:pPr>
        <w:spacing w:line="360" w:lineRule="auto"/>
        <w:ind w:left="360"/>
        <w:contextualSpacing/>
        <w:rPr>
          <w:rFonts w:ascii="Arial" w:hAnsi="Arial" w:cs="Arial"/>
          <w:sz w:val="24"/>
          <w:szCs w:val="24"/>
        </w:rPr>
      </w:pPr>
      <w:r>
        <w:rPr>
          <w:rFonts w:ascii="Arial" w:hAnsi="Arial" w:cs="Arial"/>
          <w:sz w:val="24"/>
          <w:szCs w:val="24"/>
        </w:rPr>
        <w:t>Project Status Report # 2 ………………………..………………………………..109</w:t>
      </w:r>
    </w:p>
    <w:p w14:paraId="57B64294" w14:textId="7A20BE11" w:rsidR="005325A2" w:rsidRDefault="00791102" w:rsidP="005325A2">
      <w:pPr>
        <w:spacing w:line="360" w:lineRule="auto"/>
        <w:ind w:left="360"/>
        <w:contextualSpacing/>
        <w:rPr>
          <w:rFonts w:ascii="Arial" w:hAnsi="Arial" w:cs="Arial"/>
          <w:sz w:val="24"/>
          <w:szCs w:val="24"/>
        </w:rPr>
      </w:pPr>
      <w:r>
        <w:rPr>
          <w:rFonts w:ascii="Arial" w:hAnsi="Arial" w:cs="Arial"/>
          <w:sz w:val="24"/>
          <w:szCs w:val="24"/>
        </w:rPr>
        <w:t>Project Status Report # 3 ..………………………………………………………..117</w:t>
      </w:r>
    </w:p>
    <w:p w14:paraId="02F7D26B" w14:textId="6079776A" w:rsidR="005325A2" w:rsidRDefault="00791102" w:rsidP="005325A2">
      <w:pPr>
        <w:spacing w:line="360" w:lineRule="auto"/>
        <w:ind w:left="360"/>
        <w:contextualSpacing/>
        <w:rPr>
          <w:rFonts w:ascii="Arial" w:hAnsi="Arial" w:cs="Arial"/>
          <w:sz w:val="24"/>
          <w:szCs w:val="24"/>
        </w:rPr>
      </w:pPr>
      <w:r>
        <w:rPr>
          <w:rFonts w:ascii="Arial" w:hAnsi="Arial" w:cs="Arial"/>
          <w:sz w:val="24"/>
          <w:szCs w:val="24"/>
        </w:rPr>
        <w:t>Project Status Report # 4 …………..……………………………………………..127</w:t>
      </w:r>
    </w:p>
    <w:p w14:paraId="5D685EF6" w14:textId="4D5342A1" w:rsidR="005325A2" w:rsidRDefault="00791102" w:rsidP="005325A2">
      <w:pPr>
        <w:spacing w:line="360" w:lineRule="auto"/>
        <w:ind w:left="360"/>
        <w:contextualSpacing/>
        <w:rPr>
          <w:rFonts w:ascii="Arial" w:hAnsi="Arial" w:cs="Arial"/>
          <w:sz w:val="24"/>
          <w:szCs w:val="24"/>
        </w:rPr>
      </w:pPr>
      <w:r>
        <w:rPr>
          <w:rFonts w:ascii="Arial" w:hAnsi="Arial" w:cs="Arial"/>
          <w:sz w:val="24"/>
          <w:szCs w:val="24"/>
        </w:rPr>
        <w:t>Project Status Report # 5 …………..……………………………………………..136</w:t>
      </w:r>
    </w:p>
    <w:p w14:paraId="000C91DA" w14:textId="293A712B" w:rsidR="005325A2" w:rsidRDefault="00791102" w:rsidP="005325A2">
      <w:pPr>
        <w:spacing w:line="360" w:lineRule="auto"/>
        <w:ind w:left="360"/>
        <w:contextualSpacing/>
        <w:rPr>
          <w:rFonts w:ascii="Arial" w:hAnsi="Arial" w:cs="Arial"/>
          <w:sz w:val="24"/>
          <w:szCs w:val="24"/>
        </w:rPr>
      </w:pPr>
      <w:r>
        <w:rPr>
          <w:rFonts w:ascii="Arial" w:hAnsi="Arial" w:cs="Arial"/>
          <w:sz w:val="24"/>
          <w:szCs w:val="24"/>
        </w:rPr>
        <w:t>Project Status Report # 6 ……..…………………………………………………..145</w:t>
      </w:r>
    </w:p>
    <w:p w14:paraId="7D9125DC" w14:textId="317DD2CC" w:rsidR="005325A2" w:rsidRDefault="00791102" w:rsidP="005325A2">
      <w:pPr>
        <w:spacing w:line="360" w:lineRule="auto"/>
        <w:ind w:left="360"/>
        <w:contextualSpacing/>
        <w:rPr>
          <w:rFonts w:ascii="Arial" w:hAnsi="Arial" w:cs="Arial"/>
          <w:sz w:val="24"/>
          <w:szCs w:val="24"/>
        </w:rPr>
      </w:pPr>
      <w:r>
        <w:rPr>
          <w:rFonts w:ascii="Arial" w:hAnsi="Arial" w:cs="Arial"/>
          <w:sz w:val="24"/>
          <w:szCs w:val="24"/>
        </w:rPr>
        <w:t xml:space="preserve">Project </w:t>
      </w:r>
      <w:r w:rsidR="005325A2">
        <w:rPr>
          <w:rFonts w:ascii="Arial" w:hAnsi="Arial" w:cs="Arial"/>
          <w:sz w:val="24"/>
          <w:szCs w:val="24"/>
        </w:rPr>
        <w:t>St</w:t>
      </w:r>
      <w:r>
        <w:rPr>
          <w:rFonts w:ascii="Arial" w:hAnsi="Arial" w:cs="Arial"/>
          <w:sz w:val="24"/>
          <w:szCs w:val="24"/>
        </w:rPr>
        <w:t>atus Report # 7 ………………………………..………………………..154</w:t>
      </w:r>
    </w:p>
    <w:p w14:paraId="1AB04F77" w14:textId="2DBFBC06" w:rsidR="005325A2" w:rsidRDefault="00791102" w:rsidP="005325A2">
      <w:pPr>
        <w:spacing w:line="360" w:lineRule="auto"/>
        <w:ind w:left="360"/>
        <w:contextualSpacing/>
        <w:rPr>
          <w:rFonts w:ascii="Arial" w:hAnsi="Arial" w:cs="Arial"/>
          <w:sz w:val="24"/>
          <w:szCs w:val="24"/>
        </w:rPr>
      </w:pPr>
      <w:r>
        <w:rPr>
          <w:rFonts w:ascii="Arial" w:hAnsi="Arial" w:cs="Arial"/>
          <w:sz w:val="24"/>
          <w:szCs w:val="24"/>
        </w:rPr>
        <w:t>Project Status Report # 8 ..</w:t>
      </w:r>
      <w:r w:rsidR="00B13C63">
        <w:rPr>
          <w:rFonts w:ascii="Arial" w:hAnsi="Arial" w:cs="Arial"/>
          <w:sz w:val="24"/>
          <w:szCs w:val="24"/>
        </w:rPr>
        <w:t>………………………………………………………..163</w:t>
      </w:r>
    </w:p>
    <w:p w14:paraId="1E66CC20" w14:textId="3AD1DA7D" w:rsidR="005325A2" w:rsidRPr="00840371" w:rsidRDefault="00791102" w:rsidP="005325A2">
      <w:pPr>
        <w:spacing w:line="360" w:lineRule="auto"/>
        <w:ind w:left="360"/>
        <w:contextualSpacing/>
        <w:rPr>
          <w:rFonts w:ascii="Arial" w:hAnsi="Arial" w:cs="Arial"/>
          <w:sz w:val="24"/>
          <w:szCs w:val="24"/>
        </w:rPr>
        <w:sectPr w:rsidR="005325A2" w:rsidRPr="00840371" w:rsidSect="00C23BB5">
          <w:pgSz w:w="12240" w:h="15840"/>
          <w:pgMar w:top="1440" w:right="1440" w:bottom="1440" w:left="1440" w:header="708" w:footer="708" w:gutter="0"/>
          <w:pgNumType w:start="1"/>
          <w:cols w:space="708"/>
          <w:docGrid w:linePitch="360"/>
        </w:sectPr>
      </w:pPr>
      <w:r>
        <w:rPr>
          <w:rFonts w:ascii="Arial" w:hAnsi="Arial" w:cs="Arial"/>
          <w:sz w:val="24"/>
          <w:szCs w:val="24"/>
        </w:rPr>
        <w:t>Project Status Report # 9 ………..</w:t>
      </w:r>
      <w:r w:rsidR="00B13C63">
        <w:rPr>
          <w:rFonts w:ascii="Arial" w:hAnsi="Arial" w:cs="Arial"/>
          <w:sz w:val="24"/>
          <w:szCs w:val="24"/>
        </w:rPr>
        <w:t>………………………………………………..172</w:t>
      </w:r>
    </w:p>
    <w:p w14:paraId="61E5677A" w14:textId="6A90ABF3" w:rsidR="00373E3D" w:rsidRPr="00840371" w:rsidRDefault="00B4574D" w:rsidP="00F94723">
      <w:pPr>
        <w:pStyle w:val="Heading1"/>
        <w:rPr>
          <w:rFonts w:ascii="Arial" w:hAnsi="Arial" w:cs="Arial"/>
          <w:color w:val="auto"/>
        </w:rPr>
      </w:pPr>
      <w:r w:rsidRPr="00840371">
        <w:rPr>
          <w:rFonts w:ascii="Arial" w:hAnsi="Arial" w:cs="Arial"/>
          <w:color w:val="auto"/>
        </w:rPr>
        <w:lastRenderedPageBreak/>
        <w:t>Abstract</w:t>
      </w:r>
    </w:p>
    <w:p w14:paraId="022FDCF7" w14:textId="77777777" w:rsidR="00CC19E9" w:rsidRPr="00840371" w:rsidRDefault="00CC19E9" w:rsidP="00CC19E9">
      <w:pPr>
        <w:spacing w:line="360" w:lineRule="auto"/>
        <w:ind w:firstLine="360"/>
        <w:jc w:val="both"/>
        <w:rPr>
          <w:rFonts w:ascii="Arial" w:hAnsi="Arial" w:cs="Arial"/>
          <w:sz w:val="24"/>
          <w:szCs w:val="24"/>
        </w:rPr>
      </w:pPr>
    </w:p>
    <w:p w14:paraId="4B11C8EE" w14:textId="7D10B52C" w:rsidR="00B4574D" w:rsidRPr="00840371" w:rsidRDefault="00C86B05" w:rsidP="00CC19E9">
      <w:pPr>
        <w:spacing w:line="360" w:lineRule="auto"/>
        <w:ind w:firstLine="360"/>
        <w:jc w:val="both"/>
        <w:rPr>
          <w:rFonts w:ascii="Arial" w:hAnsi="Arial" w:cs="Arial"/>
          <w:b/>
          <w:sz w:val="24"/>
          <w:szCs w:val="24"/>
        </w:rPr>
      </w:pPr>
      <w:r w:rsidRPr="00840371">
        <w:rPr>
          <w:rFonts w:ascii="Arial" w:hAnsi="Arial" w:cs="Arial"/>
          <w:sz w:val="24"/>
          <w:szCs w:val="24"/>
        </w:rPr>
        <w:t xml:space="preserve">In handling bulks of </w:t>
      </w:r>
      <w:r w:rsidR="00677565" w:rsidRPr="00840371">
        <w:rPr>
          <w:rFonts w:ascii="Arial" w:hAnsi="Arial" w:cs="Arial"/>
          <w:sz w:val="24"/>
          <w:szCs w:val="24"/>
        </w:rPr>
        <w:t>weather stations and their data, effectively</w:t>
      </w:r>
      <w:r w:rsidR="009D4DBB" w:rsidRPr="00840371">
        <w:rPr>
          <w:rFonts w:ascii="Arial" w:hAnsi="Arial" w:cs="Arial"/>
          <w:sz w:val="24"/>
          <w:szCs w:val="24"/>
        </w:rPr>
        <w:t xml:space="preserve"> organizing and handling data are</w:t>
      </w:r>
      <w:r w:rsidR="00677565" w:rsidRPr="00840371">
        <w:rPr>
          <w:rFonts w:ascii="Arial" w:hAnsi="Arial" w:cs="Arial"/>
          <w:sz w:val="24"/>
          <w:szCs w:val="24"/>
        </w:rPr>
        <w:t xml:space="preserve"> significantly important to reduce data redundancy and data loss. To achieve efficient organization and handling of data, implementation of an Asset Management System is important to be able to keep informat</w:t>
      </w:r>
      <w:r w:rsidR="00B31406" w:rsidRPr="00840371">
        <w:rPr>
          <w:rFonts w:ascii="Arial" w:hAnsi="Arial" w:cs="Arial"/>
          <w:sz w:val="24"/>
          <w:szCs w:val="24"/>
        </w:rPr>
        <w:t>ion about the weather stations such as ID number, weath</w:t>
      </w:r>
      <w:r w:rsidRPr="00840371">
        <w:rPr>
          <w:rFonts w:ascii="Arial" w:hAnsi="Arial" w:cs="Arial"/>
          <w:sz w:val="24"/>
          <w:szCs w:val="24"/>
        </w:rPr>
        <w:t xml:space="preserve">er station name, location, etc. </w:t>
      </w:r>
      <w:r w:rsidR="00297E3D" w:rsidRPr="00840371">
        <w:rPr>
          <w:rFonts w:ascii="Arial" w:hAnsi="Arial" w:cs="Arial"/>
          <w:sz w:val="24"/>
          <w:szCs w:val="24"/>
        </w:rPr>
        <w:t>Also, a Preventive Maintenance System is strictly recommended to be implemented to, as the name implies, prevent the weather station from malfunctioning or having errors occur. This study will explain the benefits of implementing an asset management system, as well as a preventive maintenance system in the Operations and Maintenance Department of Weather.ph to efficiently and effectively handle the data and information about the weather stations of the company around the</w:t>
      </w:r>
      <w:r w:rsidR="0011372B" w:rsidRPr="00840371">
        <w:rPr>
          <w:rFonts w:ascii="Arial" w:hAnsi="Arial" w:cs="Arial"/>
          <w:sz w:val="24"/>
          <w:szCs w:val="24"/>
        </w:rPr>
        <w:t xml:space="preserve"> regions of</w:t>
      </w:r>
      <w:r w:rsidR="007A4631" w:rsidRPr="00840371">
        <w:rPr>
          <w:rFonts w:ascii="Arial" w:hAnsi="Arial" w:cs="Arial"/>
          <w:sz w:val="24"/>
          <w:szCs w:val="24"/>
        </w:rPr>
        <w:t xml:space="preserve"> the</w:t>
      </w:r>
      <w:r w:rsidR="00297E3D" w:rsidRPr="00840371">
        <w:rPr>
          <w:rFonts w:ascii="Arial" w:hAnsi="Arial" w:cs="Arial"/>
          <w:sz w:val="24"/>
          <w:szCs w:val="24"/>
        </w:rPr>
        <w:t xml:space="preserve"> </w:t>
      </w:r>
      <w:r w:rsidR="0011372B" w:rsidRPr="00840371">
        <w:rPr>
          <w:rFonts w:ascii="Arial" w:hAnsi="Arial" w:cs="Arial"/>
          <w:sz w:val="24"/>
          <w:szCs w:val="24"/>
        </w:rPr>
        <w:t>Philippines</w:t>
      </w:r>
      <w:r w:rsidR="00297E3D" w:rsidRPr="00840371">
        <w:rPr>
          <w:rFonts w:ascii="Arial" w:hAnsi="Arial" w:cs="Arial"/>
          <w:sz w:val="24"/>
          <w:szCs w:val="24"/>
        </w:rPr>
        <w:t>.</w:t>
      </w:r>
    </w:p>
    <w:p w14:paraId="75AF0701" w14:textId="41A0F856" w:rsidR="00BF69E2" w:rsidRPr="00840371" w:rsidRDefault="00BF69E2" w:rsidP="00063FD6">
      <w:pPr>
        <w:pStyle w:val="Heading1"/>
        <w:numPr>
          <w:ilvl w:val="0"/>
          <w:numId w:val="2"/>
        </w:numPr>
        <w:spacing w:line="360" w:lineRule="auto"/>
        <w:rPr>
          <w:rFonts w:ascii="Arial" w:hAnsi="Arial" w:cs="Arial"/>
          <w:color w:val="auto"/>
        </w:rPr>
      </w:pPr>
      <w:bookmarkStart w:id="2" w:name="_Introduction"/>
      <w:bookmarkEnd w:id="2"/>
      <w:r w:rsidRPr="00840371">
        <w:rPr>
          <w:rFonts w:ascii="Arial" w:hAnsi="Arial" w:cs="Arial"/>
          <w:color w:val="auto"/>
        </w:rPr>
        <w:t>Introduction</w:t>
      </w:r>
    </w:p>
    <w:p w14:paraId="5763CE43" w14:textId="77777777" w:rsidR="00CC19E9" w:rsidRPr="00840371" w:rsidRDefault="00CC19E9" w:rsidP="00CC19E9">
      <w:pPr>
        <w:rPr>
          <w:lang w:val="en-US" w:eastAsia="ja-JP"/>
        </w:rPr>
      </w:pPr>
    </w:p>
    <w:p w14:paraId="6E60D20B" w14:textId="6DDFFEF6" w:rsidR="005E5022" w:rsidRPr="00CF3702" w:rsidRDefault="00BF69E2" w:rsidP="00CF3702">
      <w:pPr>
        <w:spacing w:line="360" w:lineRule="auto"/>
        <w:ind w:firstLine="360"/>
        <w:jc w:val="both"/>
        <w:rPr>
          <w:rFonts w:ascii="Arial" w:hAnsi="Arial" w:cs="Arial"/>
          <w:sz w:val="24"/>
          <w:szCs w:val="24"/>
        </w:rPr>
      </w:pPr>
      <w:r w:rsidRPr="00840371">
        <w:rPr>
          <w:rFonts w:ascii="Arial" w:hAnsi="Arial" w:cs="Arial"/>
          <w:sz w:val="24"/>
          <w:szCs w:val="24"/>
        </w:rPr>
        <w:t xml:space="preserve">This study focuses on the creating a </w:t>
      </w:r>
      <w:r w:rsidR="000354B8" w:rsidRPr="00840371">
        <w:rPr>
          <w:rFonts w:ascii="Arial" w:hAnsi="Arial" w:cs="Arial"/>
          <w:sz w:val="24"/>
          <w:szCs w:val="24"/>
        </w:rPr>
        <w:t xml:space="preserve">software solution </w:t>
      </w:r>
      <w:r w:rsidRPr="00840371">
        <w:rPr>
          <w:rFonts w:ascii="Arial" w:hAnsi="Arial" w:cs="Arial"/>
          <w:sz w:val="24"/>
          <w:szCs w:val="24"/>
        </w:rPr>
        <w:t>that would improve upon the old existing system for the company called Weather.ph. What is Weather.ph? Weather.ph is a company under Aboitiz Equity, and its primary goal is to make all the people in the nation aware about the weather in the different regions of the Philippines. For example, there is</w:t>
      </w:r>
      <w:r w:rsidR="009D4DBB" w:rsidRPr="00840371">
        <w:rPr>
          <w:rFonts w:ascii="Arial" w:hAnsi="Arial" w:cs="Arial"/>
          <w:sz w:val="24"/>
          <w:szCs w:val="24"/>
        </w:rPr>
        <w:t xml:space="preserve"> a possibility of rain</w:t>
      </w:r>
      <w:r w:rsidRPr="00840371">
        <w:rPr>
          <w:rFonts w:ascii="Arial" w:hAnsi="Arial" w:cs="Arial"/>
          <w:sz w:val="24"/>
          <w:szCs w:val="24"/>
        </w:rPr>
        <w:t xml:space="preserve"> in Cavite while it is partially cloudy in Pasay. They want the people to be aware of the weather climate here in the Philippines. The weather station gathers the humidity reading, temperature reading, and pressure reading using different sensors that are connected to the weather station module. After gathering the data, it is transferred to a data converter through a text message. After the text message containing all the information about the readings is converted, it is then saved to the database. They gather information from weather</w:t>
      </w:r>
      <w:r w:rsidR="009D4DBB" w:rsidRPr="00840371">
        <w:rPr>
          <w:rFonts w:ascii="Arial" w:hAnsi="Arial" w:cs="Arial"/>
          <w:sz w:val="24"/>
          <w:szCs w:val="24"/>
        </w:rPr>
        <w:t xml:space="preserve"> stations that are designated at</w:t>
      </w:r>
      <w:r w:rsidRPr="00840371">
        <w:rPr>
          <w:rFonts w:ascii="Arial" w:hAnsi="Arial" w:cs="Arial"/>
          <w:sz w:val="24"/>
          <w:szCs w:val="24"/>
        </w:rPr>
        <w:t xml:space="preserve"> different regions in the world. The weather station sends text messages to a data converter which converts the text message to usable data for the company. Also, they handle the installation and operation of the weather machines.</w:t>
      </w:r>
      <w:bookmarkStart w:id="3" w:name="_Project_Context"/>
      <w:bookmarkEnd w:id="3"/>
    </w:p>
    <w:p w14:paraId="37C0950B" w14:textId="037B41EE" w:rsidR="00BF69E2" w:rsidRPr="00840371" w:rsidRDefault="00BF69E2" w:rsidP="00CC19E9">
      <w:pPr>
        <w:pStyle w:val="Heading2"/>
        <w:spacing w:line="360" w:lineRule="auto"/>
        <w:rPr>
          <w:rFonts w:ascii="Arial" w:hAnsi="Arial" w:cs="Arial"/>
          <w:b/>
          <w:color w:val="auto"/>
          <w:sz w:val="28"/>
          <w:szCs w:val="28"/>
        </w:rPr>
      </w:pPr>
      <w:r w:rsidRPr="00840371">
        <w:rPr>
          <w:rFonts w:ascii="Arial" w:hAnsi="Arial" w:cs="Arial"/>
          <w:b/>
          <w:color w:val="auto"/>
          <w:sz w:val="28"/>
          <w:szCs w:val="28"/>
        </w:rPr>
        <w:lastRenderedPageBreak/>
        <w:t xml:space="preserve">Project Context </w:t>
      </w:r>
    </w:p>
    <w:p w14:paraId="7060A75D" w14:textId="77777777" w:rsidR="00CC19E9" w:rsidRPr="00840371" w:rsidRDefault="00CC19E9" w:rsidP="00CC19E9">
      <w:pPr>
        <w:spacing w:line="360" w:lineRule="auto"/>
        <w:ind w:firstLine="360"/>
        <w:jc w:val="both"/>
        <w:rPr>
          <w:rFonts w:ascii="Arial" w:hAnsi="Arial" w:cs="Arial"/>
          <w:sz w:val="24"/>
          <w:szCs w:val="24"/>
        </w:rPr>
      </w:pPr>
    </w:p>
    <w:p w14:paraId="7222A9C0" w14:textId="0E3733A9" w:rsidR="00BF69E2" w:rsidRPr="00840371" w:rsidRDefault="00BF69E2" w:rsidP="00CC19E9">
      <w:pPr>
        <w:spacing w:line="360" w:lineRule="auto"/>
        <w:ind w:firstLine="360"/>
        <w:jc w:val="both"/>
        <w:rPr>
          <w:rFonts w:ascii="Arial" w:hAnsi="Arial" w:cs="Arial"/>
          <w:sz w:val="24"/>
          <w:szCs w:val="24"/>
        </w:rPr>
      </w:pPr>
      <w:r w:rsidRPr="00840371">
        <w:rPr>
          <w:rFonts w:ascii="Arial" w:hAnsi="Arial" w:cs="Arial"/>
          <w:sz w:val="24"/>
          <w:szCs w:val="24"/>
        </w:rPr>
        <w:t>In the Operations and Maintenance Department of the company called Weather.ph, they handle the data of weather stations and do mainten</w:t>
      </w:r>
      <w:r w:rsidR="009D4DBB" w:rsidRPr="00840371">
        <w:rPr>
          <w:rFonts w:ascii="Arial" w:hAnsi="Arial" w:cs="Arial"/>
          <w:sz w:val="24"/>
          <w:szCs w:val="24"/>
        </w:rPr>
        <w:t xml:space="preserve">ance on the machines. There are </w:t>
      </w:r>
      <w:r w:rsidRPr="00840371">
        <w:rPr>
          <w:rFonts w:ascii="Arial" w:hAnsi="Arial" w:cs="Arial"/>
          <w:sz w:val="24"/>
          <w:szCs w:val="24"/>
        </w:rPr>
        <w:t xml:space="preserve">hundreds of weather stations which are located all over of the Philippines. From the farthest point in the north which is in </w:t>
      </w:r>
      <w:proofErr w:type="spellStart"/>
      <w:r w:rsidRPr="00840371">
        <w:rPr>
          <w:rFonts w:ascii="Arial" w:hAnsi="Arial" w:cs="Arial"/>
          <w:sz w:val="24"/>
          <w:szCs w:val="24"/>
        </w:rPr>
        <w:t>Itbayat</w:t>
      </w:r>
      <w:proofErr w:type="spellEnd"/>
      <w:r w:rsidRPr="00840371">
        <w:rPr>
          <w:rFonts w:ascii="Arial" w:hAnsi="Arial" w:cs="Arial"/>
          <w:sz w:val="24"/>
          <w:szCs w:val="24"/>
        </w:rPr>
        <w:t xml:space="preserve">, </w:t>
      </w:r>
      <w:proofErr w:type="spellStart"/>
      <w:r w:rsidRPr="00840371">
        <w:rPr>
          <w:rFonts w:ascii="Arial" w:hAnsi="Arial" w:cs="Arial"/>
          <w:sz w:val="24"/>
          <w:szCs w:val="24"/>
        </w:rPr>
        <w:t>Batanes</w:t>
      </w:r>
      <w:proofErr w:type="spellEnd"/>
      <w:r w:rsidRPr="00840371">
        <w:rPr>
          <w:rFonts w:ascii="Arial" w:hAnsi="Arial" w:cs="Arial"/>
          <w:sz w:val="24"/>
          <w:szCs w:val="24"/>
        </w:rPr>
        <w:t xml:space="preserve"> to the farthest point in the south which is in Sulu hold</w:t>
      </w:r>
      <w:r w:rsidR="009D4DBB" w:rsidRPr="00840371">
        <w:rPr>
          <w:rFonts w:ascii="Arial" w:hAnsi="Arial" w:cs="Arial"/>
          <w:sz w:val="24"/>
          <w:szCs w:val="24"/>
        </w:rPr>
        <w:t>s weather stations that deliver</w:t>
      </w:r>
      <w:r w:rsidRPr="00840371">
        <w:rPr>
          <w:rFonts w:ascii="Arial" w:hAnsi="Arial" w:cs="Arial"/>
          <w:sz w:val="24"/>
          <w:szCs w:val="24"/>
        </w:rPr>
        <w:t xml:space="preserve"> important data. But there is a specific problem which arises inside the department and that is their arrangement and management of data. They’re still using Excel as a means of arranging the information of the weather station. The problem is that it could result to data being overwritten since the excel file containing the weat</w:t>
      </w:r>
      <w:r w:rsidR="009D4DBB" w:rsidRPr="00840371">
        <w:rPr>
          <w:rFonts w:ascii="Arial" w:hAnsi="Arial" w:cs="Arial"/>
          <w:sz w:val="24"/>
          <w:szCs w:val="24"/>
        </w:rPr>
        <w:t>her station data is being sent</w:t>
      </w:r>
      <w:r w:rsidRPr="00840371">
        <w:rPr>
          <w:rFonts w:ascii="Arial" w:hAnsi="Arial" w:cs="Arial"/>
          <w:sz w:val="24"/>
          <w:szCs w:val="24"/>
        </w:rPr>
        <w:t xml:space="preserve"> through email. This generates many copies of the same file and if changes are to be made, the updated excel file should be sent to others to keep track of the updated file. Their data and documents about weather stations are just backed up in the manager’s computer, therefore creating a security issue which could result to sensitive data to leak out.</w:t>
      </w:r>
    </w:p>
    <w:p w14:paraId="36D71406" w14:textId="5E1478BF" w:rsidR="00BF69E2" w:rsidRDefault="00BF69E2" w:rsidP="00CC19E9">
      <w:pPr>
        <w:spacing w:line="360" w:lineRule="auto"/>
        <w:ind w:firstLine="360"/>
        <w:jc w:val="both"/>
        <w:rPr>
          <w:rFonts w:ascii="Arial" w:hAnsi="Arial" w:cs="Arial"/>
          <w:sz w:val="24"/>
          <w:szCs w:val="24"/>
        </w:rPr>
      </w:pPr>
      <w:r w:rsidRPr="00840371">
        <w:rPr>
          <w:rFonts w:ascii="Arial" w:hAnsi="Arial" w:cs="Arial"/>
          <w:sz w:val="24"/>
          <w:szCs w:val="24"/>
        </w:rPr>
        <w:t>The Operations and Maintenance Depa</w:t>
      </w:r>
      <w:r w:rsidR="009D4DBB" w:rsidRPr="00840371">
        <w:rPr>
          <w:rFonts w:ascii="Arial" w:hAnsi="Arial" w:cs="Arial"/>
          <w:sz w:val="24"/>
          <w:szCs w:val="24"/>
        </w:rPr>
        <w:t xml:space="preserve">rtment needs a new system </w:t>
      </w:r>
      <w:r w:rsidRPr="00840371">
        <w:rPr>
          <w:rFonts w:ascii="Arial" w:hAnsi="Arial" w:cs="Arial"/>
          <w:sz w:val="24"/>
          <w:szCs w:val="24"/>
        </w:rPr>
        <w:t>in</w:t>
      </w:r>
      <w:r w:rsidR="009D4DBB" w:rsidRPr="00840371">
        <w:rPr>
          <w:rFonts w:ascii="Arial" w:hAnsi="Arial" w:cs="Arial"/>
          <w:sz w:val="24"/>
          <w:szCs w:val="24"/>
        </w:rPr>
        <w:t xml:space="preserve"> where</w:t>
      </w:r>
      <w:r w:rsidRPr="00840371">
        <w:rPr>
          <w:rFonts w:ascii="Arial" w:hAnsi="Arial" w:cs="Arial"/>
          <w:sz w:val="24"/>
          <w:szCs w:val="24"/>
        </w:rPr>
        <w:t xml:space="preserve"> t</w:t>
      </w:r>
      <w:r w:rsidR="009D4DBB" w:rsidRPr="00840371">
        <w:rPr>
          <w:rFonts w:ascii="Arial" w:hAnsi="Arial" w:cs="Arial"/>
          <w:sz w:val="24"/>
          <w:szCs w:val="24"/>
        </w:rPr>
        <w:t>heir data and documents may be</w:t>
      </w:r>
      <w:r w:rsidRPr="00840371">
        <w:rPr>
          <w:rFonts w:ascii="Arial" w:hAnsi="Arial" w:cs="Arial"/>
          <w:sz w:val="24"/>
          <w:szCs w:val="24"/>
        </w:rPr>
        <w:t xml:space="preserve"> arrang</w:t>
      </w:r>
      <w:r w:rsidR="009D4DBB" w:rsidRPr="00840371">
        <w:rPr>
          <w:rFonts w:ascii="Arial" w:hAnsi="Arial" w:cs="Arial"/>
          <w:sz w:val="24"/>
          <w:szCs w:val="24"/>
        </w:rPr>
        <w:t>ed and managed in a way that</w:t>
      </w:r>
      <w:r w:rsidRPr="00840371">
        <w:rPr>
          <w:rFonts w:ascii="Arial" w:hAnsi="Arial" w:cs="Arial"/>
          <w:sz w:val="24"/>
          <w:szCs w:val="24"/>
        </w:rPr>
        <w:t xml:space="preserve"> t</w:t>
      </w:r>
      <w:r w:rsidR="009D4DBB" w:rsidRPr="00840371">
        <w:rPr>
          <w:rFonts w:ascii="Arial" w:hAnsi="Arial" w:cs="Arial"/>
          <w:sz w:val="24"/>
          <w:szCs w:val="24"/>
        </w:rPr>
        <w:t>here is order and no conflict</w:t>
      </w:r>
      <w:r w:rsidRPr="00840371">
        <w:rPr>
          <w:rFonts w:ascii="Arial" w:hAnsi="Arial" w:cs="Arial"/>
          <w:sz w:val="24"/>
          <w:szCs w:val="24"/>
        </w:rPr>
        <w:t xml:space="preserve"> in productivity. Another feature of the system could improve work flow of the department therefore increasing the productivity and providing room fo</w:t>
      </w:r>
      <w:r w:rsidR="009D4DBB" w:rsidRPr="00840371">
        <w:rPr>
          <w:rFonts w:ascii="Arial" w:hAnsi="Arial" w:cs="Arial"/>
          <w:sz w:val="24"/>
          <w:szCs w:val="24"/>
        </w:rPr>
        <w:t>r improvement</w:t>
      </w:r>
      <w:r w:rsidRPr="00840371">
        <w:rPr>
          <w:rFonts w:ascii="Arial" w:hAnsi="Arial" w:cs="Arial"/>
          <w:sz w:val="24"/>
          <w:szCs w:val="24"/>
        </w:rPr>
        <w:t>.</w:t>
      </w:r>
    </w:p>
    <w:p w14:paraId="2556EEFE" w14:textId="77777777" w:rsidR="00CF3702" w:rsidRDefault="00CF3702" w:rsidP="00CC19E9">
      <w:pPr>
        <w:spacing w:line="360" w:lineRule="auto"/>
        <w:ind w:firstLine="360"/>
        <w:jc w:val="both"/>
        <w:rPr>
          <w:rFonts w:ascii="Arial" w:hAnsi="Arial" w:cs="Arial"/>
          <w:sz w:val="24"/>
          <w:szCs w:val="24"/>
        </w:rPr>
      </w:pPr>
    </w:p>
    <w:p w14:paraId="131B42D2" w14:textId="77777777" w:rsidR="00CF3702" w:rsidRDefault="00CF3702" w:rsidP="00CC19E9">
      <w:pPr>
        <w:spacing w:line="360" w:lineRule="auto"/>
        <w:ind w:firstLine="360"/>
        <w:jc w:val="both"/>
        <w:rPr>
          <w:rFonts w:ascii="Arial" w:hAnsi="Arial" w:cs="Arial"/>
          <w:sz w:val="24"/>
          <w:szCs w:val="24"/>
        </w:rPr>
      </w:pPr>
    </w:p>
    <w:p w14:paraId="17DF1CC7" w14:textId="77777777" w:rsidR="00CF3702" w:rsidRDefault="00CF3702" w:rsidP="00CC19E9">
      <w:pPr>
        <w:spacing w:line="360" w:lineRule="auto"/>
        <w:ind w:firstLine="360"/>
        <w:jc w:val="both"/>
        <w:rPr>
          <w:rFonts w:ascii="Arial" w:hAnsi="Arial" w:cs="Arial"/>
          <w:sz w:val="24"/>
          <w:szCs w:val="24"/>
        </w:rPr>
      </w:pPr>
    </w:p>
    <w:p w14:paraId="655FB164" w14:textId="77777777" w:rsidR="00CF3702" w:rsidRDefault="00CF3702" w:rsidP="00CC19E9">
      <w:pPr>
        <w:spacing w:line="360" w:lineRule="auto"/>
        <w:ind w:firstLine="360"/>
        <w:jc w:val="both"/>
        <w:rPr>
          <w:rFonts w:ascii="Arial" w:hAnsi="Arial" w:cs="Arial"/>
          <w:sz w:val="24"/>
          <w:szCs w:val="24"/>
        </w:rPr>
      </w:pPr>
    </w:p>
    <w:p w14:paraId="232544E3" w14:textId="77777777" w:rsidR="00CF3702" w:rsidRDefault="00CF3702" w:rsidP="00CC19E9">
      <w:pPr>
        <w:spacing w:line="360" w:lineRule="auto"/>
        <w:ind w:firstLine="360"/>
        <w:jc w:val="both"/>
        <w:rPr>
          <w:rFonts w:ascii="Arial" w:hAnsi="Arial" w:cs="Arial"/>
          <w:sz w:val="24"/>
          <w:szCs w:val="24"/>
        </w:rPr>
      </w:pPr>
    </w:p>
    <w:p w14:paraId="67D08018" w14:textId="77777777" w:rsidR="00CF3702" w:rsidRDefault="00CF3702" w:rsidP="00CC19E9">
      <w:pPr>
        <w:spacing w:line="360" w:lineRule="auto"/>
        <w:ind w:firstLine="360"/>
        <w:jc w:val="both"/>
        <w:rPr>
          <w:rFonts w:ascii="Arial" w:hAnsi="Arial" w:cs="Arial"/>
          <w:sz w:val="24"/>
          <w:szCs w:val="24"/>
        </w:rPr>
      </w:pPr>
    </w:p>
    <w:p w14:paraId="0358AAE4" w14:textId="77777777" w:rsidR="00CF3702" w:rsidRDefault="00CF3702" w:rsidP="00CC19E9">
      <w:pPr>
        <w:spacing w:line="360" w:lineRule="auto"/>
        <w:ind w:firstLine="360"/>
        <w:jc w:val="both"/>
        <w:rPr>
          <w:rFonts w:ascii="Arial" w:hAnsi="Arial" w:cs="Arial"/>
          <w:sz w:val="24"/>
          <w:szCs w:val="24"/>
        </w:rPr>
      </w:pPr>
    </w:p>
    <w:p w14:paraId="7911CC86" w14:textId="77777777" w:rsidR="005E5022" w:rsidRPr="00840371" w:rsidRDefault="005E5022" w:rsidP="005E5022"/>
    <w:p w14:paraId="74280BF5" w14:textId="5484F114" w:rsidR="00BF69E2" w:rsidRPr="00840371" w:rsidRDefault="00BF69E2" w:rsidP="00985D18">
      <w:pPr>
        <w:pStyle w:val="Heading2"/>
        <w:rPr>
          <w:rFonts w:ascii="Arial" w:hAnsi="Arial" w:cs="Arial"/>
          <w:b/>
          <w:color w:val="auto"/>
          <w:sz w:val="28"/>
          <w:szCs w:val="28"/>
        </w:rPr>
      </w:pPr>
      <w:r w:rsidRPr="00840371">
        <w:rPr>
          <w:rFonts w:ascii="Arial" w:hAnsi="Arial" w:cs="Arial"/>
          <w:b/>
          <w:color w:val="auto"/>
          <w:sz w:val="28"/>
          <w:szCs w:val="28"/>
        </w:rPr>
        <w:lastRenderedPageBreak/>
        <w:t>Purpose and Description</w:t>
      </w:r>
    </w:p>
    <w:p w14:paraId="1917788C" w14:textId="77777777" w:rsidR="00CC19E9" w:rsidRPr="00840371" w:rsidRDefault="00CC19E9" w:rsidP="00BF69E2">
      <w:pPr>
        <w:ind w:firstLine="360"/>
        <w:jc w:val="both"/>
        <w:rPr>
          <w:rFonts w:ascii="Times New Roman" w:hAnsi="Times New Roman" w:cs="Times New Roman"/>
          <w:sz w:val="24"/>
          <w:szCs w:val="29"/>
        </w:rPr>
      </w:pPr>
    </w:p>
    <w:p w14:paraId="3AE01AC7" w14:textId="7EEEF759" w:rsidR="005E5022" w:rsidRPr="00840371" w:rsidRDefault="00BF69E2" w:rsidP="005E5022">
      <w:pPr>
        <w:spacing w:line="360" w:lineRule="auto"/>
        <w:ind w:firstLine="360"/>
        <w:jc w:val="both"/>
        <w:rPr>
          <w:rFonts w:ascii="Arial" w:hAnsi="Arial" w:cs="Arial"/>
          <w:sz w:val="24"/>
          <w:szCs w:val="24"/>
        </w:rPr>
      </w:pPr>
      <w:r w:rsidRPr="00840371">
        <w:rPr>
          <w:rFonts w:ascii="Arial" w:hAnsi="Arial" w:cs="Arial"/>
          <w:sz w:val="24"/>
          <w:szCs w:val="24"/>
        </w:rPr>
        <w:t>The study on how to arrange and manage data will result in a method which will solve the problem that the Weather.ph is now facing. This method, which is an Asset Management system with a barcode implementation for the unique identification of each weather station placed all over the Philippines, when applied to a system would significantly improve the ease of arrangement and management of data within the company. The system will not only bring productivity to the department, but also increase the reliability against the loss or errors that could occur from the data and documents that they handle.</w:t>
      </w:r>
      <w:bookmarkStart w:id="4" w:name="_Objectives:"/>
      <w:bookmarkEnd w:id="4"/>
    </w:p>
    <w:p w14:paraId="50D612FC" w14:textId="77777777" w:rsidR="005E5022" w:rsidRPr="00840371" w:rsidRDefault="005E5022" w:rsidP="005E5022">
      <w:pPr>
        <w:spacing w:line="360" w:lineRule="auto"/>
        <w:ind w:firstLine="360"/>
        <w:jc w:val="both"/>
        <w:rPr>
          <w:rFonts w:ascii="Arial" w:hAnsi="Arial" w:cs="Arial"/>
          <w:sz w:val="24"/>
          <w:szCs w:val="24"/>
        </w:rPr>
      </w:pPr>
    </w:p>
    <w:p w14:paraId="47D16D31" w14:textId="34A4AAA2" w:rsidR="00BF69E2" w:rsidRPr="00840371" w:rsidRDefault="00BF69E2" w:rsidP="00781773">
      <w:pPr>
        <w:pStyle w:val="Heading2"/>
        <w:rPr>
          <w:rFonts w:ascii="Arial" w:hAnsi="Arial" w:cs="Arial"/>
          <w:b/>
          <w:color w:val="auto"/>
          <w:sz w:val="28"/>
          <w:szCs w:val="28"/>
        </w:rPr>
      </w:pPr>
      <w:r w:rsidRPr="00840371">
        <w:rPr>
          <w:rFonts w:ascii="Arial" w:hAnsi="Arial" w:cs="Arial"/>
          <w:b/>
          <w:color w:val="auto"/>
          <w:sz w:val="28"/>
          <w:szCs w:val="28"/>
        </w:rPr>
        <w:t>Objectives</w:t>
      </w:r>
    </w:p>
    <w:p w14:paraId="3592C0C7" w14:textId="77777777" w:rsidR="00CC19E9" w:rsidRPr="00840371" w:rsidRDefault="00CC19E9" w:rsidP="004F7518">
      <w:pPr>
        <w:spacing w:line="360" w:lineRule="auto"/>
        <w:ind w:firstLine="360"/>
        <w:jc w:val="both"/>
        <w:rPr>
          <w:rFonts w:ascii="Times New Roman" w:hAnsi="Times New Roman" w:cs="Times New Roman"/>
          <w:sz w:val="24"/>
          <w:szCs w:val="29"/>
        </w:rPr>
      </w:pPr>
    </w:p>
    <w:p w14:paraId="44190DB7" w14:textId="3F72BCA7" w:rsidR="00BF69E2" w:rsidRPr="00840371" w:rsidRDefault="00BF69E2" w:rsidP="004F7518">
      <w:pPr>
        <w:spacing w:line="360" w:lineRule="auto"/>
        <w:ind w:firstLine="360"/>
        <w:jc w:val="both"/>
        <w:rPr>
          <w:rFonts w:ascii="Arial" w:hAnsi="Arial" w:cs="Arial"/>
          <w:sz w:val="24"/>
          <w:szCs w:val="24"/>
        </w:rPr>
      </w:pPr>
      <w:r w:rsidRPr="00840371">
        <w:rPr>
          <w:rFonts w:ascii="Arial" w:hAnsi="Arial" w:cs="Arial"/>
          <w:sz w:val="24"/>
          <w:szCs w:val="24"/>
        </w:rPr>
        <w:t>The researchers of the study have decided t</w:t>
      </w:r>
      <w:r w:rsidR="009D4DBB" w:rsidRPr="00840371">
        <w:rPr>
          <w:rFonts w:ascii="Arial" w:hAnsi="Arial" w:cs="Arial"/>
          <w:sz w:val="24"/>
          <w:szCs w:val="24"/>
        </w:rPr>
        <w:t xml:space="preserve">hat the following are the main </w:t>
      </w:r>
      <w:r w:rsidRPr="00840371">
        <w:rPr>
          <w:rFonts w:ascii="Arial" w:hAnsi="Arial" w:cs="Arial"/>
          <w:sz w:val="24"/>
          <w:szCs w:val="24"/>
        </w:rPr>
        <w:t>objectives of the study:</w:t>
      </w:r>
    </w:p>
    <w:p w14:paraId="0523ADC9" w14:textId="44CEB89C" w:rsidR="009D4DBB" w:rsidRPr="00840371" w:rsidRDefault="009D4DBB" w:rsidP="009D4DBB">
      <w:pPr>
        <w:spacing w:line="360" w:lineRule="auto"/>
        <w:jc w:val="both"/>
        <w:rPr>
          <w:rFonts w:ascii="Arial" w:hAnsi="Arial" w:cs="Arial"/>
          <w:b/>
          <w:sz w:val="24"/>
          <w:szCs w:val="24"/>
        </w:rPr>
      </w:pPr>
      <w:r w:rsidRPr="00840371">
        <w:rPr>
          <w:rFonts w:ascii="Arial" w:hAnsi="Arial" w:cs="Arial"/>
          <w:b/>
          <w:sz w:val="24"/>
          <w:szCs w:val="24"/>
        </w:rPr>
        <w:t>General Objectives:</w:t>
      </w:r>
    </w:p>
    <w:p w14:paraId="10300D1C" w14:textId="3309A091" w:rsidR="00BF69E2" w:rsidRPr="00840371" w:rsidRDefault="00FD1A7C" w:rsidP="004F7518">
      <w:pPr>
        <w:pStyle w:val="ListParagraph"/>
        <w:spacing w:line="360" w:lineRule="auto"/>
        <w:jc w:val="both"/>
        <w:rPr>
          <w:rFonts w:ascii="Arial" w:hAnsi="Arial" w:cs="Arial"/>
          <w:sz w:val="24"/>
          <w:szCs w:val="24"/>
        </w:rPr>
      </w:pPr>
      <w:r w:rsidRPr="00840371">
        <w:rPr>
          <w:rFonts w:ascii="Arial" w:hAnsi="Arial" w:cs="Arial"/>
          <w:sz w:val="24"/>
          <w:szCs w:val="24"/>
        </w:rPr>
        <w:t>-</w:t>
      </w:r>
      <w:r w:rsidRPr="00840371">
        <w:rPr>
          <w:rFonts w:ascii="Arial" w:hAnsi="Arial" w:cs="Arial"/>
          <w:sz w:val="24"/>
          <w:szCs w:val="24"/>
        </w:rPr>
        <w:tab/>
        <w:t>To improve the way of handling the maintenance</w:t>
      </w:r>
      <w:r w:rsidR="00BF69E2" w:rsidRPr="00840371">
        <w:rPr>
          <w:rFonts w:ascii="Arial" w:hAnsi="Arial" w:cs="Arial"/>
          <w:sz w:val="24"/>
          <w:szCs w:val="24"/>
        </w:rPr>
        <w:t xml:space="preserve"> to a</w:t>
      </w:r>
      <w:r w:rsidRPr="00840371">
        <w:rPr>
          <w:rFonts w:ascii="Arial" w:hAnsi="Arial" w:cs="Arial"/>
          <w:sz w:val="24"/>
          <w:szCs w:val="24"/>
        </w:rPr>
        <w:t xml:space="preserve"> better and faster way</w:t>
      </w:r>
      <w:r w:rsidR="009D4DBB" w:rsidRPr="00840371">
        <w:rPr>
          <w:rFonts w:ascii="Arial" w:hAnsi="Arial" w:cs="Arial"/>
          <w:sz w:val="24"/>
          <w:szCs w:val="24"/>
        </w:rPr>
        <w:t>.</w:t>
      </w:r>
    </w:p>
    <w:p w14:paraId="1E73A6AB" w14:textId="41995974" w:rsidR="00BF69E2" w:rsidRPr="00840371" w:rsidRDefault="00BF69E2" w:rsidP="004F7518">
      <w:pPr>
        <w:pStyle w:val="ListParagraph"/>
        <w:spacing w:line="360" w:lineRule="auto"/>
        <w:jc w:val="both"/>
        <w:rPr>
          <w:rFonts w:ascii="Arial" w:hAnsi="Arial" w:cs="Arial"/>
          <w:sz w:val="24"/>
          <w:szCs w:val="24"/>
        </w:rPr>
      </w:pPr>
      <w:r w:rsidRPr="00840371">
        <w:rPr>
          <w:rFonts w:ascii="Arial" w:hAnsi="Arial" w:cs="Arial"/>
          <w:sz w:val="24"/>
          <w:szCs w:val="24"/>
        </w:rPr>
        <w:t>-</w:t>
      </w:r>
      <w:r w:rsidRPr="00840371">
        <w:rPr>
          <w:rFonts w:ascii="Arial" w:hAnsi="Arial" w:cs="Arial"/>
          <w:sz w:val="24"/>
          <w:szCs w:val="24"/>
        </w:rPr>
        <w:tab/>
        <w:t>To come up with a proposal of usable methods that can lead into create a software that will solve the problem of Weather.com.ph completely</w:t>
      </w:r>
      <w:r w:rsidR="009D4DBB" w:rsidRPr="00840371">
        <w:rPr>
          <w:rFonts w:ascii="Arial" w:hAnsi="Arial" w:cs="Arial"/>
          <w:sz w:val="24"/>
          <w:szCs w:val="24"/>
        </w:rPr>
        <w:t>.</w:t>
      </w:r>
    </w:p>
    <w:p w14:paraId="10871F62" w14:textId="498D022D" w:rsidR="00E44434" w:rsidRPr="00840371" w:rsidRDefault="00BF69E2" w:rsidP="004F7518">
      <w:pPr>
        <w:pStyle w:val="ListParagraph"/>
        <w:spacing w:line="360" w:lineRule="auto"/>
        <w:jc w:val="both"/>
        <w:rPr>
          <w:rFonts w:ascii="Arial" w:hAnsi="Arial" w:cs="Arial"/>
          <w:sz w:val="24"/>
          <w:szCs w:val="24"/>
        </w:rPr>
      </w:pPr>
      <w:r w:rsidRPr="00840371">
        <w:rPr>
          <w:rFonts w:ascii="Arial" w:hAnsi="Arial" w:cs="Arial"/>
          <w:sz w:val="24"/>
          <w:szCs w:val="24"/>
        </w:rPr>
        <w:t>-          To create a software solution which solves the inefficiency in the Operations and Maintenance department</w:t>
      </w:r>
      <w:r w:rsidR="009D4DBB" w:rsidRPr="00840371">
        <w:rPr>
          <w:rFonts w:ascii="Arial" w:hAnsi="Arial" w:cs="Arial"/>
          <w:sz w:val="24"/>
          <w:szCs w:val="24"/>
        </w:rPr>
        <w:t>.</w:t>
      </w:r>
    </w:p>
    <w:p w14:paraId="1361A3F5" w14:textId="2AB30701" w:rsidR="009D4DBB" w:rsidRPr="00840371" w:rsidRDefault="009D4DBB" w:rsidP="009D4DBB">
      <w:pPr>
        <w:spacing w:line="360" w:lineRule="auto"/>
        <w:jc w:val="both"/>
        <w:rPr>
          <w:rFonts w:ascii="Arial" w:hAnsi="Arial" w:cs="Arial"/>
          <w:b/>
          <w:sz w:val="24"/>
          <w:szCs w:val="24"/>
        </w:rPr>
      </w:pPr>
      <w:r w:rsidRPr="00840371">
        <w:rPr>
          <w:rFonts w:ascii="Arial" w:hAnsi="Arial" w:cs="Arial"/>
          <w:b/>
          <w:sz w:val="24"/>
          <w:szCs w:val="24"/>
        </w:rPr>
        <w:t>Specific Objectives:</w:t>
      </w:r>
    </w:p>
    <w:p w14:paraId="31DAB2C6" w14:textId="6F3843F2" w:rsidR="00781773" w:rsidRPr="004903BC" w:rsidRDefault="004903BC" w:rsidP="004903BC">
      <w:pPr>
        <w:pStyle w:val="ListParagraph"/>
        <w:numPr>
          <w:ilvl w:val="0"/>
          <w:numId w:val="50"/>
        </w:numPr>
        <w:spacing w:line="360" w:lineRule="auto"/>
        <w:jc w:val="both"/>
        <w:rPr>
          <w:rFonts w:ascii="Arial" w:hAnsi="Arial" w:cs="Arial"/>
          <w:sz w:val="24"/>
          <w:szCs w:val="24"/>
        </w:rPr>
      </w:pPr>
      <w:r w:rsidRPr="004903BC">
        <w:rPr>
          <w:rFonts w:ascii="Arial" w:hAnsi="Arial" w:cs="Arial"/>
          <w:sz w:val="24"/>
          <w:szCs w:val="24"/>
        </w:rPr>
        <w:t>To conduct survey and research through observation and interviews.</w:t>
      </w:r>
    </w:p>
    <w:p w14:paraId="4F1EE4B1" w14:textId="4DF55A0A" w:rsidR="004903BC" w:rsidRPr="004903BC" w:rsidRDefault="004903BC" w:rsidP="004903BC">
      <w:pPr>
        <w:pStyle w:val="ListParagraph"/>
        <w:numPr>
          <w:ilvl w:val="0"/>
          <w:numId w:val="50"/>
        </w:numPr>
        <w:spacing w:line="360" w:lineRule="auto"/>
        <w:jc w:val="both"/>
        <w:rPr>
          <w:rFonts w:ascii="Arial" w:hAnsi="Arial" w:cs="Arial"/>
          <w:sz w:val="24"/>
          <w:szCs w:val="24"/>
        </w:rPr>
      </w:pPr>
      <w:r w:rsidRPr="004903BC">
        <w:rPr>
          <w:rFonts w:ascii="Arial" w:hAnsi="Arial" w:cs="Arial"/>
          <w:sz w:val="24"/>
          <w:szCs w:val="24"/>
        </w:rPr>
        <w:t>To come up with the conclusion based on the data gathered.</w:t>
      </w:r>
    </w:p>
    <w:p w14:paraId="29EDD95B" w14:textId="77777777" w:rsidR="005E5022" w:rsidRPr="00840371" w:rsidRDefault="005E5022" w:rsidP="005E5022">
      <w:pPr>
        <w:jc w:val="both"/>
        <w:rPr>
          <w:rFonts w:ascii="Times New Roman" w:hAnsi="Times New Roman" w:cs="Times New Roman"/>
          <w:sz w:val="24"/>
          <w:szCs w:val="29"/>
        </w:rPr>
      </w:pPr>
    </w:p>
    <w:p w14:paraId="24B8386D" w14:textId="77777777" w:rsidR="005E5022" w:rsidRDefault="005E5022" w:rsidP="005E5022">
      <w:pPr>
        <w:jc w:val="both"/>
        <w:rPr>
          <w:rFonts w:ascii="Times New Roman" w:hAnsi="Times New Roman" w:cs="Times New Roman"/>
          <w:sz w:val="24"/>
          <w:szCs w:val="29"/>
        </w:rPr>
      </w:pPr>
    </w:p>
    <w:p w14:paraId="44CF0B6F" w14:textId="77777777" w:rsidR="00CF3702" w:rsidRDefault="00CF3702" w:rsidP="005E5022">
      <w:pPr>
        <w:jc w:val="both"/>
        <w:rPr>
          <w:rFonts w:ascii="Times New Roman" w:hAnsi="Times New Roman" w:cs="Times New Roman"/>
          <w:sz w:val="24"/>
          <w:szCs w:val="29"/>
        </w:rPr>
      </w:pPr>
    </w:p>
    <w:p w14:paraId="55F67EAF" w14:textId="77777777" w:rsidR="00CF3702" w:rsidRPr="00840371" w:rsidRDefault="00CF3702" w:rsidP="005E5022">
      <w:pPr>
        <w:jc w:val="both"/>
        <w:rPr>
          <w:rFonts w:ascii="Times New Roman" w:hAnsi="Times New Roman" w:cs="Times New Roman"/>
          <w:sz w:val="24"/>
          <w:szCs w:val="29"/>
        </w:rPr>
      </w:pPr>
    </w:p>
    <w:p w14:paraId="1C23D486" w14:textId="24251E78" w:rsidR="00E44434" w:rsidRDefault="00E44434" w:rsidP="00CC19E9">
      <w:pPr>
        <w:pStyle w:val="Heading2"/>
        <w:spacing w:line="360" w:lineRule="auto"/>
        <w:rPr>
          <w:rFonts w:ascii="Arial" w:hAnsi="Arial" w:cs="Arial"/>
          <w:b/>
          <w:color w:val="auto"/>
          <w:sz w:val="28"/>
          <w:szCs w:val="28"/>
        </w:rPr>
      </w:pPr>
      <w:bookmarkStart w:id="5" w:name="_Scope_and_Limitations"/>
      <w:bookmarkEnd w:id="5"/>
      <w:r w:rsidRPr="00840371">
        <w:rPr>
          <w:rFonts w:ascii="Arial" w:hAnsi="Arial" w:cs="Arial"/>
          <w:b/>
          <w:color w:val="auto"/>
          <w:sz w:val="28"/>
          <w:szCs w:val="28"/>
        </w:rPr>
        <w:lastRenderedPageBreak/>
        <w:t>Scope and Limitations</w:t>
      </w:r>
    </w:p>
    <w:p w14:paraId="6C66E5D9" w14:textId="77777777" w:rsidR="00CF3702" w:rsidRPr="00CF3702" w:rsidRDefault="00CF3702" w:rsidP="00CF3702"/>
    <w:p w14:paraId="753E4335" w14:textId="1466136D" w:rsidR="00CC19E9" w:rsidRPr="00840371" w:rsidRDefault="00993E69" w:rsidP="005E5022">
      <w:pPr>
        <w:spacing w:line="360" w:lineRule="auto"/>
        <w:ind w:firstLine="720"/>
        <w:jc w:val="both"/>
        <w:rPr>
          <w:rFonts w:ascii="Arial" w:hAnsi="Arial" w:cs="Arial"/>
          <w:sz w:val="24"/>
          <w:szCs w:val="24"/>
        </w:rPr>
      </w:pPr>
      <w:r w:rsidRPr="00840371">
        <w:rPr>
          <w:rFonts w:ascii="Arial" w:hAnsi="Arial" w:cs="Arial"/>
          <w:sz w:val="24"/>
          <w:szCs w:val="24"/>
        </w:rPr>
        <w:t>The</w:t>
      </w:r>
      <w:r w:rsidR="009D4DBB" w:rsidRPr="00840371">
        <w:rPr>
          <w:rFonts w:ascii="Arial" w:hAnsi="Arial" w:cs="Arial"/>
          <w:sz w:val="24"/>
          <w:szCs w:val="24"/>
        </w:rPr>
        <w:t xml:space="preserve"> sole</w:t>
      </w:r>
      <w:r w:rsidRPr="00840371">
        <w:rPr>
          <w:rFonts w:ascii="Arial" w:hAnsi="Arial" w:cs="Arial"/>
          <w:sz w:val="24"/>
          <w:szCs w:val="24"/>
        </w:rPr>
        <w:t xml:space="preserve"> department that wil</w:t>
      </w:r>
      <w:r w:rsidR="009D4DBB" w:rsidRPr="00840371">
        <w:rPr>
          <w:rFonts w:ascii="Arial" w:hAnsi="Arial" w:cs="Arial"/>
          <w:sz w:val="24"/>
          <w:szCs w:val="24"/>
        </w:rPr>
        <w:t>l be using this system are the O</w:t>
      </w:r>
      <w:r w:rsidRPr="00840371">
        <w:rPr>
          <w:rFonts w:ascii="Arial" w:hAnsi="Arial" w:cs="Arial"/>
          <w:sz w:val="24"/>
          <w:szCs w:val="24"/>
        </w:rPr>
        <w:t xml:space="preserve">perations &amp; the </w:t>
      </w:r>
      <w:r w:rsidR="009D4DBB" w:rsidRPr="00840371">
        <w:rPr>
          <w:rFonts w:ascii="Arial" w:hAnsi="Arial" w:cs="Arial"/>
          <w:sz w:val="24"/>
          <w:szCs w:val="24"/>
        </w:rPr>
        <w:t>M</w:t>
      </w:r>
      <w:r w:rsidRPr="00840371">
        <w:rPr>
          <w:rFonts w:ascii="Arial" w:hAnsi="Arial" w:cs="Arial"/>
          <w:sz w:val="24"/>
          <w:szCs w:val="24"/>
        </w:rPr>
        <w:t>aintenance department. The system would require a database integration to the company’s database or a provided database from the company. Asset Management with Barcode Tagging System is accessible outside but only to the registered users within the company. The study will not c</w:t>
      </w:r>
      <w:r w:rsidR="009D4DBB" w:rsidRPr="00840371">
        <w:rPr>
          <w:rFonts w:ascii="Arial" w:hAnsi="Arial" w:cs="Arial"/>
          <w:sz w:val="24"/>
          <w:szCs w:val="24"/>
        </w:rPr>
        <w:t>over other departments such as F</w:t>
      </w:r>
      <w:r w:rsidR="008C5C6D" w:rsidRPr="00840371">
        <w:rPr>
          <w:rFonts w:ascii="Arial" w:hAnsi="Arial" w:cs="Arial"/>
          <w:sz w:val="24"/>
          <w:szCs w:val="24"/>
        </w:rPr>
        <w:t>inancial department, Human R</w:t>
      </w:r>
      <w:r w:rsidRPr="00840371">
        <w:rPr>
          <w:rFonts w:ascii="Arial" w:hAnsi="Arial" w:cs="Arial"/>
          <w:sz w:val="24"/>
          <w:szCs w:val="24"/>
        </w:rPr>
        <w:t>eso</w:t>
      </w:r>
      <w:r w:rsidR="008C5C6D" w:rsidRPr="00840371">
        <w:rPr>
          <w:rFonts w:ascii="Arial" w:hAnsi="Arial" w:cs="Arial"/>
          <w:sz w:val="24"/>
          <w:szCs w:val="24"/>
        </w:rPr>
        <w:t>urces, etc</w:t>
      </w:r>
      <w:r w:rsidRPr="00840371">
        <w:rPr>
          <w:rFonts w:ascii="Arial" w:hAnsi="Arial" w:cs="Arial"/>
          <w:sz w:val="24"/>
          <w:szCs w:val="24"/>
        </w:rPr>
        <w:t xml:space="preserve">. This study is also limited to the improvement of the old system by proposing a new software solution, which provides convenience and increase in productivity in the Operations and Maintenance department of the company; it </w:t>
      </w:r>
      <w:r w:rsidR="008C5C6D" w:rsidRPr="00840371">
        <w:rPr>
          <w:rFonts w:ascii="Arial" w:hAnsi="Arial" w:cs="Arial"/>
          <w:sz w:val="24"/>
          <w:szCs w:val="24"/>
        </w:rPr>
        <w:t>will not focus o</w:t>
      </w:r>
      <w:r w:rsidRPr="00840371">
        <w:rPr>
          <w:rFonts w:ascii="Arial" w:hAnsi="Arial" w:cs="Arial"/>
          <w:sz w:val="24"/>
          <w:szCs w:val="24"/>
        </w:rPr>
        <w:t>n other problems in the company. The technology used in this study is limited to Weather station and the proposed software solution as well as the components of the software solution. The actors involve</w:t>
      </w:r>
      <w:r w:rsidR="008C5C6D" w:rsidRPr="00840371">
        <w:rPr>
          <w:rFonts w:ascii="Arial" w:hAnsi="Arial" w:cs="Arial"/>
          <w:sz w:val="24"/>
          <w:szCs w:val="24"/>
        </w:rPr>
        <w:t>d</w:t>
      </w:r>
      <w:r w:rsidRPr="00840371">
        <w:rPr>
          <w:rFonts w:ascii="Arial" w:hAnsi="Arial" w:cs="Arial"/>
          <w:sz w:val="24"/>
          <w:szCs w:val="24"/>
        </w:rPr>
        <w:t xml:space="preserve"> are the Technicians, Technician Head, Data Quality Team, Weather Station and Site Manager</w:t>
      </w:r>
      <w:r w:rsidR="009D4DBB" w:rsidRPr="00840371">
        <w:rPr>
          <w:rFonts w:ascii="Arial" w:hAnsi="Arial" w:cs="Arial"/>
          <w:sz w:val="24"/>
          <w:szCs w:val="24"/>
        </w:rPr>
        <w:t>.</w:t>
      </w:r>
    </w:p>
    <w:p w14:paraId="36CA5C80" w14:textId="77777777" w:rsidR="009D4DBB" w:rsidRPr="00840371" w:rsidRDefault="009D4DBB" w:rsidP="00993E69">
      <w:pPr>
        <w:spacing w:line="360" w:lineRule="auto"/>
        <w:jc w:val="both"/>
        <w:rPr>
          <w:rFonts w:ascii="Times New Roman" w:hAnsi="Times New Roman" w:cs="Times New Roman"/>
          <w:sz w:val="24"/>
          <w:szCs w:val="29"/>
        </w:rPr>
      </w:pPr>
    </w:p>
    <w:p w14:paraId="2B03E6DC" w14:textId="77777777" w:rsidR="008C5C6D" w:rsidRPr="00840371" w:rsidRDefault="008C5C6D" w:rsidP="00993E69">
      <w:pPr>
        <w:spacing w:line="360" w:lineRule="auto"/>
        <w:jc w:val="both"/>
        <w:rPr>
          <w:rFonts w:ascii="Times New Roman" w:hAnsi="Times New Roman" w:cs="Times New Roman"/>
          <w:sz w:val="24"/>
          <w:szCs w:val="29"/>
        </w:rPr>
      </w:pPr>
    </w:p>
    <w:p w14:paraId="4A596232" w14:textId="77777777" w:rsidR="005E5022" w:rsidRPr="00840371" w:rsidRDefault="005E5022" w:rsidP="00993E69">
      <w:pPr>
        <w:spacing w:line="360" w:lineRule="auto"/>
        <w:jc w:val="both"/>
        <w:rPr>
          <w:rFonts w:ascii="Times New Roman" w:hAnsi="Times New Roman" w:cs="Times New Roman"/>
          <w:sz w:val="24"/>
          <w:szCs w:val="29"/>
        </w:rPr>
      </w:pPr>
    </w:p>
    <w:p w14:paraId="621905A2" w14:textId="77777777" w:rsidR="005E5022" w:rsidRPr="00840371" w:rsidRDefault="005E5022" w:rsidP="00993E69">
      <w:pPr>
        <w:spacing w:line="360" w:lineRule="auto"/>
        <w:jc w:val="both"/>
        <w:rPr>
          <w:rFonts w:ascii="Times New Roman" w:hAnsi="Times New Roman" w:cs="Times New Roman"/>
          <w:sz w:val="24"/>
          <w:szCs w:val="29"/>
        </w:rPr>
      </w:pPr>
    </w:p>
    <w:p w14:paraId="74FA0026" w14:textId="77777777" w:rsidR="005E5022" w:rsidRPr="00840371" w:rsidRDefault="005E5022" w:rsidP="00993E69">
      <w:pPr>
        <w:spacing w:line="360" w:lineRule="auto"/>
        <w:jc w:val="both"/>
        <w:rPr>
          <w:rFonts w:ascii="Times New Roman" w:hAnsi="Times New Roman" w:cs="Times New Roman"/>
          <w:sz w:val="24"/>
          <w:szCs w:val="29"/>
        </w:rPr>
      </w:pPr>
    </w:p>
    <w:p w14:paraId="35E4AC04" w14:textId="77777777" w:rsidR="005E5022" w:rsidRPr="00840371" w:rsidRDefault="005E5022" w:rsidP="00993E69">
      <w:pPr>
        <w:spacing w:line="360" w:lineRule="auto"/>
        <w:jc w:val="both"/>
        <w:rPr>
          <w:rFonts w:ascii="Times New Roman" w:hAnsi="Times New Roman" w:cs="Times New Roman"/>
          <w:sz w:val="24"/>
          <w:szCs w:val="29"/>
        </w:rPr>
      </w:pPr>
    </w:p>
    <w:p w14:paraId="20A7D2D2" w14:textId="77777777" w:rsidR="005E5022" w:rsidRPr="00840371" w:rsidRDefault="005E5022" w:rsidP="00993E69">
      <w:pPr>
        <w:spacing w:line="360" w:lineRule="auto"/>
        <w:jc w:val="both"/>
        <w:rPr>
          <w:rFonts w:ascii="Times New Roman" w:hAnsi="Times New Roman" w:cs="Times New Roman"/>
          <w:sz w:val="24"/>
          <w:szCs w:val="29"/>
        </w:rPr>
      </w:pPr>
    </w:p>
    <w:p w14:paraId="614F930F" w14:textId="77777777" w:rsidR="005E5022" w:rsidRPr="00840371" w:rsidRDefault="005E5022" w:rsidP="00993E69">
      <w:pPr>
        <w:spacing w:line="360" w:lineRule="auto"/>
        <w:jc w:val="both"/>
        <w:rPr>
          <w:rFonts w:ascii="Times New Roman" w:hAnsi="Times New Roman" w:cs="Times New Roman"/>
          <w:sz w:val="24"/>
          <w:szCs w:val="29"/>
        </w:rPr>
      </w:pPr>
    </w:p>
    <w:p w14:paraId="44C99F4F" w14:textId="77777777" w:rsidR="005E5022" w:rsidRPr="00840371" w:rsidRDefault="005E5022" w:rsidP="00993E69">
      <w:pPr>
        <w:spacing w:line="360" w:lineRule="auto"/>
        <w:jc w:val="both"/>
        <w:rPr>
          <w:rFonts w:ascii="Times New Roman" w:hAnsi="Times New Roman" w:cs="Times New Roman"/>
          <w:sz w:val="24"/>
          <w:szCs w:val="29"/>
        </w:rPr>
      </w:pPr>
    </w:p>
    <w:p w14:paraId="05F17305" w14:textId="77777777" w:rsidR="005E5022" w:rsidRPr="00840371" w:rsidRDefault="005E5022" w:rsidP="00993E69">
      <w:pPr>
        <w:spacing w:line="360" w:lineRule="auto"/>
        <w:jc w:val="both"/>
        <w:rPr>
          <w:rFonts w:ascii="Times New Roman" w:hAnsi="Times New Roman" w:cs="Times New Roman"/>
          <w:sz w:val="24"/>
          <w:szCs w:val="29"/>
        </w:rPr>
      </w:pPr>
    </w:p>
    <w:p w14:paraId="1AD627B6" w14:textId="77777777" w:rsidR="005E5022" w:rsidRPr="00840371" w:rsidRDefault="005E5022" w:rsidP="00993E69">
      <w:pPr>
        <w:spacing w:line="360" w:lineRule="auto"/>
        <w:jc w:val="both"/>
        <w:rPr>
          <w:rFonts w:ascii="Times New Roman" w:hAnsi="Times New Roman" w:cs="Times New Roman"/>
          <w:sz w:val="24"/>
          <w:szCs w:val="29"/>
        </w:rPr>
      </w:pPr>
    </w:p>
    <w:p w14:paraId="24BE40FE" w14:textId="77777777" w:rsidR="005E5022" w:rsidRPr="00840371" w:rsidRDefault="005E5022" w:rsidP="00993E69">
      <w:pPr>
        <w:spacing w:line="360" w:lineRule="auto"/>
        <w:jc w:val="both"/>
        <w:rPr>
          <w:rFonts w:ascii="Times New Roman" w:hAnsi="Times New Roman" w:cs="Times New Roman"/>
          <w:sz w:val="24"/>
          <w:szCs w:val="29"/>
        </w:rPr>
      </w:pPr>
    </w:p>
    <w:p w14:paraId="70030CB7" w14:textId="16E84697" w:rsidR="00BF69E2" w:rsidRPr="00840371" w:rsidRDefault="00BF69E2" w:rsidP="00063FD6">
      <w:pPr>
        <w:pStyle w:val="Heading1"/>
        <w:numPr>
          <w:ilvl w:val="0"/>
          <w:numId w:val="2"/>
        </w:numPr>
        <w:rPr>
          <w:rFonts w:ascii="Arial" w:hAnsi="Arial" w:cs="Arial"/>
          <w:color w:val="auto"/>
        </w:rPr>
      </w:pPr>
      <w:bookmarkStart w:id="6" w:name="_Review_of_Related"/>
      <w:bookmarkEnd w:id="6"/>
      <w:r w:rsidRPr="00840371">
        <w:rPr>
          <w:rFonts w:ascii="Arial" w:hAnsi="Arial" w:cs="Arial"/>
          <w:color w:val="auto"/>
        </w:rPr>
        <w:lastRenderedPageBreak/>
        <w:t>Review of Related Literature</w:t>
      </w:r>
      <w:r w:rsidR="00647BE3" w:rsidRPr="00840371">
        <w:rPr>
          <w:rFonts w:ascii="Arial" w:hAnsi="Arial" w:cs="Arial"/>
          <w:color w:val="auto"/>
        </w:rPr>
        <w:t xml:space="preserve"> and Related Studies</w:t>
      </w:r>
    </w:p>
    <w:p w14:paraId="7E3FA26E" w14:textId="77777777" w:rsidR="00985D18" w:rsidRPr="00840371" w:rsidRDefault="00985D18" w:rsidP="00985D18">
      <w:pPr>
        <w:rPr>
          <w:lang w:val="en-US" w:eastAsia="ja-JP"/>
        </w:rPr>
      </w:pPr>
    </w:p>
    <w:p w14:paraId="10D0B722" w14:textId="2E900920" w:rsidR="00CC19E9" w:rsidRPr="00840371" w:rsidRDefault="00EE54A6" w:rsidP="00CC19E9">
      <w:pPr>
        <w:pStyle w:val="Heading2"/>
        <w:spacing w:line="360" w:lineRule="auto"/>
        <w:rPr>
          <w:rFonts w:ascii="Arial" w:hAnsi="Arial" w:cs="Arial"/>
          <w:b/>
          <w:color w:val="auto"/>
          <w:sz w:val="28"/>
          <w:szCs w:val="28"/>
        </w:rPr>
      </w:pPr>
      <w:r>
        <w:rPr>
          <w:rFonts w:ascii="Arial" w:hAnsi="Arial" w:cs="Arial"/>
          <w:b/>
          <w:color w:val="auto"/>
          <w:sz w:val="28"/>
          <w:szCs w:val="28"/>
        </w:rPr>
        <w:t xml:space="preserve">“Asset Management” by </w:t>
      </w:r>
      <w:r w:rsidRPr="00EE54A6">
        <w:rPr>
          <w:rFonts w:ascii="Arial" w:hAnsi="Arial" w:cs="Arial"/>
          <w:b/>
          <w:color w:val="auto"/>
          <w:sz w:val="28"/>
          <w:szCs w:val="28"/>
        </w:rPr>
        <w:t>Steve D. Singleton</w:t>
      </w:r>
      <w:r>
        <w:rPr>
          <w:rFonts w:ascii="Arial" w:hAnsi="Arial" w:cs="Arial"/>
          <w:b/>
          <w:color w:val="auto"/>
          <w:sz w:val="28"/>
          <w:szCs w:val="28"/>
        </w:rPr>
        <w:t>; 2006</w:t>
      </w:r>
    </w:p>
    <w:p w14:paraId="340FA207" w14:textId="77777777" w:rsidR="00CC19E9" w:rsidRPr="00840371" w:rsidRDefault="00CC19E9" w:rsidP="00CC19E9"/>
    <w:p w14:paraId="160F6AC2" w14:textId="77777777" w:rsidR="00E33FB3" w:rsidRPr="00E33FB3" w:rsidRDefault="00E33FB3" w:rsidP="00E33FB3">
      <w:pPr>
        <w:spacing w:line="360" w:lineRule="auto"/>
        <w:ind w:firstLine="720"/>
        <w:jc w:val="both"/>
        <w:rPr>
          <w:rFonts w:ascii="Arial" w:hAnsi="Arial" w:cs="Arial"/>
          <w:sz w:val="24"/>
          <w:szCs w:val="24"/>
        </w:rPr>
      </w:pPr>
      <w:r>
        <w:rPr>
          <w:rFonts w:ascii="Arial" w:hAnsi="Arial" w:cs="Arial"/>
          <w:sz w:val="24"/>
          <w:szCs w:val="24"/>
        </w:rPr>
        <w:t xml:space="preserve">According to the research of Steve Singleton, which entitles the “Asset Management” states that the </w:t>
      </w:r>
      <w:r w:rsidRPr="00E33FB3">
        <w:rPr>
          <w:rFonts w:ascii="Arial" w:hAnsi="Arial" w:cs="Arial"/>
          <w:sz w:val="24"/>
          <w:szCs w:val="24"/>
        </w:rPr>
        <w:t>managers in the field of this invention have a hundred or hundreds of assets or asset control devices to be managed. This given, unsecured methods have evolved around organization of the assets such that they can be readily located for use. Assets by definition have intrinsic value and in some cases require security of some kind. Some assets are themselves secured but their security can be compromised through access to a control device such as a key, remote, badge, etc. in which case the control devices themselves require security.</w:t>
      </w:r>
    </w:p>
    <w:p w14:paraId="687F4D6C" w14:textId="77777777" w:rsidR="00E33FB3" w:rsidRPr="00E33FB3" w:rsidRDefault="00E33FB3" w:rsidP="00E33FB3">
      <w:pPr>
        <w:spacing w:line="360" w:lineRule="auto"/>
        <w:ind w:firstLine="720"/>
        <w:jc w:val="both"/>
        <w:rPr>
          <w:rFonts w:ascii="Arial" w:hAnsi="Arial" w:cs="Arial"/>
          <w:sz w:val="24"/>
          <w:szCs w:val="24"/>
        </w:rPr>
      </w:pPr>
    </w:p>
    <w:p w14:paraId="76CA03DE" w14:textId="77777777" w:rsidR="00E33FB3" w:rsidRPr="00E33FB3" w:rsidRDefault="00E33FB3" w:rsidP="00E33FB3">
      <w:pPr>
        <w:spacing w:line="360" w:lineRule="auto"/>
        <w:ind w:firstLine="720"/>
        <w:jc w:val="both"/>
        <w:rPr>
          <w:rFonts w:ascii="Arial" w:hAnsi="Arial" w:cs="Arial"/>
          <w:sz w:val="24"/>
          <w:szCs w:val="24"/>
        </w:rPr>
      </w:pPr>
      <w:r w:rsidRPr="00E33FB3">
        <w:rPr>
          <w:rFonts w:ascii="Arial" w:hAnsi="Arial" w:cs="Arial"/>
          <w:sz w:val="24"/>
          <w:szCs w:val="24"/>
        </w:rPr>
        <w:t>One example of assets requiring security is the vehicle inventory of a car or truck dealership or fleet operator. In this example, the keys and remotes for each vehicle are the control devices to be secured such that (a) only authorized users have access to them (to prevent theft and vehicle damage liabilities) and (b) each authorized user is made accountable for the vehicle keys he/she removes from the secure environment.</w:t>
      </w:r>
    </w:p>
    <w:p w14:paraId="3F036179" w14:textId="77777777" w:rsidR="00E33FB3" w:rsidRPr="00E33FB3" w:rsidRDefault="00E33FB3" w:rsidP="00E33FB3">
      <w:pPr>
        <w:spacing w:line="360" w:lineRule="auto"/>
        <w:ind w:firstLine="720"/>
        <w:jc w:val="both"/>
        <w:rPr>
          <w:rFonts w:ascii="Arial" w:hAnsi="Arial" w:cs="Arial"/>
          <w:sz w:val="24"/>
          <w:szCs w:val="24"/>
        </w:rPr>
      </w:pPr>
    </w:p>
    <w:p w14:paraId="1C307527" w14:textId="24895215" w:rsidR="00BF69E2" w:rsidRPr="00840371" w:rsidRDefault="00E33FB3" w:rsidP="00E33FB3">
      <w:pPr>
        <w:spacing w:line="360" w:lineRule="auto"/>
        <w:ind w:firstLine="720"/>
        <w:jc w:val="both"/>
        <w:rPr>
          <w:rFonts w:ascii="Arial" w:hAnsi="Arial" w:cs="Arial"/>
          <w:b/>
          <w:sz w:val="24"/>
          <w:szCs w:val="24"/>
        </w:rPr>
      </w:pPr>
      <w:r w:rsidRPr="00E33FB3">
        <w:rPr>
          <w:rFonts w:ascii="Arial" w:hAnsi="Arial" w:cs="Arial"/>
          <w:sz w:val="24"/>
          <w:szCs w:val="24"/>
        </w:rPr>
        <w:t xml:space="preserve">Another example of assets requiring security is the door keys of apartment, condominium, office, school, medical, and other buildings or groups of buildings. In this example, the building or complex maintains no master keys but keeps the management key copies in a secured environment which controls access to authorized users and records the accountability of each authorized user of each key to reduce liabilities for personal harm, theft, damage, etc. </w:t>
      </w:r>
      <w:r w:rsidR="00BF69E2" w:rsidRPr="00840371">
        <w:rPr>
          <w:rFonts w:ascii="Arial" w:hAnsi="Arial" w:cs="Arial"/>
          <w:sz w:val="24"/>
          <w:szCs w:val="24"/>
        </w:rPr>
        <w:t>(</w:t>
      </w:r>
      <w:r>
        <w:rPr>
          <w:rFonts w:ascii="Arial" w:hAnsi="Arial" w:cs="Arial"/>
          <w:sz w:val="24"/>
          <w:szCs w:val="24"/>
        </w:rPr>
        <w:t>Singleton, 2006</w:t>
      </w:r>
      <w:r w:rsidR="00BF69E2" w:rsidRPr="00840371">
        <w:rPr>
          <w:rFonts w:ascii="Arial" w:hAnsi="Arial" w:cs="Arial"/>
          <w:sz w:val="24"/>
          <w:szCs w:val="24"/>
        </w:rPr>
        <w:t>)</w:t>
      </w:r>
    </w:p>
    <w:p w14:paraId="6298769B" w14:textId="0AEA3DF1" w:rsidR="00CF3702" w:rsidRDefault="00E33FB3" w:rsidP="00E33FB3">
      <w:pPr>
        <w:spacing w:line="360" w:lineRule="auto"/>
        <w:ind w:firstLine="720"/>
        <w:jc w:val="both"/>
        <w:rPr>
          <w:rFonts w:ascii="Arial" w:hAnsi="Arial" w:cs="Arial"/>
          <w:sz w:val="24"/>
          <w:szCs w:val="24"/>
        </w:rPr>
      </w:pPr>
      <w:r w:rsidRPr="00E33FB3">
        <w:rPr>
          <w:rFonts w:ascii="Arial" w:hAnsi="Arial" w:cs="Arial"/>
          <w:sz w:val="24"/>
          <w:szCs w:val="24"/>
        </w:rPr>
        <w:t xml:space="preserve">In a key management system wherein a plurality of key tags are disposed to be received in a panel having a plurality of open receptacles in a security container and wherein each key tag, when received in a receptacle, has a first portion that extends below the panel and a second portion that extends above said panel, the improvement </w:t>
      </w:r>
      <w:r w:rsidRPr="00E33FB3">
        <w:rPr>
          <w:rFonts w:ascii="Arial" w:hAnsi="Arial" w:cs="Arial"/>
          <w:sz w:val="24"/>
          <w:szCs w:val="24"/>
        </w:rPr>
        <w:lastRenderedPageBreak/>
        <w:t xml:space="preserve">wherein said key tags are light pipes and wherein said security container houses a plurality of light sources below the top panel and where each light source is aligned with one of said receptacles, each light source being positioned to emit light into the first portion of a key tag located above the light source in the receptacle associated with the light source to illuminate the second portion of the key tag and identify it visually to a user. </w:t>
      </w:r>
      <w:r>
        <w:rPr>
          <w:rFonts w:ascii="Arial" w:hAnsi="Arial" w:cs="Arial"/>
          <w:sz w:val="24"/>
          <w:szCs w:val="24"/>
        </w:rPr>
        <w:t>(Singleton</w:t>
      </w:r>
      <w:r w:rsidR="00CF3702">
        <w:rPr>
          <w:rFonts w:ascii="Arial" w:hAnsi="Arial" w:cs="Arial"/>
          <w:sz w:val="24"/>
          <w:szCs w:val="24"/>
        </w:rPr>
        <w:t>, 2016)</w:t>
      </w:r>
    </w:p>
    <w:p w14:paraId="472B6C23" w14:textId="77777777" w:rsidR="005E474F" w:rsidRDefault="005E474F" w:rsidP="005E474F">
      <w:pPr>
        <w:spacing w:line="360" w:lineRule="auto"/>
        <w:jc w:val="both"/>
        <w:rPr>
          <w:rFonts w:ascii="Arial" w:hAnsi="Arial" w:cs="Arial"/>
          <w:sz w:val="24"/>
          <w:szCs w:val="24"/>
        </w:rPr>
      </w:pPr>
    </w:p>
    <w:p w14:paraId="67E05C58" w14:textId="47B8F053" w:rsidR="005E474F" w:rsidRDefault="005E474F" w:rsidP="005E474F">
      <w:pPr>
        <w:spacing w:line="360" w:lineRule="auto"/>
        <w:jc w:val="both"/>
        <w:rPr>
          <w:rFonts w:ascii="Arial" w:hAnsi="Arial" w:cs="Arial"/>
          <w:b/>
          <w:bCs/>
          <w:color w:val="222222"/>
          <w:sz w:val="28"/>
          <w:szCs w:val="32"/>
          <w:shd w:val="clear" w:color="auto" w:fill="FFFFFF"/>
        </w:rPr>
      </w:pPr>
      <w:r w:rsidRPr="005E474F">
        <w:rPr>
          <w:rFonts w:ascii="Arial" w:hAnsi="Arial" w:cs="Arial"/>
          <w:b/>
          <w:bCs/>
          <w:color w:val="222222"/>
          <w:sz w:val="28"/>
          <w:szCs w:val="32"/>
          <w:shd w:val="clear" w:color="auto" w:fill="FFFFFF"/>
        </w:rPr>
        <w:t>“Asset management system” by Andrew Canfield; 2007</w:t>
      </w:r>
    </w:p>
    <w:p w14:paraId="77D748D2" w14:textId="2A8F121B" w:rsidR="002D4276" w:rsidRDefault="005E474F" w:rsidP="005E474F">
      <w:pPr>
        <w:spacing w:line="360" w:lineRule="auto"/>
        <w:jc w:val="both"/>
        <w:rPr>
          <w:rFonts w:ascii="Arial" w:hAnsi="Arial" w:cs="Arial"/>
          <w:bCs/>
          <w:color w:val="222222"/>
          <w:sz w:val="24"/>
          <w:szCs w:val="32"/>
          <w:shd w:val="clear" w:color="auto" w:fill="FFFFFF"/>
        </w:rPr>
      </w:pPr>
      <w:r>
        <w:rPr>
          <w:rFonts w:ascii="Arial" w:hAnsi="Arial" w:cs="Arial"/>
          <w:bCs/>
          <w:color w:val="222222"/>
          <w:sz w:val="28"/>
          <w:szCs w:val="32"/>
          <w:shd w:val="clear" w:color="auto" w:fill="FFFFFF"/>
        </w:rPr>
        <w:tab/>
      </w:r>
      <w:r w:rsidRPr="005E474F">
        <w:rPr>
          <w:rFonts w:ascii="Arial" w:hAnsi="Arial" w:cs="Arial"/>
          <w:bCs/>
          <w:color w:val="222222"/>
          <w:sz w:val="24"/>
          <w:szCs w:val="32"/>
          <w:shd w:val="clear" w:color="auto" w:fill="FFFFFF"/>
        </w:rPr>
        <w:t>A system for managing assets includes at least one asset located within a geographic area and a server configured to store data associated with the assets.</w:t>
      </w:r>
      <w:r w:rsidR="002D4276">
        <w:rPr>
          <w:rFonts w:ascii="Arial" w:hAnsi="Arial" w:cs="Arial"/>
          <w:bCs/>
          <w:color w:val="222222"/>
          <w:sz w:val="24"/>
          <w:szCs w:val="32"/>
          <w:shd w:val="clear" w:color="auto" w:fill="FFFFFF"/>
        </w:rPr>
        <w:t xml:space="preserve"> T</w:t>
      </w:r>
      <w:r w:rsidR="002D4276" w:rsidRPr="002D4276">
        <w:rPr>
          <w:rFonts w:ascii="Arial" w:hAnsi="Arial" w:cs="Arial"/>
          <w:bCs/>
          <w:color w:val="222222"/>
          <w:sz w:val="24"/>
          <w:szCs w:val="32"/>
          <w:shd w:val="clear" w:color="auto" w:fill="FFFFFF"/>
        </w:rPr>
        <w:t>he analysis and management of data from a geographic perspective has become of great importance. Geographic information systems (GIS) have experienced increased usage by businesses and governments alike because of the ability to manipulate, analyze and present information that relates to geographic areas. The conventional GIS includes a desktop computer and/or a server based software system. The desktop computer or server stores maps, data and other related information that may be assessed by a user through the use of GIS software. The software is capable of analyzing the stored data and providing this data to the user.</w:t>
      </w:r>
    </w:p>
    <w:p w14:paraId="1CE8804A" w14:textId="19119135" w:rsidR="005E474F" w:rsidRDefault="005E474F" w:rsidP="002D4276">
      <w:pPr>
        <w:spacing w:line="360" w:lineRule="auto"/>
        <w:ind w:firstLine="720"/>
        <w:jc w:val="both"/>
        <w:rPr>
          <w:rFonts w:ascii="Arial" w:hAnsi="Arial" w:cs="Arial"/>
          <w:bCs/>
          <w:color w:val="222222"/>
          <w:sz w:val="24"/>
          <w:szCs w:val="32"/>
          <w:shd w:val="clear" w:color="auto" w:fill="FFFFFF"/>
        </w:rPr>
      </w:pPr>
      <w:r>
        <w:rPr>
          <w:rFonts w:ascii="Arial" w:hAnsi="Arial" w:cs="Arial"/>
          <w:bCs/>
          <w:color w:val="222222"/>
          <w:sz w:val="24"/>
          <w:szCs w:val="32"/>
          <w:shd w:val="clear" w:color="auto" w:fill="FFFFFF"/>
        </w:rPr>
        <w:t xml:space="preserve"> </w:t>
      </w:r>
      <w:r w:rsidRPr="005E474F">
        <w:rPr>
          <w:rFonts w:ascii="Arial" w:hAnsi="Arial" w:cs="Arial"/>
          <w:bCs/>
          <w:color w:val="222222"/>
          <w:sz w:val="24"/>
          <w:szCs w:val="32"/>
          <w:shd w:val="clear" w:color="auto" w:fill="FFFFFF"/>
        </w:rPr>
        <w:t xml:space="preserve">The present invention provides a system for managing assets. Accordingly, an asset management system is provided that includes at least one asset located within a geographic area and a server configured to store data associated with the assets. The server may be adapted to store data associated with the asset location and be updated with current asset data by at least one administrator. The server is further adapted to generate and integrate asset symbols within an electronic spatial illustration of the geographic area wherein the location of the asset symbol on the spatial illustration corresponds to the location of the asset within the geographic area. The system further includes a portable device that communicates with the server and is adapted to display the data generated by and stored on the server. The portable device is also adapted to </w:t>
      </w:r>
      <w:r w:rsidRPr="005E474F">
        <w:rPr>
          <w:rFonts w:ascii="Arial" w:hAnsi="Arial" w:cs="Arial"/>
          <w:bCs/>
          <w:color w:val="222222"/>
          <w:sz w:val="24"/>
          <w:szCs w:val="32"/>
          <w:shd w:val="clear" w:color="auto" w:fill="FFFFFF"/>
        </w:rPr>
        <w:lastRenderedPageBreak/>
        <w:t>receive inputs from a user, display data in response to the user inputs, and display the spatial illustration having the integrated asset symbols and asset locations.</w:t>
      </w:r>
    </w:p>
    <w:p w14:paraId="31390B5A" w14:textId="74755695" w:rsidR="005E474F" w:rsidRPr="005E474F" w:rsidRDefault="005E474F" w:rsidP="005E474F">
      <w:pPr>
        <w:spacing w:line="360" w:lineRule="auto"/>
        <w:jc w:val="both"/>
        <w:rPr>
          <w:rFonts w:ascii="Arial" w:hAnsi="Arial" w:cs="Arial"/>
          <w:szCs w:val="24"/>
        </w:rPr>
      </w:pPr>
      <w:r>
        <w:rPr>
          <w:rFonts w:ascii="Arial" w:hAnsi="Arial" w:cs="Arial"/>
          <w:bCs/>
          <w:color w:val="222222"/>
          <w:sz w:val="24"/>
          <w:szCs w:val="32"/>
          <w:shd w:val="clear" w:color="auto" w:fill="FFFFFF"/>
        </w:rPr>
        <w:tab/>
      </w:r>
    </w:p>
    <w:p w14:paraId="0E0AFD3E" w14:textId="4CCEB73A" w:rsidR="00CF3702" w:rsidRDefault="00E33FB3" w:rsidP="00E33FB3">
      <w:pPr>
        <w:pStyle w:val="Heading1"/>
        <w:rPr>
          <w:rFonts w:ascii="Arial" w:hAnsi="Arial" w:cs="Arial"/>
          <w:color w:val="auto"/>
          <w:shd w:val="clear" w:color="auto" w:fill="FFFFFF"/>
        </w:rPr>
      </w:pPr>
      <w:r>
        <w:rPr>
          <w:rFonts w:ascii="Arial" w:hAnsi="Arial" w:cs="Arial"/>
          <w:color w:val="auto"/>
          <w:shd w:val="clear" w:color="auto" w:fill="FFFFFF"/>
        </w:rPr>
        <w:t>“</w:t>
      </w:r>
      <w:r w:rsidRPr="00E33FB3">
        <w:rPr>
          <w:rFonts w:ascii="Arial" w:hAnsi="Arial" w:cs="Arial"/>
          <w:color w:val="auto"/>
          <w:shd w:val="clear" w:color="auto" w:fill="FFFFFF"/>
        </w:rPr>
        <w:t>Goal-directed financial asset management system</w:t>
      </w:r>
      <w:r>
        <w:rPr>
          <w:rFonts w:ascii="Arial" w:hAnsi="Arial" w:cs="Arial"/>
          <w:color w:val="auto"/>
          <w:shd w:val="clear" w:color="auto" w:fill="FFFFFF"/>
        </w:rPr>
        <w:t xml:space="preserve">” by </w:t>
      </w:r>
      <w:r w:rsidRPr="00E33FB3">
        <w:rPr>
          <w:rFonts w:ascii="Arial" w:hAnsi="Arial" w:cs="Arial"/>
          <w:color w:val="auto"/>
          <w:shd w:val="clear" w:color="auto" w:fill="FFFFFF"/>
        </w:rPr>
        <w:t>Robert R. Champion, Basil R. Twist, Jr.</w:t>
      </w:r>
      <w:r>
        <w:rPr>
          <w:rFonts w:ascii="Arial" w:hAnsi="Arial" w:cs="Arial"/>
          <w:color w:val="auto"/>
          <w:shd w:val="clear" w:color="auto" w:fill="FFFFFF"/>
        </w:rPr>
        <w:t>; 1992</w:t>
      </w:r>
    </w:p>
    <w:p w14:paraId="7904EB95" w14:textId="77777777" w:rsidR="00E33FB3" w:rsidRDefault="00E33FB3" w:rsidP="00E33FB3">
      <w:pPr>
        <w:rPr>
          <w:lang w:val="en-US" w:eastAsia="ja-JP"/>
        </w:rPr>
      </w:pPr>
    </w:p>
    <w:p w14:paraId="31580EE7" w14:textId="443BC417" w:rsidR="00E33FB3" w:rsidRDefault="00E33FB3" w:rsidP="00E33FB3">
      <w:pPr>
        <w:spacing w:line="360" w:lineRule="auto"/>
        <w:ind w:firstLine="720"/>
        <w:rPr>
          <w:rFonts w:ascii="Arial" w:hAnsi="Arial" w:cs="Arial"/>
          <w:sz w:val="24"/>
          <w:szCs w:val="24"/>
          <w:lang w:val="en-US" w:eastAsia="ja-JP"/>
        </w:rPr>
      </w:pPr>
      <w:r>
        <w:rPr>
          <w:rFonts w:ascii="Arial" w:hAnsi="Arial" w:cs="Arial"/>
          <w:sz w:val="24"/>
          <w:szCs w:val="24"/>
          <w:lang w:val="en-US" w:eastAsia="ja-JP"/>
        </w:rPr>
        <w:t xml:space="preserve">Based on the researcher’s perspective, this study aims for a </w:t>
      </w:r>
      <w:r w:rsidRPr="00E33FB3">
        <w:rPr>
          <w:rFonts w:ascii="Arial" w:hAnsi="Arial" w:cs="Arial"/>
          <w:sz w:val="24"/>
          <w:szCs w:val="24"/>
          <w:lang w:val="en-US" w:eastAsia="ja-JP"/>
        </w:rPr>
        <w:t>system determines a net position change which is translated into aggregate purchase/sale orders of various market index futures contracts or other capital instruments. The system automatically adjusts the risk exposure in any asset category to prevent its reaching an excessive level. As a result, an account can never lose more than the amount deposited. The data processing system provides efficient operation and low transaction fees to the participating investors.</w:t>
      </w:r>
    </w:p>
    <w:p w14:paraId="62058A8E" w14:textId="6576DEE9" w:rsidR="005E474F" w:rsidRDefault="00E33FB3" w:rsidP="00E33FB3">
      <w:pPr>
        <w:spacing w:line="360" w:lineRule="auto"/>
        <w:ind w:firstLine="720"/>
        <w:rPr>
          <w:rFonts w:ascii="Arial" w:hAnsi="Arial" w:cs="Arial"/>
          <w:sz w:val="24"/>
          <w:szCs w:val="24"/>
          <w:lang w:val="en-US" w:eastAsia="ja-JP"/>
        </w:rPr>
      </w:pPr>
      <w:r>
        <w:rPr>
          <w:rFonts w:ascii="Arial" w:hAnsi="Arial" w:cs="Arial"/>
          <w:sz w:val="24"/>
          <w:szCs w:val="24"/>
          <w:lang w:val="en-US" w:eastAsia="ja-JP"/>
        </w:rPr>
        <w:t xml:space="preserve">What is aimed </w:t>
      </w:r>
      <w:r w:rsidR="005E474F">
        <w:rPr>
          <w:rFonts w:ascii="Arial" w:hAnsi="Arial" w:cs="Arial"/>
          <w:sz w:val="24"/>
          <w:szCs w:val="24"/>
          <w:lang w:val="en-US" w:eastAsia="ja-JP"/>
        </w:rPr>
        <w:t>in this research, is to fo</w:t>
      </w:r>
      <w:r>
        <w:rPr>
          <w:rFonts w:ascii="Arial" w:hAnsi="Arial" w:cs="Arial"/>
          <w:sz w:val="24"/>
          <w:szCs w:val="24"/>
          <w:lang w:val="en-US" w:eastAsia="ja-JP"/>
        </w:rPr>
        <w:t>cus on the</w:t>
      </w:r>
      <w:r w:rsidR="005E474F">
        <w:rPr>
          <w:rFonts w:ascii="Arial" w:hAnsi="Arial" w:cs="Arial"/>
          <w:sz w:val="24"/>
          <w:szCs w:val="24"/>
          <w:lang w:val="en-US" w:eastAsia="ja-JP"/>
        </w:rPr>
        <w:t xml:space="preserve"> following claims:</w:t>
      </w:r>
    </w:p>
    <w:p w14:paraId="4299027C" w14:textId="1A94BDAB" w:rsidR="005E474F" w:rsidRPr="005E474F" w:rsidRDefault="005E474F" w:rsidP="005E474F">
      <w:pPr>
        <w:spacing w:line="360" w:lineRule="auto"/>
        <w:ind w:firstLine="720"/>
        <w:rPr>
          <w:rFonts w:ascii="Arial" w:hAnsi="Arial" w:cs="Arial"/>
          <w:sz w:val="24"/>
          <w:szCs w:val="24"/>
          <w:lang w:val="en-US" w:eastAsia="ja-JP"/>
        </w:rPr>
      </w:pPr>
      <w:r w:rsidRPr="005E474F">
        <w:rPr>
          <w:rFonts w:ascii="Arial" w:hAnsi="Arial" w:cs="Arial"/>
          <w:sz w:val="24"/>
          <w:szCs w:val="24"/>
          <w:lang w:val="en-US" w:eastAsia="ja-JP"/>
        </w:rPr>
        <w:t xml:space="preserve">1. A data processing system for administering a program to provide a future return commensurate with a selected degree of correspondence to a capital </w:t>
      </w:r>
      <w:r>
        <w:rPr>
          <w:rFonts w:ascii="Arial" w:hAnsi="Arial" w:cs="Arial"/>
          <w:sz w:val="24"/>
          <w:szCs w:val="24"/>
          <w:lang w:val="en-US" w:eastAsia="ja-JP"/>
        </w:rPr>
        <w:t xml:space="preserve">market, said system comprising: </w:t>
      </w:r>
      <w:r w:rsidRPr="005E474F">
        <w:rPr>
          <w:rFonts w:ascii="Arial" w:hAnsi="Arial" w:cs="Arial"/>
          <w:sz w:val="24"/>
          <w:szCs w:val="24"/>
          <w:lang w:val="en-US" w:eastAsia="ja-JP"/>
        </w:rPr>
        <w:t>means for receiving and storing data on accounts from participating investors, including for each account a selected proportionality factor, MM, indicative of the degree of correspondence between a valuation of said account and va</w:t>
      </w:r>
      <w:r>
        <w:rPr>
          <w:rFonts w:ascii="Arial" w:hAnsi="Arial" w:cs="Arial"/>
          <w:sz w:val="24"/>
          <w:szCs w:val="24"/>
          <w:lang w:val="en-US" w:eastAsia="ja-JP"/>
        </w:rPr>
        <w:t xml:space="preserve">luation of said capital market; </w:t>
      </w:r>
      <w:r w:rsidRPr="005E474F">
        <w:rPr>
          <w:rFonts w:ascii="Arial" w:hAnsi="Arial" w:cs="Arial"/>
          <w:sz w:val="24"/>
          <w:szCs w:val="24"/>
          <w:lang w:val="en-US" w:eastAsia="ja-JP"/>
        </w:rPr>
        <w:t>means for receiving adjustment requests from said participating investors for said accounts;</w:t>
      </w:r>
      <w:r>
        <w:rPr>
          <w:rFonts w:ascii="Arial" w:hAnsi="Arial" w:cs="Arial"/>
          <w:sz w:val="24"/>
          <w:szCs w:val="24"/>
          <w:lang w:val="en-US" w:eastAsia="ja-JP"/>
        </w:rPr>
        <w:t xml:space="preserve"> </w:t>
      </w:r>
      <w:r w:rsidRPr="005E474F">
        <w:rPr>
          <w:rFonts w:ascii="Arial" w:hAnsi="Arial" w:cs="Arial"/>
          <w:sz w:val="24"/>
          <w:szCs w:val="24"/>
          <w:lang w:val="en-US" w:eastAsia="ja-JP"/>
        </w:rPr>
        <w:t>means responsive to said adjustment requests for determining an asset transaction in said capital market wherein said asset transaction is proportional to a net aggregate value of all said adjustment requests for said asset; and</w:t>
      </w:r>
      <w:r>
        <w:rPr>
          <w:rFonts w:ascii="Arial" w:hAnsi="Arial" w:cs="Arial"/>
          <w:sz w:val="24"/>
          <w:szCs w:val="24"/>
          <w:lang w:val="en-US" w:eastAsia="ja-JP"/>
        </w:rPr>
        <w:t xml:space="preserve"> </w:t>
      </w:r>
      <w:r w:rsidRPr="005E474F">
        <w:rPr>
          <w:rFonts w:ascii="Arial" w:hAnsi="Arial" w:cs="Arial"/>
          <w:sz w:val="24"/>
          <w:szCs w:val="24"/>
          <w:lang w:val="en-US" w:eastAsia="ja-JP"/>
        </w:rPr>
        <w:t>means for adjusting said participating investor accounts responsive to said asset transaction and said adjustment requests.</w:t>
      </w:r>
    </w:p>
    <w:p w14:paraId="03012897" w14:textId="77777777" w:rsidR="005E474F" w:rsidRPr="005E474F" w:rsidRDefault="005E474F" w:rsidP="005E474F">
      <w:pPr>
        <w:spacing w:line="360" w:lineRule="auto"/>
        <w:ind w:firstLine="720"/>
        <w:rPr>
          <w:rFonts w:ascii="Arial" w:hAnsi="Arial" w:cs="Arial"/>
          <w:sz w:val="24"/>
          <w:szCs w:val="24"/>
          <w:lang w:val="en-US" w:eastAsia="ja-JP"/>
        </w:rPr>
      </w:pPr>
      <w:r w:rsidRPr="005E474F">
        <w:rPr>
          <w:rFonts w:ascii="Arial" w:hAnsi="Arial" w:cs="Arial"/>
          <w:sz w:val="24"/>
          <w:szCs w:val="24"/>
          <w:lang w:val="en-US" w:eastAsia="ja-JP"/>
        </w:rPr>
        <w:t>2. The system of claim 1, wherein said capital market valuation is characterized by an index value of selected assets on said capital market.</w:t>
      </w:r>
    </w:p>
    <w:p w14:paraId="5E7EDEA7" w14:textId="77777777" w:rsidR="005E474F" w:rsidRPr="005E474F" w:rsidRDefault="005E474F" w:rsidP="005E474F">
      <w:pPr>
        <w:spacing w:line="360" w:lineRule="auto"/>
        <w:ind w:firstLine="720"/>
        <w:rPr>
          <w:rFonts w:ascii="Arial" w:hAnsi="Arial" w:cs="Arial"/>
          <w:sz w:val="24"/>
          <w:szCs w:val="24"/>
          <w:lang w:val="en-US" w:eastAsia="ja-JP"/>
        </w:rPr>
      </w:pPr>
      <w:r w:rsidRPr="005E474F">
        <w:rPr>
          <w:rFonts w:ascii="Arial" w:hAnsi="Arial" w:cs="Arial"/>
          <w:sz w:val="24"/>
          <w:szCs w:val="24"/>
          <w:lang w:val="en-US" w:eastAsia="ja-JP"/>
        </w:rPr>
        <w:lastRenderedPageBreak/>
        <w:t>3. The system of claim 2, wherein said means responsive to said adjustment requests includes means for determining a net purchase or sale of assets selected from the group consisting of futures contracts, options, common stocks, bonds, currencies and commodities.</w:t>
      </w:r>
    </w:p>
    <w:p w14:paraId="4430968B" w14:textId="77777777" w:rsidR="005E474F" w:rsidRPr="005E474F" w:rsidRDefault="005E474F" w:rsidP="005E474F">
      <w:pPr>
        <w:spacing w:line="360" w:lineRule="auto"/>
        <w:ind w:firstLine="720"/>
        <w:rPr>
          <w:rFonts w:ascii="Arial" w:hAnsi="Arial" w:cs="Arial"/>
          <w:sz w:val="24"/>
          <w:szCs w:val="24"/>
          <w:lang w:val="en-US" w:eastAsia="ja-JP"/>
        </w:rPr>
      </w:pPr>
      <w:r w:rsidRPr="005E474F">
        <w:rPr>
          <w:rFonts w:ascii="Arial" w:hAnsi="Arial" w:cs="Arial"/>
          <w:sz w:val="24"/>
          <w:szCs w:val="24"/>
          <w:lang w:val="en-US" w:eastAsia="ja-JP"/>
        </w:rPr>
        <w:t>4. The system of claim 3, wherein said data processing system is a stored program controlled digital computer that iteratively adjusts each investor account, pursuant to said asset transactions.</w:t>
      </w:r>
    </w:p>
    <w:p w14:paraId="170C363A" w14:textId="77777777" w:rsidR="005E474F" w:rsidRPr="005E474F" w:rsidRDefault="005E474F" w:rsidP="005E474F">
      <w:pPr>
        <w:spacing w:line="360" w:lineRule="auto"/>
        <w:ind w:firstLine="720"/>
        <w:rPr>
          <w:rFonts w:ascii="Arial" w:hAnsi="Arial" w:cs="Arial"/>
          <w:sz w:val="24"/>
          <w:szCs w:val="24"/>
          <w:lang w:val="en-US" w:eastAsia="ja-JP"/>
        </w:rPr>
      </w:pPr>
      <w:r w:rsidRPr="005E474F">
        <w:rPr>
          <w:rFonts w:ascii="Arial" w:hAnsi="Arial" w:cs="Arial"/>
          <w:sz w:val="24"/>
          <w:szCs w:val="24"/>
          <w:lang w:val="en-US" w:eastAsia="ja-JP"/>
        </w:rPr>
        <w:t>5. The system of claim 4, wherein said means for receiving adjustment requests includes means for accepting deposits or withdrawals for each investor account.</w:t>
      </w:r>
    </w:p>
    <w:p w14:paraId="4A891FD8" w14:textId="77777777" w:rsidR="005E474F" w:rsidRPr="005E474F" w:rsidRDefault="005E474F" w:rsidP="005E474F">
      <w:pPr>
        <w:spacing w:line="360" w:lineRule="auto"/>
        <w:ind w:firstLine="720"/>
        <w:rPr>
          <w:rFonts w:ascii="Arial" w:hAnsi="Arial" w:cs="Arial"/>
          <w:sz w:val="24"/>
          <w:szCs w:val="24"/>
          <w:lang w:val="en-US" w:eastAsia="ja-JP"/>
        </w:rPr>
      </w:pPr>
      <w:r w:rsidRPr="005E474F">
        <w:rPr>
          <w:rFonts w:ascii="Arial" w:hAnsi="Arial" w:cs="Arial"/>
          <w:sz w:val="24"/>
          <w:szCs w:val="24"/>
          <w:lang w:val="en-US" w:eastAsia="ja-JP"/>
        </w:rPr>
        <w:t>6. The system of claim 5, wherein said investor account data includes current and past valuations of said account.</w:t>
      </w:r>
    </w:p>
    <w:p w14:paraId="099773F8" w14:textId="77777777" w:rsidR="005E474F" w:rsidRPr="005E474F" w:rsidRDefault="005E474F" w:rsidP="005E474F">
      <w:pPr>
        <w:spacing w:line="360" w:lineRule="auto"/>
        <w:ind w:firstLine="720"/>
        <w:rPr>
          <w:rFonts w:ascii="Arial" w:hAnsi="Arial" w:cs="Arial"/>
          <w:sz w:val="24"/>
          <w:szCs w:val="24"/>
          <w:lang w:val="en-US" w:eastAsia="ja-JP"/>
        </w:rPr>
      </w:pPr>
      <w:r w:rsidRPr="005E474F">
        <w:rPr>
          <w:rFonts w:ascii="Arial" w:hAnsi="Arial" w:cs="Arial"/>
          <w:sz w:val="24"/>
          <w:szCs w:val="24"/>
          <w:lang w:val="en-US" w:eastAsia="ja-JP"/>
        </w:rPr>
        <w:t>7. A data processing method for administering a program to provide an investment account a rate of return commensurate with an established capital market, said method comprising the steps of:</w:t>
      </w:r>
    </w:p>
    <w:p w14:paraId="1248A40C" w14:textId="77777777" w:rsidR="005E474F" w:rsidRPr="005E474F" w:rsidRDefault="005E474F" w:rsidP="005E474F">
      <w:pPr>
        <w:spacing w:line="360" w:lineRule="auto"/>
        <w:ind w:firstLine="720"/>
        <w:rPr>
          <w:rFonts w:ascii="Arial" w:hAnsi="Arial" w:cs="Arial"/>
          <w:sz w:val="24"/>
          <w:szCs w:val="24"/>
          <w:lang w:val="en-US" w:eastAsia="ja-JP"/>
        </w:rPr>
      </w:pPr>
      <w:r w:rsidRPr="005E474F">
        <w:rPr>
          <w:rFonts w:ascii="Arial" w:hAnsi="Arial" w:cs="Arial"/>
          <w:sz w:val="24"/>
          <w:szCs w:val="24"/>
          <w:lang w:val="en-US" w:eastAsia="ja-JP"/>
        </w:rPr>
        <w:t>a. Receiving and storing account parameters for said investment account, including an account asset allocation and a selected proportionality factor relating the rate of return between said investment account to said established capital market;</w:t>
      </w:r>
    </w:p>
    <w:p w14:paraId="07CA279F" w14:textId="77777777" w:rsidR="005E474F" w:rsidRPr="005E474F" w:rsidRDefault="005E474F" w:rsidP="005E474F">
      <w:pPr>
        <w:spacing w:line="360" w:lineRule="auto"/>
        <w:ind w:firstLine="720"/>
        <w:rPr>
          <w:rFonts w:ascii="Arial" w:hAnsi="Arial" w:cs="Arial"/>
          <w:sz w:val="24"/>
          <w:szCs w:val="24"/>
          <w:lang w:val="en-US" w:eastAsia="ja-JP"/>
        </w:rPr>
      </w:pPr>
      <w:r w:rsidRPr="005E474F">
        <w:rPr>
          <w:rFonts w:ascii="Arial" w:hAnsi="Arial" w:cs="Arial"/>
          <w:sz w:val="24"/>
          <w:szCs w:val="24"/>
          <w:lang w:val="en-US" w:eastAsia="ja-JP"/>
        </w:rPr>
        <w:t>b. Receiving on a periodic basis a market index value (IDX), wherein said market index value represents a valuation of assets for said established capital market;</w:t>
      </w:r>
    </w:p>
    <w:p w14:paraId="715EA845" w14:textId="77777777" w:rsidR="005E474F" w:rsidRPr="005E474F" w:rsidRDefault="005E474F" w:rsidP="005E474F">
      <w:pPr>
        <w:spacing w:line="360" w:lineRule="auto"/>
        <w:ind w:firstLine="720"/>
        <w:rPr>
          <w:rFonts w:ascii="Arial" w:hAnsi="Arial" w:cs="Arial"/>
          <w:sz w:val="24"/>
          <w:szCs w:val="24"/>
          <w:lang w:val="en-US" w:eastAsia="ja-JP"/>
        </w:rPr>
      </w:pPr>
      <w:r w:rsidRPr="005E474F">
        <w:rPr>
          <w:rFonts w:ascii="Arial" w:hAnsi="Arial" w:cs="Arial"/>
          <w:sz w:val="24"/>
          <w:szCs w:val="24"/>
          <w:lang w:val="en-US" w:eastAsia="ja-JP"/>
        </w:rPr>
        <w:t>c. Receiving adjustments to said account parameters and determining a position change for said investment accounts based thereon;</w:t>
      </w:r>
    </w:p>
    <w:p w14:paraId="576A5108" w14:textId="77777777" w:rsidR="005E474F" w:rsidRPr="005E474F" w:rsidRDefault="005E474F" w:rsidP="005E474F">
      <w:pPr>
        <w:spacing w:line="360" w:lineRule="auto"/>
        <w:ind w:firstLine="720"/>
        <w:rPr>
          <w:rFonts w:ascii="Arial" w:hAnsi="Arial" w:cs="Arial"/>
          <w:sz w:val="24"/>
          <w:szCs w:val="24"/>
          <w:lang w:val="en-US" w:eastAsia="ja-JP"/>
        </w:rPr>
      </w:pPr>
      <w:r w:rsidRPr="005E474F">
        <w:rPr>
          <w:rFonts w:ascii="Arial" w:hAnsi="Arial" w:cs="Arial"/>
          <w:sz w:val="24"/>
          <w:szCs w:val="24"/>
          <w:lang w:val="en-US" w:eastAsia="ja-JP"/>
        </w:rPr>
        <w:t>d. Determining a total net position change for all participating investors at said market index value (IDX).</w:t>
      </w:r>
    </w:p>
    <w:p w14:paraId="24B38463" w14:textId="77777777" w:rsidR="005E474F" w:rsidRPr="005E474F" w:rsidRDefault="005E474F" w:rsidP="005E474F">
      <w:pPr>
        <w:spacing w:line="360" w:lineRule="auto"/>
        <w:ind w:firstLine="720"/>
        <w:rPr>
          <w:rFonts w:ascii="Arial" w:hAnsi="Arial" w:cs="Arial"/>
          <w:sz w:val="24"/>
          <w:szCs w:val="24"/>
          <w:lang w:val="en-US" w:eastAsia="ja-JP"/>
        </w:rPr>
      </w:pPr>
      <w:r w:rsidRPr="005E474F">
        <w:rPr>
          <w:rFonts w:ascii="Arial" w:hAnsi="Arial" w:cs="Arial"/>
          <w:sz w:val="24"/>
          <w:szCs w:val="24"/>
          <w:lang w:val="en-US" w:eastAsia="ja-JP"/>
        </w:rPr>
        <w:t>e. Adjusting said account parameters responsive to said position change for said investment account.</w:t>
      </w:r>
    </w:p>
    <w:p w14:paraId="15EA93B2" w14:textId="77777777" w:rsidR="005E474F" w:rsidRPr="005E474F" w:rsidRDefault="005E474F" w:rsidP="005E474F">
      <w:pPr>
        <w:spacing w:line="360" w:lineRule="auto"/>
        <w:ind w:firstLine="720"/>
        <w:rPr>
          <w:rFonts w:ascii="Arial" w:hAnsi="Arial" w:cs="Arial"/>
          <w:sz w:val="24"/>
          <w:szCs w:val="24"/>
          <w:lang w:val="en-US" w:eastAsia="ja-JP"/>
        </w:rPr>
      </w:pPr>
      <w:r w:rsidRPr="005E474F">
        <w:rPr>
          <w:rFonts w:ascii="Arial" w:hAnsi="Arial" w:cs="Arial"/>
          <w:sz w:val="24"/>
          <w:szCs w:val="24"/>
          <w:lang w:val="en-US" w:eastAsia="ja-JP"/>
        </w:rPr>
        <w:t xml:space="preserve">8. The method of claim 7, wherein said total net position change for all investor accounts is translated into purchase or sale-orders of assets selected from the group </w:t>
      </w:r>
      <w:r w:rsidRPr="005E474F">
        <w:rPr>
          <w:rFonts w:ascii="Arial" w:hAnsi="Arial" w:cs="Arial"/>
          <w:sz w:val="24"/>
          <w:szCs w:val="24"/>
          <w:lang w:val="en-US" w:eastAsia="ja-JP"/>
        </w:rPr>
        <w:lastRenderedPageBreak/>
        <w:t>consisting of futures contracts, options, common stocks, bonds, currencies and commodities.</w:t>
      </w:r>
    </w:p>
    <w:p w14:paraId="6330E350" w14:textId="77777777" w:rsidR="005E474F" w:rsidRPr="005E474F" w:rsidRDefault="005E474F" w:rsidP="005E474F">
      <w:pPr>
        <w:spacing w:line="360" w:lineRule="auto"/>
        <w:ind w:firstLine="720"/>
        <w:rPr>
          <w:rFonts w:ascii="Arial" w:hAnsi="Arial" w:cs="Arial"/>
          <w:sz w:val="24"/>
          <w:szCs w:val="24"/>
          <w:lang w:val="en-US" w:eastAsia="ja-JP"/>
        </w:rPr>
      </w:pPr>
      <w:r w:rsidRPr="005E474F">
        <w:rPr>
          <w:rFonts w:ascii="Arial" w:hAnsi="Arial" w:cs="Arial"/>
          <w:sz w:val="24"/>
          <w:szCs w:val="24"/>
          <w:lang w:val="en-US" w:eastAsia="ja-JP"/>
        </w:rPr>
        <w:t>9. The method of claim 8, wherein said receiving and storing step (a) includes maintaining said MM through position changes in said account.</w:t>
      </w:r>
    </w:p>
    <w:p w14:paraId="658D511F" w14:textId="77777777" w:rsidR="005E474F" w:rsidRPr="005E474F" w:rsidRDefault="005E474F" w:rsidP="005E474F">
      <w:pPr>
        <w:spacing w:line="360" w:lineRule="auto"/>
        <w:ind w:firstLine="720"/>
        <w:rPr>
          <w:rFonts w:ascii="Arial" w:hAnsi="Arial" w:cs="Arial"/>
          <w:sz w:val="24"/>
          <w:szCs w:val="24"/>
          <w:lang w:val="en-US" w:eastAsia="ja-JP"/>
        </w:rPr>
      </w:pPr>
      <w:r w:rsidRPr="005E474F">
        <w:rPr>
          <w:rFonts w:ascii="Arial" w:hAnsi="Arial" w:cs="Arial"/>
          <w:sz w:val="24"/>
          <w:szCs w:val="24"/>
          <w:lang w:val="en-US" w:eastAsia="ja-JP"/>
        </w:rPr>
        <w:t>10. The method of claim 9, wherein said receiving and storing step (a) further comprises deposits or withdrawals (CF).</w:t>
      </w:r>
    </w:p>
    <w:p w14:paraId="796E0307" w14:textId="77777777" w:rsidR="005E474F" w:rsidRPr="005E474F" w:rsidRDefault="005E474F" w:rsidP="005E474F">
      <w:pPr>
        <w:spacing w:line="360" w:lineRule="auto"/>
        <w:ind w:firstLine="720"/>
        <w:rPr>
          <w:rFonts w:ascii="Arial" w:hAnsi="Arial" w:cs="Arial"/>
          <w:sz w:val="24"/>
          <w:szCs w:val="24"/>
          <w:lang w:val="en-US" w:eastAsia="ja-JP"/>
        </w:rPr>
      </w:pPr>
      <w:r w:rsidRPr="005E474F">
        <w:rPr>
          <w:rFonts w:ascii="Arial" w:hAnsi="Arial" w:cs="Arial"/>
          <w:sz w:val="24"/>
          <w:szCs w:val="24"/>
          <w:lang w:val="en-US" w:eastAsia="ja-JP"/>
        </w:rPr>
        <w:t>11. In combination in a data processing system for supervising an investment group of plural investment accounts, each account having investment parameters including an account balance and a proportionality factor, said data processing system comprising: market data entry means for receiving a current market index representative of a periodic valuation of a selected market; account data entry means for receiving account deposits, withdrawals and changes to said proportionality factor; means for determining an investment group investment position in the selected market in response to an aggregate adjustment to said accounts; data processing means responsive on a periodic basis to said current market index deposits, withdrawals or changes in said proportionality factor for adjusting each account so that an account valuation corresponds to the selected market index; storage means for recording net changes in account balances and said investment group investment position; and output means for interactive communication to said market and system participants.</w:t>
      </w:r>
    </w:p>
    <w:p w14:paraId="0C770B8C" w14:textId="77777777" w:rsidR="005E474F" w:rsidRPr="005E474F" w:rsidRDefault="005E474F" w:rsidP="005E474F">
      <w:pPr>
        <w:spacing w:line="360" w:lineRule="auto"/>
        <w:ind w:firstLine="720"/>
        <w:rPr>
          <w:rFonts w:ascii="Arial" w:hAnsi="Arial" w:cs="Arial"/>
          <w:sz w:val="24"/>
          <w:szCs w:val="24"/>
          <w:lang w:val="en-US" w:eastAsia="ja-JP"/>
        </w:rPr>
      </w:pPr>
      <w:r w:rsidRPr="005E474F">
        <w:rPr>
          <w:rFonts w:ascii="Arial" w:hAnsi="Arial" w:cs="Arial"/>
          <w:sz w:val="24"/>
          <w:szCs w:val="24"/>
          <w:lang w:val="en-US" w:eastAsia="ja-JP"/>
        </w:rPr>
        <w:t>12. In combination in the system of claim 11, wherein said proportionality factor is a factor applied to each said investment account indicative of the arithmetic relationship between an account valuation and a valuation of the selected market.</w:t>
      </w:r>
    </w:p>
    <w:p w14:paraId="4E02B1D5" w14:textId="77777777" w:rsidR="005E474F" w:rsidRPr="005E474F" w:rsidRDefault="005E474F" w:rsidP="005E474F">
      <w:pPr>
        <w:spacing w:line="360" w:lineRule="auto"/>
        <w:ind w:firstLine="720"/>
        <w:rPr>
          <w:rFonts w:ascii="Arial" w:hAnsi="Arial" w:cs="Arial"/>
          <w:sz w:val="24"/>
          <w:szCs w:val="24"/>
          <w:lang w:val="en-US" w:eastAsia="ja-JP"/>
        </w:rPr>
      </w:pPr>
      <w:r w:rsidRPr="005E474F">
        <w:rPr>
          <w:rFonts w:ascii="Arial" w:hAnsi="Arial" w:cs="Arial"/>
          <w:sz w:val="24"/>
          <w:szCs w:val="24"/>
          <w:lang w:val="en-US" w:eastAsia="ja-JP"/>
        </w:rPr>
        <w:t>13. In combination in the system of claim 11, wherein said market index corresponds to an asset price as transacted on said selected market.</w:t>
      </w:r>
    </w:p>
    <w:p w14:paraId="586D0627" w14:textId="77777777" w:rsidR="005E474F" w:rsidRPr="005E474F" w:rsidRDefault="005E474F" w:rsidP="005E474F">
      <w:pPr>
        <w:spacing w:line="360" w:lineRule="auto"/>
        <w:ind w:firstLine="720"/>
        <w:rPr>
          <w:rFonts w:ascii="Arial" w:hAnsi="Arial" w:cs="Arial"/>
          <w:sz w:val="24"/>
          <w:szCs w:val="24"/>
          <w:lang w:val="en-US" w:eastAsia="ja-JP"/>
        </w:rPr>
      </w:pPr>
      <w:r w:rsidRPr="005E474F">
        <w:rPr>
          <w:rFonts w:ascii="Arial" w:hAnsi="Arial" w:cs="Arial"/>
          <w:sz w:val="24"/>
          <w:szCs w:val="24"/>
          <w:lang w:val="en-US" w:eastAsia="ja-JP"/>
        </w:rPr>
        <w:t>14. In combination in the system of claim 13, wherein said asset price corresponds to futures contracts on said selected market.</w:t>
      </w:r>
    </w:p>
    <w:p w14:paraId="6991F4D6" w14:textId="77777777" w:rsidR="005E474F" w:rsidRPr="005E474F" w:rsidRDefault="005E474F" w:rsidP="005E474F">
      <w:pPr>
        <w:spacing w:line="360" w:lineRule="auto"/>
        <w:ind w:firstLine="720"/>
        <w:rPr>
          <w:rFonts w:ascii="Arial" w:hAnsi="Arial" w:cs="Arial"/>
          <w:sz w:val="24"/>
          <w:szCs w:val="24"/>
          <w:lang w:val="en-US" w:eastAsia="ja-JP"/>
        </w:rPr>
      </w:pPr>
      <w:r w:rsidRPr="005E474F">
        <w:rPr>
          <w:rFonts w:ascii="Arial" w:hAnsi="Arial" w:cs="Arial"/>
          <w:sz w:val="24"/>
          <w:szCs w:val="24"/>
          <w:lang w:val="en-US" w:eastAsia="ja-JP"/>
        </w:rPr>
        <w:t xml:space="preserve">15. In combination in a data processing system for managing plural accounts to provide for each account a rate of return commensurate to an established form of </w:t>
      </w:r>
      <w:r w:rsidRPr="005E474F">
        <w:rPr>
          <w:rFonts w:ascii="Arial" w:hAnsi="Arial" w:cs="Arial"/>
          <w:sz w:val="24"/>
          <w:szCs w:val="24"/>
          <w:lang w:val="en-US" w:eastAsia="ja-JP"/>
        </w:rPr>
        <w:lastRenderedPageBreak/>
        <w:t>capital, comprising; a data entry means for receiving and storing information on each said account including an account balance and a proportionality factor relating the rate of return between the account balance and the established form of capital, a customer request entry means for entering changes to the account information including deposits, withdrawals and changes to said proportionality factor for said account, a data processing means for determining an investment position contingent on an aggregation of said account information, a market communication means to effect a transaction pursuant to said investment position, and an automatic adjustment means to adjust said accounts corresponding to said transaction and said proportionality factor pursuant to preset limits regarding an exposure level for said account in said form of capital.</w:t>
      </w:r>
    </w:p>
    <w:p w14:paraId="1F6A9A73" w14:textId="77777777" w:rsidR="005E474F" w:rsidRPr="005E474F" w:rsidRDefault="005E474F" w:rsidP="005E474F">
      <w:pPr>
        <w:spacing w:line="360" w:lineRule="auto"/>
        <w:ind w:firstLine="720"/>
        <w:rPr>
          <w:rFonts w:ascii="Arial" w:hAnsi="Arial" w:cs="Arial"/>
          <w:sz w:val="24"/>
          <w:szCs w:val="24"/>
          <w:lang w:val="en-US" w:eastAsia="ja-JP"/>
        </w:rPr>
      </w:pPr>
      <w:r w:rsidRPr="005E474F">
        <w:rPr>
          <w:rFonts w:ascii="Arial" w:hAnsi="Arial" w:cs="Arial"/>
          <w:sz w:val="24"/>
          <w:szCs w:val="24"/>
          <w:lang w:val="en-US" w:eastAsia="ja-JP"/>
        </w:rPr>
        <w:t>16. The system of claim 15 wherein said proportionality factor is a market multiple, MM(I), providing a long or short market relationship between the valuation of said form of capital on a market and the valuation of said account. contracts, options, common stocks, bonds, currencies and commodities.</w:t>
      </w:r>
    </w:p>
    <w:p w14:paraId="57B3E60C" w14:textId="77777777" w:rsidR="005E474F" w:rsidRPr="005E474F" w:rsidRDefault="005E474F" w:rsidP="005E474F">
      <w:pPr>
        <w:spacing w:line="360" w:lineRule="auto"/>
        <w:ind w:firstLine="720"/>
        <w:rPr>
          <w:rFonts w:ascii="Arial" w:hAnsi="Arial" w:cs="Arial"/>
          <w:sz w:val="24"/>
          <w:szCs w:val="24"/>
          <w:lang w:val="en-US" w:eastAsia="ja-JP"/>
        </w:rPr>
      </w:pPr>
      <w:r w:rsidRPr="005E474F">
        <w:rPr>
          <w:rFonts w:ascii="Arial" w:hAnsi="Arial" w:cs="Arial"/>
          <w:sz w:val="24"/>
          <w:szCs w:val="24"/>
          <w:lang w:val="en-US" w:eastAsia="ja-JP"/>
        </w:rPr>
        <w:t>17. The system of claim 16 wherein said automatic adjustment means compares an effective MM(I) for said account to a preset limit and effects a transaction that adjusts said account so that said effective MM(I) for the account is below said present limit for said account.</w:t>
      </w:r>
    </w:p>
    <w:p w14:paraId="7E03DBD3" w14:textId="751524A3" w:rsidR="005E474F" w:rsidRDefault="005E474F" w:rsidP="005E474F">
      <w:pPr>
        <w:spacing w:line="360" w:lineRule="auto"/>
        <w:ind w:firstLine="720"/>
        <w:rPr>
          <w:rFonts w:ascii="Arial" w:hAnsi="Arial" w:cs="Arial"/>
          <w:sz w:val="24"/>
          <w:szCs w:val="24"/>
          <w:lang w:val="en-US" w:eastAsia="ja-JP"/>
        </w:rPr>
      </w:pPr>
      <w:r w:rsidRPr="005E474F">
        <w:rPr>
          <w:rFonts w:ascii="Arial" w:hAnsi="Arial" w:cs="Arial"/>
          <w:sz w:val="24"/>
          <w:szCs w:val="24"/>
          <w:lang w:val="en-US" w:eastAsia="ja-JP"/>
        </w:rPr>
        <w:t>18. The system of claim 15 wherein said transaction is effected in assets selected from the group consisting of futures contracts, options, common stocks, bonds currencies and commodities.</w:t>
      </w:r>
      <w:r w:rsidR="00E33FB3">
        <w:rPr>
          <w:rFonts w:ascii="Arial" w:hAnsi="Arial" w:cs="Arial"/>
          <w:sz w:val="24"/>
          <w:szCs w:val="24"/>
          <w:lang w:val="en-US" w:eastAsia="ja-JP"/>
        </w:rPr>
        <w:t xml:space="preserve"> </w:t>
      </w:r>
    </w:p>
    <w:p w14:paraId="1DED854B" w14:textId="61375B54" w:rsidR="002D4276" w:rsidRDefault="002D4276" w:rsidP="002D4276">
      <w:pPr>
        <w:spacing w:line="360" w:lineRule="auto"/>
        <w:rPr>
          <w:rFonts w:ascii="Arial" w:hAnsi="Arial" w:cs="Arial"/>
          <w:b/>
          <w:sz w:val="28"/>
          <w:szCs w:val="24"/>
          <w:lang w:val="en-US" w:eastAsia="ja-JP"/>
        </w:rPr>
      </w:pPr>
      <w:r>
        <w:rPr>
          <w:rFonts w:ascii="Arial" w:hAnsi="Arial" w:cs="Arial"/>
          <w:b/>
          <w:sz w:val="28"/>
          <w:szCs w:val="24"/>
          <w:lang w:val="en-US" w:eastAsia="ja-JP"/>
        </w:rPr>
        <w:t>“</w:t>
      </w:r>
      <w:r w:rsidRPr="002D4276">
        <w:rPr>
          <w:rFonts w:ascii="Arial" w:hAnsi="Arial" w:cs="Arial"/>
          <w:b/>
          <w:sz w:val="28"/>
          <w:szCs w:val="24"/>
          <w:lang w:val="en-US" w:eastAsia="ja-JP"/>
        </w:rPr>
        <w:t>Asset management system</w:t>
      </w:r>
      <w:r>
        <w:rPr>
          <w:rFonts w:ascii="Arial" w:hAnsi="Arial" w:cs="Arial"/>
          <w:b/>
          <w:sz w:val="28"/>
          <w:szCs w:val="24"/>
          <w:lang w:val="en-US" w:eastAsia="ja-JP"/>
        </w:rPr>
        <w:t xml:space="preserve">” by </w:t>
      </w:r>
      <w:r w:rsidRPr="002D4276">
        <w:rPr>
          <w:rFonts w:ascii="Arial" w:hAnsi="Arial" w:cs="Arial"/>
          <w:b/>
          <w:sz w:val="28"/>
          <w:szCs w:val="24"/>
          <w:lang w:val="en-US" w:eastAsia="ja-JP"/>
        </w:rPr>
        <w:t>Jay Dawson</w:t>
      </w:r>
      <w:r>
        <w:rPr>
          <w:rFonts w:ascii="Arial" w:hAnsi="Arial" w:cs="Arial"/>
          <w:b/>
          <w:sz w:val="28"/>
          <w:szCs w:val="24"/>
          <w:lang w:val="en-US" w:eastAsia="ja-JP"/>
        </w:rPr>
        <w:t xml:space="preserve"> ; 2007</w:t>
      </w:r>
    </w:p>
    <w:p w14:paraId="23B7A0A0" w14:textId="1895B428" w:rsidR="002D4276" w:rsidRDefault="002D4276" w:rsidP="002D4276">
      <w:pPr>
        <w:spacing w:line="360" w:lineRule="auto"/>
        <w:rPr>
          <w:rFonts w:ascii="Arial" w:hAnsi="Arial" w:cs="Arial"/>
          <w:sz w:val="24"/>
          <w:szCs w:val="24"/>
          <w:lang w:val="en-US" w:eastAsia="ja-JP"/>
        </w:rPr>
      </w:pPr>
      <w:r>
        <w:rPr>
          <w:rFonts w:ascii="Arial" w:hAnsi="Arial" w:cs="Arial"/>
          <w:b/>
          <w:sz w:val="28"/>
          <w:szCs w:val="24"/>
          <w:lang w:val="en-US" w:eastAsia="ja-JP"/>
        </w:rPr>
        <w:tab/>
      </w:r>
      <w:r>
        <w:rPr>
          <w:rFonts w:ascii="Arial" w:hAnsi="Arial" w:cs="Arial"/>
          <w:sz w:val="24"/>
          <w:szCs w:val="24"/>
          <w:lang w:val="en-US" w:eastAsia="ja-JP"/>
        </w:rPr>
        <w:t>Based on the research, t</w:t>
      </w:r>
      <w:r w:rsidRPr="002D4276">
        <w:rPr>
          <w:rFonts w:ascii="Arial" w:hAnsi="Arial" w:cs="Arial"/>
          <w:sz w:val="24"/>
          <w:szCs w:val="24"/>
          <w:lang w:val="en-US" w:eastAsia="ja-JP"/>
        </w:rPr>
        <w:t>he system may include one or more data collection devices configured to monitor one or more operating conditions of a machine in real time.</w:t>
      </w:r>
    </w:p>
    <w:p w14:paraId="422D225F" w14:textId="688DE0B6" w:rsidR="002D4276" w:rsidRDefault="002D4276" w:rsidP="002D4276">
      <w:pPr>
        <w:spacing w:line="360" w:lineRule="auto"/>
        <w:rPr>
          <w:rFonts w:ascii="Arial" w:hAnsi="Arial" w:cs="Arial"/>
          <w:sz w:val="24"/>
          <w:szCs w:val="24"/>
          <w:lang w:val="en-US" w:eastAsia="ja-JP"/>
        </w:rPr>
      </w:pPr>
      <w:r>
        <w:rPr>
          <w:rFonts w:ascii="Arial" w:hAnsi="Arial" w:cs="Arial"/>
          <w:sz w:val="24"/>
          <w:szCs w:val="24"/>
          <w:lang w:val="en-US" w:eastAsia="ja-JP"/>
        </w:rPr>
        <w:tab/>
        <w:t>I</w:t>
      </w:r>
      <w:r w:rsidRPr="002D4276">
        <w:rPr>
          <w:rFonts w:ascii="Arial" w:hAnsi="Arial" w:cs="Arial"/>
          <w:sz w:val="24"/>
          <w:szCs w:val="24"/>
          <w:lang w:val="en-US" w:eastAsia="ja-JP"/>
        </w:rPr>
        <w:t xml:space="preserve">n one aspect, the present disclosure is directed to an asset management system. The system may include one or more data collection devices configured to monitor one or more operating conditions of a machine in real time. The system may also include a processor configured to receive data from the one or more data collection </w:t>
      </w:r>
      <w:r w:rsidRPr="002D4276">
        <w:rPr>
          <w:rFonts w:ascii="Arial" w:hAnsi="Arial" w:cs="Arial"/>
          <w:sz w:val="24"/>
          <w:szCs w:val="24"/>
          <w:lang w:val="en-US" w:eastAsia="ja-JP"/>
        </w:rPr>
        <w:lastRenderedPageBreak/>
        <w:t>devices and compare the received data to a set of usage terms of a warranty agreement relating to the machine. The system may be configured to communicate, in real time, to at least one of an owner and an operator, information regarding the warrant ability of the machine or its components under the warranty agreement. The communication of information may be based on the comparison of the received data to the set of usage terms of the warranty agreement.</w:t>
      </w:r>
    </w:p>
    <w:p w14:paraId="25F290AB" w14:textId="19AC8829" w:rsidR="002D4276" w:rsidRDefault="002D4276" w:rsidP="002D4276">
      <w:pPr>
        <w:spacing w:line="360" w:lineRule="auto"/>
        <w:rPr>
          <w:rFonts w:ascii="Arial" w:hAnsi="Arial" w:cs="Arial"/>
          <w:sz w:val="24"/>
          <w:szCs w:val="24"/>
          <w:lang w:val="en-US" w:eastAsia="ja-JP"/>
        </w:rPr>
      </w:pPr>
      <w:r>
        <w:rPr>
          <w:rFonts w:ascii="Arial" w:hAnsi="Arial" w:cs="Arial"/>
          <w:sz w:val="24"/>
          <w:szCs w:val="24"/>
          <w:lang w:val="en-US" w:eastAsia="ja-JP"/>
        </w:rPr>
        <w:tab/>
        <w:t>Data collection devices</w:t>
      </w:r>
      <w:r w:rsidRPr="002D4276">
        <w:rPr>
          <w:rFonts w:ascii="Arial" w:hAnsi="Arial" w:cs="Arial"/>
          <w:sz w:val="24"/>
          <w:szCs w:val="24"/>
          <w:lang w:val="en-US" w:eastAsia="ja-JP"/>
        </w:rPr>
        <w:t xml:space="preserve"> may be configured to monitor operating parameters of machine 12 in real-time. For purposes of this disclosure, the term “real-time” shall refer to the immediate or substantially immediate availability of data to an information system as a transaction or event occurs. That is, data may be retrieved and available for analysis as quickly as it can be transmitted from machine 12 to processor 40. Such transmissions may be virtually instantaneous or may take a few seconds or minutes to complete.</w:t>
      </w:r>
    </w:p>
    <w:p w14:paraId="7ACD39C4" w14:textId="77777777" w:rsidR="00CC5CDD" w:rsidRDefault="00CC5CDD" w:rsidP="00CC5CDD">
      <w:pPr>
        <w:pStyle w:val="Heading2"/>
        <w:spacing w:line="360" w:lineRule="auto"/>
        <w:rPr>
          <w:rFonts w:ascii="Arial" w:hAnsi="Arial" w:cs="Arial"/>
          <w:b/>
          <w:color w:val="auto"/>
          <w:sz w:val="28"/>
          <w:szCs w:val="28"/>
        </w:rPr>
      </w:pPr>
      <w:r>
        <w:rPr>
          <w:rFonts w:ascii="Arial" w:hAnsi="Arial" w:cs="Arial"/>
          <w:b/>
          <w:color w:val="auto"/>
          <w:sz w:val="28"/>
          <w:szCs w:val="28"/>
        </w:rPr>
        <w:t>“Asset Management” by FHWA 2015</w:t>
      </w:r>
    </w:p>
    <w:p w14:paraId="2E2E0BB7" w14:textId="77777777" w:rsidR="00CC5CDD" w:rsidRPr="00CF3702" w:rsidRDefault="00CC5CDD" w:rsidP="00CC5CDD"/>
    <w:p w14:paraId="37843A88" w14:textId="77777777" w:rsidR="00CC5CDD" w:rsidRPr="00840371" w:rsidRDefault="00CC5CDD" w:rsidP="00CC5CDD">
      <w:pPr>
        <w:spacing w:line="360" w:lineRule="auto"/>
        <w:ind w:firstLine="720"/>
        <w:jc w:val="both"/>
        <w:rPr>
          <w:rFonts w:ascii="Arial" w:hAnsi="Arial" w:cs="Arial"/>
          <w:sz w:val="24"/>
          <w:szCs w:val="24"/>
        </w:rPr>
      </w:pPr>
      <w:r w:rsidRPr="00840371">
        <w:rPr>
          <w:rFonts w:ascii="Arial" w:hAnsi="Arial" w:cs="Arial"/>
          <w:sz w:val="24"/>
          <w:szCs w:val="24"/>
        </w:rPr>
        <w:t xml:space="preserve">Asset management is basically organizing the assets of a company to improve efficiency and productivity as well as maintenance of the assets. According to </w:t>
      </w:r>
      <w:proofErr w:type="spellStart"/>
      <w:r w:rsidRPr="00840371">
        <w:rPr>
          <w:rFonts w:ascii="Arial" w:hAnsi="Arial" w:cs="Arial"/>
          <w:sz w:val="24"/>
          <w:szCs w:val="24"/>
        </w:rPr>
        <w:t>jinisyssoftware</w:t>
      </w:r>
      <w:proofErr w:type="spellEnd"/>
      <w:r w:rsidRPr="00840371">
        <w:rPr>
          <w:rFonts w:ascii="Arial" w:hAnsi="Arial" w:cs="Arial"/>
          <w:sz w:val="24"/>
          <w:szCs w:val="24"/>
        </w:rPr>
        <w:t>, asset management systems make tracking assets easier and contain details which make assets more organized since this information about the assets are located inside a database which is seen in the web application of the asset management system if ever present. Benefits of implementing an asset management include improved asset tracking, improved productivity, and efficient in time handling.</w:t>
      </w:r>
      <w:sdt>
        <w:sdtPr>
          <w:rPr>
            <w:rFonts w:ascii="Arial" w:hAnsi="Arial" w:cs="Arial"/>
            <w:sz w:val="24"/>
            <w:szCs w:val="24"/>
          </w:rPr>
          <w:id w:val="1680311598"/>
          <w:citation/>
        </w:sdtPr>
        <w:sdtContent>
          <w:r w:rsidRPr="00840371">
            <w:rPr>
              <w:rFonts w:ascii="Arial" w:hAnsi="Arial" w:cs="Arial"/>
              <w:sz w:val="24"/>
              <w:szCs w:val="24"/>
            </w:rPr>
            <w:fldChar w:fldCharType="begin"/>
          </w:r>
          <w:r w:rsidRPr="00840371">
            <w:rPr>
              <w:rFonts w:ascii="Arial" w:hAnsi="Arial" w:cs="Arial"/>
              <w:sz w:val="24"/>
              <w:szCs w:val="24"/>
            </w:rPr>
            <w:instrText xml:space="preserve"> CITATION Jin \l 1033 </w:instrText>
          </w:r>
          <w:r w:rsidRPr="00840371">
            <w:rPr>
              <w:rFonts w:ascii="Arial" w:hAnsi="Arial" w:cs="Arial"/>
              <w:sz w:val="24"/>
              <w:szCs w:val="24"/>
            </w:rPr>
            <w:fldChar w:fldCharType="separate"/>
          </w:r>
          <w:r w:rsidRPr="00840371">
            <w:rPr>
              <w:rFonts w:ascii="Arial" w:hAnsi="Arial" w:cs="Arial"/>
              <w:noProof/>
              <w:sz w:val="24"/>
              <w:szCs w:val="24"/>
            </w:rPr>
            <w:t xml:space="preserve"> (Jinisys Software Inc. , n.d.)</w:t>
          </w:r>
          <w:r w:rsidRPr="00840371">
            <w:rPr>
              <w:rFonts w:ascii="Arial" w:hAnsi="Arial" w:cs="Arial"/>
              <w:sz w:val="24"/>
              <w:szCs w:val="24"/>
            </w:rPr>
            <w:fldChar w:fldCharType="end"/>
          </w:r>
        </w:sdtContent>
      </w:sdt>
    </w:p>
    <w:p w14:paraId="66C63F15" w14:textId="77777777" w:rsidR="00CC5CDD" w:rsidRPr="00840371" w:rsidRDefault="00CC5CDD" w:rsidP="00CC5CDD">
      <w:pPr>
        <w:spacing w:line="360" w:lineRule="auto"/>
        <w:ind w:firstLine="720"/>
        <w:rPr>
          <w:rFonts w:ascii="Arial" w:hAnsi="Arial" w:cs="Arial"/>
          <w:sz w:val="24"/>
          <w:szCs w:val="24"/>
        </w:rPr>
      </w:pPr>
      <w:r w:rsidRPr="00840371">
        <w:rPr>
          <w:rFonts w:ascii="Arial" w:hAnsi="Arial" w:cs="Arial"/>
          <w:sz w:val="24"/>
          <w:szCs w:val="24"/>
        </w:rPr>
        <w:t xml:space="preserve">According to the Federal Highway Administration, the proper definition of asset management, defined by Organization of Economic Cooperation and Development (OECD), is as follows: </w:t>
      </w:r>
    </w:p>
    <w:p w14:paraId="5E6EF400" w14:textId="77777777" w:rsidR="00CC5CDD" w:rsidRPr="00840371" w:rsidRDefault="00CC5CDD" w:rsidP="00CC5CDD">
      <w:pPr>
        <w:spacing w:line="360" w:lineRule="auto"/>
        <w:rPr>
          <w:rFonts w:ascii="Arial" w:hAnsi="Arial" w:cs="Arial"/>
          <w:i/>
          <w:sz w:val="24"/>
          <w:szCs w:val="24"/>
        </w:rPr>
      </w:pPr>
      <w:r w:rsidRPr="00840371">
        <w:rPr>
          <w:rFonts w:ascii="Arial" w:hAnsi="Arial" w:cs="Arial"/>
          <w:i/>
          <w:sz w:val="24"/>
          <w:szCs w:val="24"/>
        </w:rPr>
        <w:t xml:space="preserve">“[Asset Management is] a systematic process of maintaining, upgrading and operating assets, combining engineering principles with sound business practice and economic </w:t>
      </w:r>
      <w:r w:rsidRPr="00840371">
        <w:rPr>
          <w:rFonts w:ascii="Arial" w:hAnsi="Arial" w:cs="Arial"/>
          <w:i/>
          <w:sz w:val="24"/>
          <w:szCs w:val="24"/>
        </w:rPr>
        <w:lastRenderedPageBreak/>
        <w:t>rationale, and providing tools to facilitate a more organized and flexible approach to making the decisions necessary to achieve the public's expectations. (OECD 2000)”</w:t>
      </w:r>
    </w:p>
    <w:p w14:paraId="73A0CC5E" w14:textId="73FBBF81" w:rsidR="00CC5CDD" w:rsidRDefault="00CC5CDD" w:rsidP="00CC5CDD">
      <w:pPr>
        <w:spacing w:line="360" w:lineRule="auto"/>
        <w:ind w:firstLine="720"/>
        <w:rPr>
          <w:rFonts w:ascii="Arial" w:hAnsi="Arial" w:cs="Arial"/>
        </w:rPr>
      </w:pPr>
      <w:r w:rsidRPr="00840371">
        <w:rPr>
          <w:rFonts w:ascii="Arial" w:hAnsi="Arial" w:cs="Arial"/>
          <w:sz w:val="24"/>
          <w:szCs w:val="24"/>
        </w:rPr>
        <w:t>FHWA explains that there are different decision levels of asset management which may interconnect and overlap because communication between the levels is important for the management process. The first and most broad is the strategic decision making level wherein its concern is with broad and generic resource allocation and utilization decisions. The next level is the network decision making level. This level is similar to the strategic level but is narrower since overall budget allocation is a focus area here and is broken down into the other lower levels such as program level and project selection level. After that level is the program decision making level which pertains to the policy decisions and focuses on the optimization of funds in the system. The next level is the project selection level which has to do with the funding for specific projects. This level needs more specific and detailed information compared to the program and network level. The last level is the project level which is the most specific of all levels due to the fact that it has to do with the design of the project which is part of the overall work plan. It is also known as the ‘field level’ or ‘operational level’. This level also shows the actual work which is needed to be done.</w:t>
      </w:r>
      <w:sdt>
        <w:sdtPr>
          <w:rPr>
            <w:rFonts w:ascii="Arial" w:hAnsi="Arial" w:cs="Arial"/>
          </w:rPr>
          <w:id w:val="668686779"/>
          <w:citation/>
        </w:sdtPr>
        <w:sdtContent>
          <w:r w:rsidRPr="00840371">
            <w:rPr>
              <w:rFonts w:ascii="Arial" w:hAnsi="Arial" w:cs="Arial"/>
              <w:sz w:val="24"/>
              <w:szCs w:val="24"/>
            </w:rPr>
            <w:fldChar w:fldCharType="begin"/>
          </w:r>
          <w:r w:rsidRPr="00840371">
            <w:rPr>
              <w:rFonts w:ascii="Arial" w:hAnsi="Arial" w:cs="Arial"/>
              <w:sz w:val="24"/>
              <w:szCs w:val="24"/>
            </w:rPr>
            <w:instrText xml:space="preserve"> CITATION FHW15 \l 1033 </w:instrText>
          </w:r>
          <w:r w:rsidRPr="00840371">
            <w:rPr>
              <w:rFonts w:ascii="Arial" w:hAnsi="Arial" w:cs="Arial"/>
              <w:sz w:val="24"/>
              <w:szCs w:val="24"/>
            </w:rPr>
            <w:fldChar w:fldCharType="separate"/>
          </w:r>
          <w:r w:rsidRPr="00840371">
            <w:rPr>
              <w:rFonts w:ascii="Arial" w:hAnsi="Arial" w:cs="Arial"/>
              <w:noProof/>
              <w:sz w:val="24"/>
              <w:szCs w:val="24"/>
            </w:rPr>
            <w:t xml:space="preserve"> (FHWA, 2015)</w:t>
          </w:r>
          <w:r w:rsidRPr="00840371">
            <w:rPr>
              <w:rFonts w:ascii="Arial" w:hAnsi="Arial" w:cs="Arial"/>
              <w:sz w:val="24"/>
              <w:szCs w:val="24"/>
            </w:rPr>
            <w:fldChar w:fldCharType="end"/>
          </w:r>
        </w:sdtContent>
      </w:sdt>
    </w:p>
    <w:p w14:paraId="700F2A20" w14:textId="4FBF5DA9" w:rsidR="00CC5CDD" w:rsidRDefault="00CC5CDD" w:rsidP="00CC5CDD">
      <w:pPr>
        <w:spacing w:line="360" w:lineRule="auto"/>
        <w:ind w:firstLine="720"/>
        <w:rPr>
          <w:rFonts w:ascii="Arial" w:hAnsi="Arial" w:cs="Arial"/>
        </w:rPr>
      </w:pPr>
    </w:p>
    <w:p w14:paraId="10D00464" w14:textId="4EBBD8C8" w:rsidR="00CC5CDD" w:rsidRDefault="00CC5CDD" w:rsidP="00CC5CDD">
      <w:pPr>
        <w:spacing w:line="360" w:lineRule="auto"/>
        <w:ind w:firstLine="720"/>
        <w:rPr>
          <w:rFonts w:ascii="Arial" w:hAnsi="Arial" w:cs="Arial"/>
        </w:rPr>
      </w:pPr>
    </w:p>
    <w:p w14:paraId="1745200F" w14:textId="77777777" w:rsidR="00CC5CDD" w:rsidRDefault="00CC5CDD" w:rsidP="00CC5CDD">
      <w:pPr>
        <w:spacing w:line="360" w:lineRule="auto"/>
        <w:ind w:firstLine="720"/>
        <w:rPr>
          <w:rFonts w:ascii="Arial" w:hAnsi="Arial" w:cs="Arial"/>
        </w:rPr>
      </w:pPr>
    </w:p>
    <w:p w14:paraId="523C16C8" w14:textId="77777777" w:rsidR="00CC5CDD" w:rsidRDefault="00CC5CDD" w:rsidP="00CC5CDD">
      <w:pPr>
        <w:spacing w:line="360" w:lineRule="auto"/>
        <w:ind w:firstLine="720"/>
        <w:rPr>
          <w:rFonts w:ascii="Arial" w:hAnsi="Arial" w:cs="Arial"/>
        </w:rPr>
      </w:pPr>
    </w:p>
    <w:p w14:paraId="6CED2812" w14:textId="77777777" w:rsidR="00CC5CDD" w:rsidRDefault="00CC5CDD" w:rsidP="00CC5CDD">
      <w:pPr>
        <w:spacing w:line="360" w:lineRule="auto"/>
        <w:ind w:firstLine="720"/>
        <w:rPr>
          <w:rFonts w:ascii="Arial" w:hAnsi="Arial" w:cs="Arial"/>
        </w:rPr>
      </w:pPr>
    </w:p>
    <w:p w14:paraId="61271CC5" w14:textId="77777777" w:rsidR="00CC5CDD" w:rsidRDefault="00CC5CDD" w:rsidP="00CC5CDD">
      <w:pPr>
        <w:spacing w:line="360" w:lineRule="auto"/>
        <w:ind w:firstLine="720"/>
        <w:rPr>
          <w:rFonts w:ascii="Arial" w:hAnsi="Arial" w:cs="Arial"/>
        </w:rPr>
      </w:pPr>
    </w:p>
    <w:p w14:paraId="34879080" w14:textId="77777777" w:rsidR="00CC5CDD" w:rsidRDefault="00CC5CDD" w:rsidP="00CC5CDD">
      <w:pPr>
        <w:spacing w:line="360" w:lineRule="auto"/>
        <w:ind w:firstLine="720"/>
        <w:rPr>
          <w:rFonts w:ascii="Arial" w:hAnsi="Arial" w:cs="Arial"/>
        </w:rPr>
      </w:pPr>
    </w:p>
    <w:p w14:paraId="51EBADF9" w14:textId="07FA7746" w:rsidR="00CC5CDD" w:rsidRDefault="00CC5CDD" w:rsidP="00CC5CDD">
      <w:pPr>
        <w:spacing w:line="360" w:lineRule="auto"/>
        <w:ind w:firstLine="720"/>
        <w:rPr>
          <w:rFonts w:ascii="Arial" w:hAnsi="Arial" w:cs="Arial"/>
        </w:rPr>
      </w:pPr>
    </w:p>
    <w:p w14:paraId="11083C2F" w14:textId="7F86A59F" w:rsidR="00CC5CDD" w:rsidRDefault="00CC5CDD" w:rsidP="00CC5CDD">
      <w:pPr>
        <w:tabs>
          <w:tab w:val="left" w:pos="2168"/>
        </w:tabs>
        <w:spacing w:line="360" w:lineRule="auto"/>
        <w:ind w:firstLine="720"/>
        <w:rPr>
          <w:rFonts w:ascii="Arial" w:hAnsi="Arial" w:cs="Arial"/>
        </w:rPr>
      </w:pPr>
      <w:r>
        <w:rPr>
          <w:rFonts w:ascii="Arial" w:hAnsi="Arial" w:cs="Arial"/>
        </w:rPr>
        <w:tab/>
      </w:r>
    </w:p>
    <w:p w14:paraId="4B62A5F2" w14:textId="77777777" w:rsidR="00CC5CDD" w:rsidRPr="00CC5CDD" w:rsidRDefault="00CC5CDD" w:rsidP="00CC5CDD">
      <w:pPr>
        <w:spacing w:line="360" w:lineRule="auto"/>
        <w:ind w:firstLine="720"/>
        <w:rPr>
          <w:rFonts w:ascii="Arial" w:hAnsi="Arial" w:cs="Arial"/>
        </w:rPr>
      </w:pPr>
    </w:p>
    <w:p w14:paraId="2FB0AA4F" w14:textId="6CC67E5B" w:rsidR="00840371" w:rsidRDefault="002D4276" w:rsidP="002D4276">
      <w:pPr>
        <w:pStyle w:val="Heading2"/>
        <w:spacing w:line="360" w:lineRule="auto"/>
        <w:rPr>
          <w:rFonts w:ascii="Arial" w:hAnsi="Arial" w:cs="Arial"/>
          <w:b/>
          <w:color w:val="auto"/>
          <w:sz w:val="28"/>
          <w:szCs w:val="28"/>
        </w:rPr>
      </w:pPr>
      <w:r>
        <w:rPr>
          <w:rFonts w:ascii="Arial" w:hAnsi="Arial" w:cs="Arial"/>
          <w:b/>
          <w:color w:val="auto"/>
          <w:sz w:val="28"/>
          <w:szCs w:val="28"/>
        </w:rPr>
        <w:lastRenderedPageBreak/>
        <w:t>Barcode Tagging System: “</w:t>
      </w:r>
      <w:r w:rsidR="00BF69E2" w:rsidRPr="00840371">
        <w:rPr>
          <w:rFonts w:ascii="Arial" w:hAnsi="Arial" w:cs="Arial"/>
          <w:b/>
          <w:color w:val="auto"/>
          <w:sz w:val="28"/>
          <w:szCs w:val="28"/>
        </w:rPr>
        <w:t>Barcode Systems: Extend the Enterprise</w:t>
      </w:r>
      <w:r>
        <w:rPr>
          <w:rFonts w:ascii="Arial" w:hAnsi="Arial" w:cs="Arial"/>
          <w:b/>
          <w:color w:val="auto"/>
          <w:sz w:val="28"/>
          <w:szCs w:val="28"/>
        </w:rPr>
        <w:t>”</w:t>
      </w:r>
    </w:p>
    <w:p w14:paraId="15EA67D7" w14:textId="77777777" w:rsidR="002D4276" w:rsidRPr="002D4276" w:rsidRDefault="002D4276" w:rsidP="002D4276"/>
    <w:p w14:paraId="5FB129E2" w14:textId="0A63B5A6" w:rsidR="00C23BB5" w:rsidRPr="00840371" w:rsidRDefault="00BF69E2" w:rsidP="00CC5CDD">
      <w:pPr>
        <w:spacing w:line="360" w:lineRule="auto"/>
        <w:ind w:firstLine="720"/>
        <w:jc w:val="both"/>
        <w:rPr>
          <w:rFonts w:ascii="Arial" w:hAnsi="Arial" w:cs="Arial"/>
          <w:sz w:val="24"/>
          <w:szCs w:val="24"/>
        </w:rPr>
      </w:pPr>
      <w:r w:rsidRPr="00840371">
        <w:rPr>
          <w:rFonts w:ascii="Arial" w:hAnsi="Arial" w:cs="Arial"/>
          <w:sz w:val="24"/>
          <w:szCs w:val="24"/>
        </w:rPr>
        <w:t xml:space="preserve">According to Zebra Technologies, several forms of manual data collection and data entry has been replaced by the barcoding system. This is because the speed, as well as the accuracy, at which data is retrieved by barcoding is extremely quick and accurate. Zebra Technologies state that these barcoding systems are accurate 99% of the time. This is important </w:t>
      </w:r>
      <w:r w:rsidR="00CC19E9" w:rsidRPr="00840371">
        <w:rPr>
          <w:rFonts w:ascii="Arial" w:hAnsi="Arial" w:cs="Arial"/>
          <w:sz w:val="24"/>
          <w:szCs w:val="24"/>
        </w:rPr>
        <w:t>since</w:t>
      </w:r>
      <w:r w:rsidRPr="00840371">
        <w:rPr>
          <w:rFonts w:ascii="Arial" w:hAnsi="Arial" w:cs="Arial"/>
          <w:sz w:val="24"/>
          <w:szCs w:val="24"/>
        </w:rPr>
        <w:t xml:space="preserve"> data entry errors could cause negative effects on a business such as a wrong input of data within a manufacturing company could cause a decrease in production due to wrong values. (Zebra Technologies, 2013) Barcode technology could greatly impact the back-end of a business for numerous reasons. One of which is an improvement of the accuracy of data. This alone could possibly be the main intention for implementing a barcode system. The reason for its accuracy is </w:t>
      </w:r>
      <w:r w:rsidR="00CC19E9" w:rsidRPr="00840371">
        <w:rPr>
          <w:rFonts w:ascii="Arial" w:hAnsi="Arial" w:cs="Arial"/>
          <w:sz w:val="24"/>
          <w:szCs w:val="24"/>
        </w:rPr>
        <w:t>since</w:t>
      </w:r>
      <w:r w:rsidRPr="00840371">
        <w:rPr>
          <w:rFonts w:ascii="Arial" w:hAnsi="Arial" w:cs="Arial"/>
          <w:sz w:val="24"/>
          <w:szCs w:val="24"/>
        </w:rPr>
        <w:t xml:space="preserve"> the information </w:t>
      </w:r>
      <w:r w:rsidR="00CC19E9" w:rsidRPr="00840371">
        <w:rPr>
          <w:rFonts w:ascii="Arial" w:hAnsi="Arial" w:cs="Arial"/>
          <w:sz w:val="24"/>
          <w:szCs w:val="24"/>
        </w:rPr>
        <w:t>is</w:t>
      </w:r>
      <w:r w:rsidRPr="00840371">
        <w:rPr>
          <w:rFonts w:ascii="Arial" w:hAnsi="Arial" w:cs="Arial"/>
          <w:sz w:val="24"/>
          <w:szCs w:val="24"/>
        </w:rPr>
        <w:t xml:space="preserve"> kept within the individual barcodes itself in which almost no human error could occur. According to </w:t>
      </w:r>
      <w:proofErr w:type="spellStart"/>
      <w:r w:rsidRPr="00840371">
        <w:rPr>
          <w:rFonts w:ascii="Arial" w:hAnsi="Arial" w:cs="Arial"/>
          <w:sz w:val="24"/>
          <w:szCs w:val="24"/>
        </w:rPr>
        <w:t>BarCode</w:t>
      </w:r>
      <w:proofErr w:type="spellEnd"/>
      <w:r w:rsidRPr="00840371">
        <w:rPr>
          <w:rFonts w:ascii="Arial" w:hAnsi="Arial" w:cs="Arial"/>
          <w:sz w:val="24"/>
          <w:szCs w:val="24"/>
        </w:rPr>
        <w:t xml:space="preserve"> ID Systems, the implementation of barcoding could greatly decrease operating expenses and have a noticeable return of investment with 6 months. Research also shows that barcode could increase warehouse operations inventory accuracy to about 99%. (Barcoding Inc., </w:t>
      </w:r>
      <w:proofErr w:type="spellStart"/>
      <w:r w:rsidRPr="00840371">
        <w:rPr>
          <w:rFonts w:ascii="Arial" w:hAnsi="Arial" w:cs="Arial"/>
          <w:sz w:val="24"/>
          <w:szCs w:val="24"/>
        </w:rPr>
        <w:t>n.d.</w:t>
      </w:r>
      <w:proofErr w:type="spellEnd"/>
      <w:r w:rsidRPr="00840371">
        <w:rPr>
          <w:rFonts w:ascii="Arial" w:hAnsi="Arial" w:cs="Arial"/>
          <w:sz w:val="24"/>
          <w:szCs w:val="24"/>
        </w:rPr>
        <w:t>)</w:t>
      </w:r>
    </w:p>
    <w:p w14:paraId="44EBDDF5" w14:textId="2ED52C41" w:rsidR="00CC19E9" w:rsidRDefault="00CC5CDD" w:rsidP="00CF3702">
      <w:pPr>
        <w:pStyle w:val="Heading2"/>
        <w:spacing w:line="360" w:lineRule="auto"/>
        <w:rPr>
          <w:rFonts w:ascii="Arial" w:hAnsi="Arial" w:cs="Arial"/>
          <w:b/>
          <w:color w:val="auto"/>
          <w:sz w:val="28"/>
          <w:szCs w:val="28"/>
        </w:rPr>
      </w:pPr>
      <w:r>
        <w:rPr>
          <w:rFonts w:ascii="Arial" w:hAnsi="Arial" w:cs="Arial"/>
          <w:b/>
          <w:color w:val="auto"/>
          <w:sz w:val="28"/>
          <w:szCs w:val="28"/>
        </w:rPr>
        <w:t>Barcode: “</w:t>
      </w:r>
      <w:r w:rsidR="00BF69E2" w:rsidRPr="00840371">
        <w:rPr>
          <w:rFonts w:ascii="Arial" w:hAnsi="Arial" w:cs="Arial"/>
          <w:b/>
          <w:color w:val="auto"/>
          <w:sz w:val="28"/>
          <w:szCs w:val="28"/>
        </w:rPr>
        <w:t>RFID vs. Barcodes</w:t>
      </w:r>
      <w:r>
        <w:rPr>
          <w:rFonts w:ascii="Arial" w:hAnsi="Arial" w:cs="Arial"/>
          <w:b/>
          <w:color w:val="auto"/>
          <w:sz w:val="28"/>
          <w:szCs w:val="28"/>
        </w:rPr>
        <w:t xml:space="preserve">” by </w:t>
      </w:r>
      <w:proofErr w:type="spellStart"/>
      <w:r>
        <w:rPr>
          <w:rFonts w:ascii="Arial" w:hAnsi="Arial" w:cs="Arial"/>
          <w:b/>
          <w:color w:val="auto"/>
          <w:sz w:val="28"/>
          <w:szCs w:val="28"/>
        </w:rPr>
        <w:t>Adaptalift</w:t>
      </w:r>
      <w:proofErr w:type="spellEnd"/>
      <w:r>
        <w:rPr>
          <w:rFonts w:ascii="Arial" w:hAnsi="Arial" w:cs="Arial"/>
          <w:b/>
          <w:color w:val="auto"/>
          <w:sz w:val="28"/>
          <w:szCs w:val="28"/>
        </w:rPr>
        <w:t>; 2012</w:t>
      </w:r>
    </w:p>
    <w:p w14:paraId="1A41F288" w14:textId="77777777" w:rsidR="00CF3702" w:rsidRPr="00CF3702" w:rsidRDefault="00CF3702" w:rsidP="00CF3702"/>
    <w:p w14:paraId="45BD6F6B" w14:textId="6C05B6C9" w:rsidR="005E5022" w:rsidRDefault="00BF69E2" w:rsidP="00CF3702">
      <w:pPr>
        <w:spacing w:line="360" w:lineRule="auto"/>
        <w:ind w:firstLine="720"/>
        <w:jc w:val="both"/>
        <w:rPr>
          <w:rFonts w:ascii="Arial" w:hAnsi="Arial" w:cs="Arial"/>
          <w:sz w:val="24"/>
          <w:szCs w:val="24"/>
        </w:rPr>
      </w:pPr>
      <w:r w:rsidRPr="00840371">
        <w:rPr>
          <w:rFonts w:ascii="Arial" w:hAnsi="Arial" w:cs="Arial"/>
          <w:sz w:val="24"/>
          <w:szCs w:val="24"/>
        </w:rPr>
        <w:t>As the name implies, RFIDs use radio frequencies to communicate with an RFID tag, or a transponder that contains information, which is interpreted using a transceiver that could interpret data. On paper, RFID is more sophisticated than barcodes with features such as farther read distances, faster read and write speeds, larger data capacity, higher levels of security, and many more. RFID systems also have their downsides though. Its drawbacks include higher pricing since it contains a computerized chip, and reader and tag collision errors when multiple readers and tags could cause errors to one another. (</w:t>
      </w:r>
      <w:proofErr w:type="spellStart"/>
      <w:r w:rsidRPr="00840371">
        <w:rPr>
          <w:rFonts w:ascii="Arial" w:hAnsi="Arial" w:cs="Arial"/>
          <w:sz w:val="24"/>
          <w:szCs w:val="24"/>
        </w:rPr>
        <w:t>adaptalift</w:t>
      </w:r>
      <w:proofErr w:type="spellEnd"/>
      <w:r w:rsidRPr="00840371">
        <w:rPr>
          <w:rFonts w:ascii="Arial" w:hAnsi="Arial" w:cs="Arial"/>
          <w:sz w:val="24"/>
          <w:szCs w:val="24"/>
        </w:rPr>
        <w:t>, 2012)</w:t>
      </w:r>
    </w:p>
    <w:p w14:paraId="3B6DCC55" w14:textId="77777777" w:rsidR="00CF3702" w:rsidRPr="00CF3702" w:rsidRDefault="00CF3702" w:rsidP="00CF3702">
      <w:pPr>
        <w:spacing w:line="360" w:lineRule="auto"/>
        <w:ind w:firstLine="720"/>
        <w:jc w:val="both"/>
        <w:rPr>
          <w:rFonts w:ascii="Times New Roman" w:hAnsi="Times New Roman" w:cs="Times New Roman"/>
          <w:sz w:val="24"/>
          <w:szCs w:val="29"/>
        </w:rPr>
      </w:pPr>
    </w:p>
    <w:p w14:paraId="0B83D825" w14:textId="10B5D09A" w:rsidR="00BF69E2" w:rsidRDefault="00CC5CDD" w:rsidP="00CC19E9">
      <w:pPr>
        <w:pStyle w:val="Heading2"/>
        <w:spacing w:line="360" w:lineRule="auto"/>
        <w:rPr>
          <w:rFonts w:ascii="Arial" w:hAnsi="Arial" w:cs="Arial"/>
          <w:b/>
          <w:color w:val="auto"/>
          <w:sz w:val="28"/>
          <w:szCs w:val="28"/>
        </w:rPr>
      </w:pPr>
      <w:r>
        <w:rPr>
          <w:rFonts w:ascii="Arial" w:hAnsi="Arial" w:cs="Arial"/>
          <w:b/>
          <w:color w:val="auto"/>
          <w:sz w:val="28"/>
          <w:szCs w:val="28"/>
        </w:rPr>
        <w:lastRenderedPageBreak/>
        <w:t>Preventive Maintenance: “</w:t>
      </w:r>
      <w:r w:rsidR="00BF69E2" w:rsidRPr="00840371">
        <w:rPr>
          <w:rFonts w:ascii="Arial" w:hAnsi="Arial" w:cs="Arial"/>
          <w:b/>
          <w:color w:val="auto"/>
          <w:sz w:val="28"/>
          <w:szCs w:val="28"/>
        </w:rPr>
        <w:t>The Advantages of Preventative Maintenance</w:t>
      </w:r>
      <w:r>
        <w:rPr>
          <w:rFonts w:ascii="Arial" w:hAnsi="Arial" w:cs="Arial"/>
          <w:b/>
          <w:color w:val="auto"/>
          <w:sz w:val="28"/>
          <w:szCs w:val="28"/>
        </w:rPr>
        <w:t>” ; 2012</w:t>
      </w:r>
    </w:p>
    <w:p w14:paraId="594394F1" w14:textId="77777777" w:rsidR="00CC5CDD" w:rsidRPr="00CC5CDD" w:rsidRDefault="00CC5CDD" w:rsidP="00CC5CDD"/>
    <w:p w14:paraId="5C07B318" w14:textId="77777777" w:rsidR="00BF69E2" w:rsidRPr="00840371" w:rsidRDefault="00BF69E2" w:rsidP="00CC19E9">
      <w:pPr>
        <w:spacing w:line="360" w:lineRule="auto"/>
        <w:ind w:firstLine="720"/>
        <w:jc w:val="both"/>
        <w:rPr>
          <w:rFonts w:ascii="Arial" w:hAnsi="Arial" w:cs="Arial"/>
          <w:sz w:val="24"/>
          <w:szCs w:val="24"/>
        </w:rPr>
      </w:pPr>
      <w:r w:rsidRPr="00840371">
        <w:rPr>
          <w:rFonts w:ascii="Arial" w:hAnsi="Arial" w:cs="Arial"/>
          <w:sz w:val="24"/>
          <w:szCs w:val="24"/>
        </w:rPr>
        <w:t>Preventative maintenance is maintenance that is regularly performed on a piece of equipment to lessen the likelihood of it failing. Preventative maintenance is performed while the equipment is still working, so that it does not break down unexpectedly.</w:t>
      </w:r>
    </w:p>
    <w:p w14:paraId="0F682FA5" w14:textId="2D6384B0" w:rsidR="005E5022" w:rsidRDefault="00BF69E2" w:rsidP="00CF3702">
      <w:pPr>
        <w:spacing w:line="360" w:lineRule="auto"/>
        <w:ind w:firstLine="720"/>
        <w:jc w:val="both"/>
        <w:rPr>
          <w:rFonts w:ascii="Arial" w:hAnsi="Arial" w:cs="Arial"/>
          <w:sz w:val="24"/>
          <w:szCs w:val="24"/>
        </w:rPr>
      </w:pPr>
      <w:r w:rsidRPr="00840371">
        <w:rPr>
          <w:rFonts w:ascii="Arial" w:hAnsi="Arial" w:cs="Arial"/>
          <w:sz w:val="24"/>
          <w:szCs w:val="24"/>
        </w:rPr>
        <w:t>According to Stuart Smith of MINTEK, many companies still do not consider applying preventive maintenance to their equipment and only acting when the actual equipment has broken down or failed, causing expenses to rise for the company for the replacement of the broken equipment. Preventive maintenance has several advantages, one of which is that preventive maintenance could decrease the expenses of the company. Even though preventive maintenance is also expense for the company, the cost of preventive maintenance is lower, compared to the actual replacement of the same equipment. The second advantage is the increase of efficiency of the equipment, making the equipment run more cost effectively. Equipment that has 100% health would utilize energy or power resources better than low health equipment. Preventive Maintenance could also indirectly increase the reputation of the company. Since the goal of preventive maintenance is to reduce the likelihood of a failure to occur, the company's history or track record of failure in their equipment would be minimal to none. (Smith, 2012) Preventive maintenance lessens the number of large-scale repairs as well as improves the safety and quality conditions of the people working with and around the area of the said equipment.</w:t>
      </w:r>
    </w:p>
    <w:p w14:paraId="5DE6272E" w14:textId="77777777" w:rsidR="00CF3702" w:rsidRPr="00CF3702" w:rsidRDefault="00CF3702" w:rsidP="00CF3702">
      <w:pPr>
        <w:spacing w:line="360" w:lineRule="auto"/>
        <w:ind w:firstLine="720"/>
        <w:jc w:val="both"/>
        <w:rPr>
          <w:rFonts w:ascii="Arial" w:hAnsi="Arial" w:cs="Arial"/>
          <w:sz w:val="24"/>
          <w:szCs w:val="24"/>
        </w:rPr>
      </w:pPr>
    </w:p>
    <w:p w14:paraId="1C631A4E" w14:textId="3DA95ECC" w:rsidR="00F73FA2" w:rsidRPr="00CF3702" w:rsidRDefault="00CC5CDD" w:rsidP="00CF3702">
      <w:pPr>
        <w:pStyle w:val="Heading2"/>
        <w:spacing w:line="360" w:lineRule="auto"/>
        <w:rPr>
          <w:rFonts w:ascii="Arial" w:hAnsi="Arial" w:cs="Arial"/>
          <w:b/>
          <w:color w:val="auto"/>
          <w:sz w:val="28"/>
          <w:szCs w:val="28"/>
        </w:rPr>
      </w:pPr>
      <w:r>
        <w:rPr>
          <w:rFonts w:ascii="Arial" w:hAnsi="Arial" w:cs="Arial"/>
          <w:b/>
          <w:color w:val="auto"/>
          <w:sz w:val="28"/>
          <w:szCs w:val="28"/>
        </w:rPr>
        <w:t>Preventive Maintenance: “</w:t>
      </w:r>
      <w:r w:rsidR="00BF69E2" w:rsidRPr="00840371">
        <w:rPr>
          <w:rFonts w:ascii="Arial" w:hAnsi="Arial" w:cs="Arial"/>
          <w:b/>
          <w:color w:val="auto"/>
          <w:sz w:val="28"/>
          <w:szCs w:val="28"/>
        </w:rPr>
        <w:t>Six Steps to Design a Preventive Maintenance Program</w:t>
      </w:r>
      <w:r>
        <w:rPr>
          <w:rFonts w:ascii="Arial" w:hAnsi="Arial" w:cs="Arial"/>
          <w:b/>
          <w:color w:val="auto"/>
          <w:sz w:val="28"/>
          <w:szCs w:val="28"/>
        </w:rPr>
        <w:t>” by Daniel Penn Associates</w:t>
      </w:r>
    </w:p>
    <w:p w14:paraId="617A0858" w14:textId="77777777" w:rsidR="00CF3702" w:rsidRDefault="00CF3702" w:rsidP="00F73FA2">
      <w:pPr>
        <w:spacing w:line="360" w:lineRule="auto"/>
        <w:ind w:firstLine="720"/>
        <w:jc w:val="both"/>
        <w:rPr>
          <w:rFonts w:ascii="Arial" w:hAnsi="Arial" w:cs="Arial"/>
          <w:sz w:val="24"/>
          <w:szCs w:val="24"/>
        </w:rPr>
      </w:pPr>
    </w:p>
    <w:p w14:paraId="6B1475EA" w14:textId="6C3906A4" w:rsidR="00552FC6" w:rsidRDefault="00BF69E2" w:rsidP="00CF3702">
      <w:pPr>
        <w:spacing w:line="360" w:lineRule="auto"/>
        <w:ind w:firstLine="720"/>
        <w:jc w:val="both"/>
        <w:rPr>
          <w:rFonts w:ascii="Arial" w:hAnsi="Arial" w:cs="Arial"/>
          <w:sz w:val="24"/>
          <w:szCs w:val="24"/>
        </w:rPr>
      </w:pPr>
      <w:r w:rsidRPr="00840371">
        <w:rPr>
          <w:rFonts w:ascii="Arial" w:hAnsi="Arial" w:cs="Arial"/>
          <w:sz w:val="24"/>
          <w:szCs w:val="24"/>
        </w:rPr>
        <w:t xml:space="preserve">According to Ken Staller of Daniel Penn Associates, there are six steps to devising a preventive maintenance program. The first step of preventive maintenance is by reverse engineering what the company want to achieve by designing the procedures and </w:t>
      </w:r>
      <w:r w:rsidRPr="00840371">
        <w:rPr>
          <w:rFonts w:ascii="Arial" w:hAnsi="Arial" w:cs="Arial"/>
          <w:sz w:val="24"/>
          <w:szCs w:val="24"/>
        </w:rPr>
        <w:lastRenderedPageBreak/>
        <w:t xml:space="preserve">identifying the possible problems or failures that may occur to the equipment. Also, the architects of the preventive program must be knowledgeable of the equipment or machines, they must know how it works and what to do at failure of the equipment. The second step of devising a PM program is to know how to efficiently handle the use of people and resources. First, the company must have a Computerized Maintenance Management System, or CMMS, </w:t>
      </w:r>
      <w:r w:rsidR="00F73FA2" w:rsidRPr="00840371">
        <w:rPr>
          <w:rFonts w:ascii="Arial" w:hAnsi="Arial" w:cs="Arial"/>
          <w:sz w:val="24"/>
          <w:szCs w:val="24"/>
        </w:rPr>
        <w:t>to</w:t>
      </w:r>
      <w:r w:rsidRPr="00840371">
        <w:rPr>
          <w:rFonts w:ascii="Arial" w:hAnsi="Arial" w:cs="Arial"/>
          <w:sz w:val="24"/>
          <w:szCs w:val="24"/>
        </w:rPr>
        <w:t xml:space="preserve"> effectively handle the data about the people and resources, and the procedures. Next, the right procedures must be written and sent to the CMMS. After that, these procedures must be scheduled. The 3rd step is proper preventive maintenance lubrication engineering. This step is basically proper maintenance of lubrication of the equipment, and handling oils and grease as well as proper disposal of these oils and greases according to the environmental rules depending on the area. The fourth step is to train the staff for correct and proper preventive maintenance. Make sure the staff knows how to operate, repair, and maintain equipment according to how they were trained. The 5th step is having a management plan for the PM program. A proper management plan is effectively attaining information that could be useful for future analysis. Such information includes labor-hours, quantity of materials, reason for specific Work Order, etc. Lastly, the sixth step is to make sure communication to the workers is present. Communication is key in almost all programs and systems. Not having communication to the workers could cause misunderstandings to as why they are required to do such tasks. Communication must be present so that the workers of the PM program would know what exactly should be done, who will do this certain task, and when it should be done. Also, they must know wha</w:t>
      </w:r>
      <w:r w:rsidR="00CF3702">
        <w:rPr>
          <w:rFonts w:ascii="Arial" w:hAnsi="Arial" w:cs="Arial"/>
          <w:sz w:val="24"/>
          <w:szCs w:val="24"/>
        </w:rPr>
        <w:t>t quality of work must be done.</w:t>
      </w:r>
    </w:p>
    <w:p w14:paraId="62C0B6B0" w14:textId="77777777" w:rsidR="00CF3702" w:rsidRPr="00CF3702" w:rsidRDefault="00CF3702" w:rsidP="00CF3702">
      <w:pPr>
        <w:spacing w:line="360" w:lineRule="auto"/>
        <w:ind w:firstLine="720"/>
        <w:jc w:val="both"/>
        <w:rPr>
          <w:rFonts w:ascii="Arial" w:hAnsi="Arial" w:cs="Arial"/>
          <w:sz w:val="24"/>
          <w:szCs w:val="24"/>
        </w:rPr>
      </w:pPr>
    </w:p>
    <w:p w14:paraId="6A375B65" w14:textId="1242EAC2" w:rsidR="00552FC6" w:rsidRPr="00840371" w:rsidRDefault="00CC5CDD" w:rsidP="00552FC6">
      <w:pPr>
        <w:spacing w:line="360" w:lineRule="auto"/>
        <w:jc w:val="both"/>
        <w:rPr>
          <w:rFonts w:ascii="Arial" w:hAnsi="Arial" w:cs="Arial"/>
          <w:b/>
          <w:sz w:val="28"/>
          <w:szCs w:val="28"/>
        </w:rPr>
      </w:pPr>
      <w:r>
        <w:rPr>
          <w:rFonts w:ascii="Arial" w:hAnsi="Arial" w:cs="Arial"/>
          <w:b/>
          <w:sz w:val="28"/>
          <w:szCs w:val="28"/>
        </w:rPr>
        <w:t>Preventive Maintenance: “</w:t>
      </w:r>
      <w:r w:rsidR="00552FC6" w:rsidRPr="00840371">
        <w:rPr>
          <w:rFonts w:ascii="Arial" w:hAnsi="Arial" w:cs="Arial"/>
          <w:b/>
          <w:sz w:val="28"/>
          <w:szCs w:val="28"/>
        </w:rPr>
        <w:t>Stages of Preventive Maintenance</w:t>
      </w:r>
      <w:r>
        <w:rPr>
          <w:rFonts w:ascii="Arial" w:hAnsi="Arial" w:cs="Arial"/>
          <w:b/>
          <w:sz w:val="28"/>
          <w:szCs w:val="28"/>
        </w:rPr>
        <w:t xml:space="preserve">” by </w:t>
      </w:r>
      <w:proofErr w:type="spellStart"/>
      <w:r w:rsidRPr="00CC5CDD">
        <w:rPr>
          <w:rFonts w:ascii="Arial" w:hAnsi="Arial" w:cs="Arial"/>
          <w:b/>
          <w:sz w:val="28"/>
          <w:szCs w:val="28"/>
        </w:rPr>
        <w:t>Alikhani</w:t>
      </w:r>
      <w:proofErr w:type="spellEnd"/>
      <w:r w:rsidRPr="00CC5CDD">
        <w:rPr>
          <w:rFonts w:ascii="Arial" w:hAnsi="Arial" w:cs="Arial"/>
          <w:b/>
          <w:sz w:val="28"/>
          <w:szCs w:val="28"/>
        </w:rPr>
        <w:t xml:space="preserve">, </w:t>
      </w:r>
      <w:proofErr w:type="spellStart"/>
      <w:r w:rsidRPr="00CC5CDD">
        <w:rPr>
          <w:rFonts w:ascii="Arial" w:hAnsi="Arial" w:cs="Arial"/>
          <w:b/>
          <w:sz w:val="28"/>
          <w:szCs w:val="28"/>
        </w:rPr>
        <w:t>Ganji</w:t>
      </w:r>
      <w:proofErr w:type="spellEnd"/>
      <w:r>
        <w:rPr>
          <w:rFonts w:ascii="Arial" w:hAnsi="Arial" w:cs="Arial"/>
          <w:b/>
          <w:sz w:val="28"/>
          <w:szCs w:val="28"/>
        </w:rPr>
        <w:t xml:space="preserve">, </w:t>
      </w:r>
      <w:proofErr w:type="spellStart"/>
      <w:r>
        <w:rPr>
          <w:rFonts w:ascii="Arial" w:hAnsi="Arial" w:cs="Arial"/>
          <w:b/>
          <w:sz w:val="28"/>
          <w:szCs w:val="28"/>
        </w:rPr>
        <w:t>Abtahi</w:t>
      </w:r>
      <w:proofErr w:type="spellEnd"/>
      <w:r>
        <w:rPr>
          <w:rFonts w:ascii="Arial" w:hAnsi="Arial" w:cs="Arial"/>
          <w:b/>
          <w:sz w:val="28"/>
          <w:szCs w:val="28"/>
        </w:rPr>
        <w:t xml:space="preserve">, </w:t>
      </w:r>
      <w:proofErr w:type="spellStart"/>
      <w:r>
        <w:rPr>
          <w:rFonts w:ascii="Arial" w:hAnsi="Arial" w:cs="Arial"/>
          <w:b/>
          <w:sz w:val="28"/>
          <w:szCs w:val="28"/>
        </w:rPr>
        <w:t>Vesal</w:t>
      </w:r>
      <w:proofErr w:type="spellEnd"/>
      <w:r>
        <w:rPr>
          <w:rFonts w:ascii="Arial" w:hAnsi="Arial" w:cs="Arial"/>
          <w:b/>
          <w:sz w:val="28"/>
          <w:szCs w:val="28"/>
        </w:rPr>
        <w:t xml:space="preserve">, &amp; </w:t>
      </w:r>
      <w:proofErr w:type="spellStart"/>
      <w:r>
        <w:rPr>
          <w:rFonts w:ascii="Arial" w:hAnsi="Arial" w:cs="Arial"/>
          <w:b/>
          <w:sz w:val="28"/>
          <w:szCs w:val="28"/>
        </w:rPr>
        <w:t>Naghdi</w:t>
      </w:r>
      <w:proofErr w:type="spellEnd"/>
      <w:r>
        <w:rPr>
          <w:rFonts w:ascii="Arial" w:hAnsi="Arial" w:cs="Arial"/>
          <w:b/>
          <w:sz w:val="28"/>
          <w:szCs w:val="28"/>
        </w:rPr>
        <w:t>; 2013</w:t>
      </w:r>
    </w:p>
    <w:p w14:paraId="700498EA" w14:textId="33A156DE" w:rsidR="004F7518" w:rsidRPr="00840371" w:rsidRDefault="00552FC6" w:rsidP="00552FC6">
      <w:pPr>
        <w:spacing w:line="360" w:lineRule="auto"/>
        <w:ind w:firstLine="720"/>
        <w:jc w:val="both"/>
        <w:rPr>
          <w:rFonts w:ascii="Arial" w:hAnsi="Arial" w:cs="Arial"/>
          <w:sz w:val="24"/>
          <w:szCs w:val="24"/>
        </w:rPr>
      </w:pPr>
      <w:r w:rsidRPr="00840371">
        <w:rPr>
          <w:rFonts w:ascii="Arial" w:hAnsi="Arial" w:cs="Arial"/>
          <w:sz w:val="24"/>
          <w:szCs w:val="24"/>
        </w:rPr>
        <w:tab/>
        <w:t xml:space="preserve">One of the other basis of this study is from another study entitled, “Preventive maintenance of medical equipment in </w:t>
      </w:r>
      <w:proofErr w:type="spellStart"/>
      <w:r w:rsidRPr="00840371">
        <w:rPr>
          <w:rFonts w:ascii="Arial" w:hAnsi="Arial" w:cs="Arial"/>
          <w:sz w:val="24"/>
          <w:szCs w:val="24"/>
        </w:rPr>
        <w:t>Alzahra</w:t>
      </w:r>
      <w:proofErr w:type="spellEnd"/>
      <w:r w:rsidRPr="00840371">
        <w:rPr>
          <w:rFonts w:ascii="Arial" w:hAnsi="Arial" w:cs="Arial"/>
          <w:sz w:val="24"/>
          <w:szCs w:val="24"/>
        </w:rPr>
        <w:t xml:space="preserve"> Hospital, Isfahan, Iran 2013” by </w:t>
      </w:r>
      <w:proofErr w:type="spellStart"/>
      <w:r w:rsidRPr="00840371">
        <w:rPr>
          <w:rFonts w:ascii="Arial" w:hAnsi="Arial" w:cs="Arial"/>
          <w:sz w:val="24"/>
          <w:szCs w:val="24"/>
        </w:rPr>
        <w:t>Parivash</w:t>
      </w:r>
      <w:proofErr w:type="spellEnd"/>
      <w:r w:rsidRPr="00840371">
        <w:rPr>
          <w:rFonts w:ascii="Arial" w:hAnsi="Arial" w:cs="Arial"/>
          <w:sz w:val="24"/>
          <w:szCs w:val="24"/>
        </w:rPr>
        <w:t xml:space="preserve"> </w:t>
      </w:r>
      <w:proofErr w:type="spellStart"/>
      <w:r w:rsidRPr="00840371">
        <w:rPr>
          <w:rFonts w:ascii="Arial" w:hAnsi="Arial" w:cs="Arial"/>
          <w:sz w:val="24"/>
          <w:szCs w:val="24"/>
        </w:rPr>
        <w:t>Alikhani</w:t>
      </w:r>
      <w:proofErr w:type="spellEnd"/>
      <w:r w:rsidRPr="00840371">
        <w:rPr>
          <w:rFonts w:ascii="Arial" w:hAnsi="Arial" w:cs="Arial"/>
          <w:sz w:val="24"/>
          <w:szCs w:val="24"/>
        </w:rPr>
        <w:t xml:space="preserve">, et al. This study focuses on creating a preventive maintenance system for a </w:t>
      </w:r>
      <w:proofErr w:type="spellStart"/>
      <w:r w:rsidRPr="00840371">
        <w:rPr>
          <w:rFonts w:ascii="Arial" w:hAnsi="Arial" w:cs="Arial"/>
          <w:sz w:val="24"/>
          <w:szCs w:val="24"/>
        </w:rPr>
        <w:t>Alzahra</w:t>
      </w:r>
      <w:proofErr w:type="spellEnd"/>
      <w:r w:rsidRPr="00840371">
        <w:rPr>
          <w:rFonts w:ascii="Arial" w:hAnsi="Arial" w:cs="Arial"/>
          <w:sz w:val="24"/>
          <w:szCs w:val="24"/>
        </w:rPr>
        <w:t xml:space="preserve"> Hospital, specifically on their medical equipment, in order to control, investigate and check all the equipment. They require PM since medical equipment play </w:t>
      </w:r>
      <w:r w:rsidRPr="00840371">
        <w:rPr>
          <w:rFonts w:ascii="Arial" w:hAnsi="Arial" w:cs="Arial"/>
          <w:sz w:val="24"/>
          <w:szCs w:val="24"/>
        </w:rPr>
        <w:lastRenderedPageBreak/>
        <w:t>a crucial role in treating patients in a hospital, tracking where certain equipment have been used and the availability of the equipment. The implementation of the PM system was said to be done in 3 stages. The first stage was categorizing the medical equipment into 4 categories: Capital equipment, vital, scarce, and versatile. The second stage was for designing a specialized checklist for their preventive maintenance. The checklist included the medical equipment and asked 4 questions. Based on the answers of the questions, they determine here what kind of preventive maintenance should be done to the equipment. The stage was basically creating the PM instructions for the medical equipment. After their implementation of their system, they yielded several results such as a thousand equipment were added to the Preventive Maintenance System. (</w:t>
      </w:r>
      <w:proofErr w:type="spellStart"/>
      <w:r w:rsidRPr="00840371">
        <w:rPr>
          <w:rFonts w:ascii="Arial" w:hAnsi="Arial" w:cs="Arial"/>
          <w:sz w:val="24"/>
          <w:szCs w:val="24"/>
        </w:rPr>
        <w:t>Alikhani</w:t>
      </w:r>
      <w:proofErr w:type="spellEnd"/>
      <w:r w:rsidRPr="00840371">
        <w:rPr>
          <w:rFonts w:ascii="Arial" w:hAnsi="Arial" w:cs="Arial"/>
          <w:sz w:val="24"/>
          <w:szCs w:val="24"/>
        </w:rPr>
        <w:t xml:space="preserve">, </w:t>
      </w:r>
      <w:proofErr w:type="spellStart"/>
      <w:r w:rsidRPr="00840371">
        <w:rPr>
          <w:rFonts w:ascii="Arial" w:hAnsi="Arial" w:cs="Arial"/>
          <w:sz w:val="24"/>
          <w:szCs w:val="24"/>
        </w:rPr>
        <w:t>Ganji</w:t>
      </w:r>
      <w:proofErr w:type="spellEnd"/>
      <w:r w:rsidRPr="00840371">
        <w:rPr>
          <w:rFonts w:ascii="Arial" w:hAnsi="Arial" w:cs="Arial"/>
          <w:sz w:val="24"/>
          <w:szCs w:val="24"/>
        </w:rPr>
        <w:t xml:space="preserve">, </w:t>
      </w:r>
      <w:proofErr w:type="spellStart"/>
      <w:r w:rsidRPr="00840371">
        <w:rPr>
          <w:rFonts w:ascii="Arial" w:hAnsi="Arial" w:cs="Arial"/>
          <w:sz w:val="24"/>
          <w:szCs w:val="24"/>
        </w:rPr>
        <w:t>Abtahi</w:t>
      </w:r>
      <w:proofErr w:type="spellEnd"/>
      <w:r w:rsidRPr="00840371">
        <w:rPr>
          <w:rFonts w:ascii="Arial" w:hAnsi="Arial" w:cs="Arial"/>
          <w:sz w:val="24"/>
          <w:szCs w:val="24"/>
        </w:rPr>
        <w:t xml:space="preserve">, </w:t>
      </w:r>
      <w:proofErr w:type="spellStart"/>
      <w:r w:rsidRPr="00840371">
        <w:rPr>
          <w:rFonts w:ascii="Arial" w:hAnsi="Arial" w:cs="Arial"/>
          <w:sz w:val="24"/>
          <w:szCs w:val="24"/>
        </w:rPr>
        <w:t>Vesal</w:t>
      </w:r>
      <w:proofErr w:type="spellEnd"/>
      <w:r w:rsidRPr="00840371">
        <w:rPr>
          <w:rFonts w:ascii="Arial" w:hAnsi="Arial" w:cs="Arial"/>
          <w:sz w:val="24"/>
          <w:szCs w:val="24"/>
        </w:rPr>
        <w:t xml:space="preserve">, &amp; </w:t>
      </w:r>
      <w:proofErr w:type="spellStart"/>
      <w:r w:rsidRPr="00840371">
        <w:rPr>
          <w:rFonts w:ascii="Arial" w:hAnsi="Arial" w:cs="Arial"/>
          <w:sz w:val="24"/>
          <w:szCs w:val="24"/>
        </w:rPr>
        <w:t>Naghdi</w:t>
      </w:r>
      <w:proofErr w:type="spellEnd"/>
      <w:r w:rsidRPr="00840371">
        <w:rPr>
          <w:rFonts w:ascii="Arial" w:hAnsi="Arial" w:cs="Arial"/>
          <w:sz w:val="24"/>
          <w:szCs w:val="24"/>
        </w:rPr>
        <w:t>, 2013)</w:t>
      </w:r>
    </w:p>
    <w:p w14:paraId="496EB863" w14:textId="346B3F67" w:rsidR="00C23BB5" w:rsidRPr="00840371" w:rsidRDefault="00C23BB5" w:rsidP="00BF69E2">
      <w:pPr>
        <w:rPr>
          <w:rFonts w:ascii="Times New Roman" w:hAnsi="Times New Roman" w:cs="Times New Roman"/>
          <w:b/>
          <w:sz w:val="24"/>
          <w:szCs w:val="29"/>
        </w:rPr>
      </w:pPr>
    </w:p>
    <w:p w14:paraId="1EA62BC5" w14:textId="7575D77D" w:rsidR="00BF69E2" w:rsidRPr="00840371" w:rsidRDefault="00BF69E2" w:rsidP="00063FD6">
      <w:pPr>
        <w:pStyle w:val="Heading1"/>
        <w:numPr>
          <w:ilvl w:val="0"/>
          <w:numId w:val="2"/>
        </w:numPr>
        <w:rPr>
          <w:rFonts w:ascii="Arial" w:hAnsi="Arial" w:cs="Arial"/>
          <w:color w:val="auto"/>
        </w:rPr>
      </w:pPr>
      <w:bookmarkStart w:id="7" w:name="_Technical_Background"/>
      <w:bookmarkEnd w:id="7"/>
      <w:r w:rsidRPr="00840371">
        <w:rPr>
          <w:rFonts w:ascii="Arial" w:hAnsi="Arial" w:cs="Arial"/>
          <w:color w:val="auto"/>
        </w:rPr>
        <w:t>Technical Background</w:t>
      </w:r>
    </w:p>
    <w:p w14:paraId="005BD97D" w14:textId="77777777" w:rsidR="00F73FA2" w:rsidRPr="00840371" w:rsidRDefault="00F73FA2" w:rsidP="00BF69E2">
      <w:pPr>
        <w:ind w:firstLine="360"/>
        <w:jc w:val="both"/>
        <w:rPr>
          <w:rFonts w:ascii="Times New Roman" w:hAnsi="Times New Roman" w:cs="Times New Roman"/>
          <w:sz w:val="24"/>
          <w:szCs w:val="29"/>
        </w:rPr>
      </w:pPr>
    </w:p>
    <w:p w14:paraId="67E9F7A9" w14:textId="6DFB425F" w:rsidR="00BF69E2" w:rsidRPr="00840371" w:rsidRDefault="00BF69E2" w:rsidP="00F73FA2">
      <w:pPr>
        <w:spacing w:line="360" w:lineRule="auto"/>
        <w:ind w:firstLine="360"/>
        <w:jc w:val="both"/>
        <w:rPr>
          <w:rFonts w:ascii="Arial" w:hAnsi="Arial" w:cs="Arial"/>
          <w:sz w:val="24"/>
          <w:szCs w:val="29"/>
        </w:rPr>
      </w:pPr>
      <w:r w:rsidRPr="00840371">
        <w:rPr>
          <w:rFonts w:ascii="Arial" w:hAnsi="Arial" w:cs="Arial"/>
          <w:sz w:val="24"/>
          <w:szCs w:val="29"/>
        </w:rPr>
        <w:t xml:space="preserve">The system will be incorporated as a web application which will cater to the needs of the Operations and Maintenance Department since they have roaming technicians </w:t>
      </w:r>
      <w:r w:rsidR="008C5C6D" w:rsidRPr="00840371">
        <w:rPr>
          <w:rFonts w:ascii="Arial" w:hAnsi="Arial" w:cs="Arial"/>
          <w:sz w:val="24"/>
          <w:szCs w:val="29"/>
        </w:rPr>
        <w:t>who go</w:t>
      </w:r>
      <w:r w:rsidRPr="00840371">
        <w:rPr>
          <w:rFonts w:ascii="Arial" w:hAnsi="Arial" w:cs="Arial"/>
          <w:sz w:val="24"/>
          <w:szCs w:val="29"/>
        </w:rPr>
        <w:t xml:space="preserve"> to sites where weather stations are placed. This web application has the ability of having a </w:t>
      </w:r>
      <w:r w:rsidR="008C5C6D" w:rsidRPr="00840371">
        <w:rPr>
          <w:rFonts w:ascii="Arial" w:hAnsi="Arial" w:cs="Arial"/>
          <w:sz w:val="24"/>
          <w:szCs w:val="29"/>
        </w:rPr>
        <w:t>Create, Read, Update and Delete (</w:t>
      </w:r>
      <w:r w:rsidRPr="00840371">
        <w:rPr>
          <w:rFonts w:ascii="Arial" w:hAnsi="Arial" w:cs="Arial"/>
          <w:sz w:val="24"/>
          <w:szCs w:val="29"/>
        </w:rPr>
        <w:t>CRUD</w:t>
      </w:r>
      <w:r w:rsidR="008C5C6D" w:rsidRPr="00840371">
        <w:rPr>
          <w:rFonts w:ascii="Arial" w:hAnsi="Arial" w:cs="Arial"/>
          <w:sz w:val="24"/>
          <w:szCs w:val="29"/>
        </w:rPr>
        <w:t>) operation with</w:t>
      </w:r>
      <w:r w:rsidRPr="00840371">
        <w:rPr>
          <w:rFonts w:ascii="Arial" w:hAnsi="Arial" w:cs="Arial"/>
          <w:sz w:val="24"/>
          <w:szCs w:val="29"/>
        </w:rPr>
        <w:t xml:space="preserve"> service reports of the department. Weather station location, model number, SIM number, and other information that are related to weather station are to be presented to the members of Operations and Maintenance department. </w:t>
      </w:r>
    </w:p>
    <w:p w14:paraId="15CEF918" w14:textId="6E2D88EF" w:rsidR="00BF69E2" w:rsidRPr="00840371" w:rsidRDefault="00BF69E2" w:rsidP="00F73FA2">
      <w:pPr>
        <w:spacing w:line="360" w:lineRule="auto"/>
        <w:ind w:firstLine="360"/>
        <w:jc w:val="both"/>
        <w:rPr>
          <w:rFonts w:ascii="Arial" w:hAnsi="Arial" w:cs="Arial"/>
          <w:sz w:val="24"/>
          <w:szCs w:val="29"/>
        </w:rPr>
      </w:pPr>
      <w:r w:rsidRPr="00840371">
        <w:rPr>
          <w:rFonts w:ascii="Arial" w:hAnsi="Arial" w:cs="Arial"/>
          <w:sz w:val="24"/>
          <w:szCs w:val="29"/>
        </w:rPr>
        <w:t>The software solution is comprised and created through the use of the Yii2 framework which is based on PHP coding. It has the functionalities of a CRUD operation on service reports and weather stations. An admin management feature is also included so that user privilege assignment is possible. This software solution serves to replace the old system of using excel as an information keeper of the weather station data. This will solve the inefficiency occurring and improve the data integrity of the information available in</w:t>
      </w:r>
      <w:r w:rsidR="008C5C6D" w:rsidRPr="00840371">
        <w:rPr>
          <w:rFonts w:ascii="Arial" w:hAnsi="Arial" w:cs="Arial"/>
          <w:sz w:val="24"/>
          <w:szCs w:val="29"/>
        </w:rPr>
        <w:t xml:space="preserve"> the department. The feature is only available to log-</w:t>
      </w:r>
      <w:r w:rsidRPr="00840371">
        <w:rPr>
          <w:rFonts w:ascii="Arial" w:hAnsi="Arial" w:cs="Arial"/>
          <w:sz w:val="24"/>
          <w:szCs w:val="29"/>
        </w:rPr>
        <w:t xml:space="preserve">in users and admins. Creating a record for an existing weather station is possible as well as updating the information, allowing </w:t>
      </w:r>
      <w:r w:rsidRPr="00840371">
        <w:rPr>
          <w:rFonts w:ascii="Arial" w:hAnsi="Arial" w:cs="Arial"/>
          <w:sz w:val="24"/>
          <w:szCs w:val="29"/>
        </w:rPr>
        <w:lastRenderedPageBreak/>
        <w:t>users to view the information and deleting the record of that specific weather stati</w:t>
      </w:r>
      <w:r w:rsidR="008C5C6D" w:rsidRPr="00840371">
        <w:rPr>
          <w:rFonts w:ascii="Arial" w:hAnsi="Arial" w:cs="Arial"/>
          <w:sz w:val="24"/>
          <w:szCs w:val="29"/>
        </w:rPr>
        <w:t>on is. A signal part is included in</w:t>
      </w:r>
      <w:r w:rsidRPr="00840371">
        <w:rPr>
          <w:rFonts w:ascii="Arial" w:hAnsi="Arial" w:cs="Arial"/>
          <w:sz w:val="24"/>
          <w:szCs w:val="29"/>
        </w:rPr>
        <w:t xml:space="preserve"> the main page for the weather station feature for easy identification on what is the status of the specific weather station. The service report feature also has the available operations. The service reports</w:t>
      </w:r>
      <w:r w:rsidR="008C5C6D" w:rsidRPr="00840371">
        <w:rPr>
          <w:rFonts w:ascii="Arial" w:hAnsi="Arial" w:cs="Arial"/>
          <w:sz w:val="24"/>
          <w:szCs w:val="29"/>
        </w:rPr>
        <w:t xml:space="preserve"> contain</w:t>
      </w:r>
      <w:r w:rsidRPr="00840371">
        <w:rPr>
          <w:rFonts w:ascii="Arial" w:hAnsi="Arial" w:cs="Arial"/>
          <w:sz w:val="24"/>
          <w:szCs w:val="29"/>
        </w:rPr>
        <w:t xml:space="preserve"> the creation time, the information about the weather station, the end time of the maintenance, and the author of the sa</w:t>
      </w:r>
      <w:r w:rsidR="008C5C6D" w:rsidRPr="00840371">
        <w:rPr>
          <w:rFonts w:ascii="Arial" w:hAnsi="Arial" w:cs="Arial"/>
          <w:sz w:val="24"/>
          <w:szCs w:val="29"/>
        </w:rPr>
        <w:t>id service report. Not only</w:t>
      </w:r>
      <w:r w:rsidRPr="00840371">
        <w:rPr>
          <w:rFonts w:ascii="Arial" w:hAnsi="Arial" w:cs="Arial"/>
          <w:sz w:val="24"/>
          <w:szCs w:val="29"/>
        </w:rPr>
        <w:t xml:space="preserve"> will replace the excel file system existing in the company today, but also provide an easier way to arrange and manage the data given.</w:t>
      </w:r>
    </w:p>
    <w:p w14:paraId="05744B0E" w14:textId="0A0FC5FC" w:rsidR="00876D00" w:rsidRPr="00840371" w:rsidRDefault="00BF69E2" w:rsidP="008C5C6D">
      <w:pPr>
        <w:spacing w:line="360" w:lineRule="auto"/>
        <w:ind w:firstLine="360"/>
        <w:jc w:val="both"/>
        <w:rPr>
          <w:rFonts w:ascii="Arial" w:hAnsi="Arial" w:cs="Arial"/>
          <w:sz w:val="24"/>
          <w:szCs w:val="29"/>
        </w:rPr>
      </w:pPr>
      <w:r w:rsidRPr="00840371">
        <w:rPr>
          <w:rFonts w:ascii="Arial" w:hAnsi="Arial" w:cs="Arial"/>
          <w:sz w:val="24"/>
          <w:szCs w:val="29"/>
        </w:rPr>
        <w:t xml:space="preserve">This web application will be accessed either through a browser from a laptop or a mobile phone which has an internet connection. Productivity will increase due to easier access of the needed information and improvements to the </w:t>
      </w:r>
      <w:r w:rsidR="008C5C6D" w:rsidRPr="00840371">
        <w:rPr>
          <w:rFonts w:ascii="Arial" w:hAnsi="Arial" w:cs="Arial"/>
          <w:sz w:val="24"/>
          <w:szCs w:val="29"/>
        </w:rPr>
        <w:t xml:space="preserve">efficient </w:t>
      </w:r>
      <w:r w:rsidRPr="00840371">
        <w:rPr>
          <w:rFonts w:ascii="Arial" w:hAnsi="Arial" w:cs="Arial"/>
          <w:sz w:val="24"/>
          <w:szCs w:val="29"/>
        </w:rPr>
        <w:t>workflow of the department will happen.</w:t>
      </w:r>
    </w:p>
    <w:p w14:paraId="67EB6BB9" w14:textId="6C094B4D" w:rsidR="00BF69E2" w:rsidRPr="00840371" w:rsidRDefault="00BF69E2" w:rsidP="00063FD6">
      <w:pPr>
        <w:pStyle w:val="Heading1"/>
        <w:numPr>
          <w:ilvl w:val="0"/>
          <w:numId w:val="2"/>
        </w:numPr>
        <w:rPr>
          <w:rFonts w:ascii="Arial" w:hAnsi="Arial" w:cs="Arial"/>
          <w:color w:val="auto"/>
        </w:rPr>
      </w:pPr>
      <w:bookmarkStart w:id="8" w:name="_Design_and_Methodology"/>
      <w:bookmarkEnd w:id="8"/>
      <w:r w:rsidRPr="00840371">
        <w:rPr>
          <w:rFonts w:ascii="Arial" w:hAnsi="Arial" w:cs="Arial"/>
          <w:color w:val="auto"/>
        </w:rPr>
        <w:t>Design and Methodology</w:t>
      </w:r>
    </w:p>
    <w:p w14:paraId="34412121" w14:textId="77777777" w:rsidR="00F73FA2" w:rsidRPr="00840371" w:rsidRDefault="00F73FA2" w:rsidP="00F73FA2">
      <w:pPr>
        <w:spacing w:line="360" w:lineRule="auto"/>
        <w:jc w:val="both"/>
        <w:rPr>
          <w:rFonts w:ascii="Arial" w:hAnsi="Arial" w:cs="Arial"/>
          <w:sz w:val="24"/>
          <w:szCs w:val="29"/>
        </w:rPr>
      </w:pPr>
    </w:p>
    <w:p w14:paraId="4D907771" w14:textId="001B5965" w:rsidR="00BF69E2" w:rsidRPr="00840371" w:rsidRDefault="00BF69E2" w:rsidP="00F73FA2">
      <w:pPr>
        <w:spacing w:line="360" w:lineRule="auto"/>
        <w:jc w:val="both"/>
        <w:rPr>
          <w:rFonts w:ascii="Arial" w:hAnsi="Arial" w:cs="Arial"/>
          <w:b/>
          <w:sz w:val="24"/>
          <w:szCs w:val="29"/>
        </w:rPr>
      </w:pPr>
      <w:r w:rsidRPr="00840371">
        <w:rPr>
          <w:rFonts w:ascii="Arial" w:hAnsi="Arial" w:cs="Arial"/>
          <w:sz w:val="24"/>
          <w:szCs w:val="29"/>
        </w:rPr>
        <w:t>The group of processes or the order of our whole system is the following:</w:t>
      </w:r>
    </w:p>
    <w:p w14:paraId="3A42FEB8" w14:textId="77777777" w:rsidR="00BF69E2" w:rsidRPr="00840371" w:rsidRDefault="00BF69E2" w:rsidP="00F73FA2">
      <w:pPr>
        <w:pStyle w:val="ListParagraph"/>
        <w:spacing w:line="360" w:lineRule="auto"/>
        <w:ind w:left="1080"/>
        <w:jc w:val="both"/>
        <w:rPr>
          <w:rFonts w:ascii="Arial" w:hAnsi="Arial" w:cs="Arial"/>
          <w:sz w:val="24"/>
          <w:szCs w:val="29"/>
        </w:rPr>
      </w:pPr>
      <w:r w:rsidRPr="00840371">
        <w:rPr>
          <w:rFonts w:ascii="Arial" w:hAnsi="Arial" w:cs="Arial"/>
          <w:sz w:val="24"/>
          <w:szCs w:val="29"/>
        </w:rPr>
        <w:t>1.</w:t>
      </w:r>
      <w:r w:rsidRPr="00840371">
        <w:rPr>
          <w:rFonts w:ascii="Arial" w:hAnsi="Arial" w:cs="Arial"/>
          <w:sz w:val="24"/>
          <w:szCs w:val="29"/>
        </w:rPr>
        <w:tab/>
        <w:t>Data Quality Team checks if a weather station is broken</w:t>
      </w:r>
    </w:p>
    <w:p w14:paraId="3732BC6D" w14:textId="77777777" w:rsidR="00BF69E2" w:rsidRPr="00840371" w:rsidRDefault="00BF69E2" w:rsidP="00F73FA2">
      <w:pPr>
        <w:pStyle w:val="ListParagraph"/>
        <w:spacing w:line="360" w:lineRule="auto"/>
        <w:ind w:left="1080"/>
        <w:jc w:val="both"/>
        <w:rPr>
          <w:rFonts w:ascii="Arial" w:hAnsi="Arial" w:cs="Arial"/>
          <w:sz w:val="24"/>
          <w:szCs w:val="29"/>
        </w:rPr>
      </w:pPr>
      <w:r w:rsidRPr="00840371">
        <w:rPr>
          <w:rFonts w:ascii="Arial" w:hAnsi="Arial" w:cs="Arial"/>
          <w:sz w:val="24"/>
          <w:szCs w:val="29"/>
        </w:rPr>
        <w:t>2.</w:t>
      </w:r>
      <w:r w:rsidRPr="00840371">
        <w:rPr>
          <w:rFonts w:ascii="Arial" w:hAnsi="Arial" w:cs="Arial"/>
          <w:sz w:val="24"/>
          <w:szCs w:val="29"/>
        </w:rPr>
        <w:tab/>
        <w:t>If there is a broken weather station, creates a service request</w:t>
      </w:r>
    </w:p>
    <w:p w14:paraId="3073646F" w14:textId="77777777" w:rsidR="00BF69E2" w:rsidRPr="00840371" w:rsidRDefault="00BF69E2" w:rsidP="00F73FA2">
      <w:pPr>
        <w:pStyle w:val="ListParagraph"/>
        <w:spacing w:line="360" w:lineRule="auto"/>
        <w:ind w:left="1080"/>
        <w:jc w:val="both"/>
        <w:rPr>
          <w:rFonts w:ascii="Arial" w:hAnsi="Arial" w:cs="Arial"/>
          <w:sz w:val="24"/>
          <w:szCs w:val="29"/>
        </w:rPr>
      </w:pPr>
      <w:r w:rsidRPr="00840371">
        <w:rPr>
          <w:rFonts w:ascii="Arial" w:hAnsi="Arial" w:cs="Arial"/>
          <w:sz w:val="24"/>
          <w:szCs w:val="29"/>
        </w:rPr>
        <w:t>3.</w:t>
      </w:r>
      <w:r w:rsidRPr="00840371">
        <w:rPr>
          <w:rFonts w:ascii="Arial" w:hAnsi="Arial" w:cs="Arial"/>
          <w:sz w:val="24"/>
          <w:szCs w:val="29"/>
        </w:rPr>
        <w:tab/>
        <w:t>The service request is sent to the technicians</w:t>
      </w:r>
    </w:p>
    <w:p w14:paraId="55E0D110" w14:textId="77777777" w:rsidR="00BF69E2" w:rsidRPr="00840371" w:rsidRDefault="00BF69E2" w:rsidP="00F73FA2">
      <w:pPr>
        <w:pStyle w:val="ListParagraph"/>
        <w:spacing w:line="360" w:lineRule="auto"/>
        <w:ind w:left="1080"/>
        <w:jc w:val="both"/>
        <w:rPr>
          <w:rFonts w:ascii="Arial" w:hAnsi="Arial" w:cs="Arial"/>
          <w:sz w:val="24"/>
          <w:szCs w:val="29"/>
        </w:rPr>
      </w:pPr>
      <w:r w:rsidRPr="00840371">
        <w:rPr>
          <w:rFonts w:ascii="Arial" w:hAnsi="Arial" w:cs="Arial"/>
          <w:sz w:val="24"/>
          <w:szCs w:val="29"/>
        </w:rPr>
        <w:t>4.</w:t>
      </w:r>
      <w:r w:rsidRPr="00840371">
        <w:rPr>
          <w:rFonts w:ascii="Arial" w:hAnsi="Arial" w:cs="Arial"/>
          <w:sz w:val="24"/>
          <w:szCs w:val="29"/>
        </w:rPr>
        <w:tab/>
        <w:t>Technicians will execute maintenance referring to the service request received</w:t>
      </w:r>
    </w:p>
    <w:p w14:paraId="2CC12B61" w14:textId="77777777" w:rsidR="00BF69E2" w:rsidRPr="00840371" w:rsidRDefault="00BF69E2" w:rsidP="00F73FA2">
      <w:pPr>
        <w:pStyle w:val="ListParagraph"/>
        <w:spacing w:line="360" w:lineRule="auto"/>
        <w:ind w:left="1080"/>
        <w:jc w:val="both"/>
        <w:rPr>
          <w:rFonts w:ascii="Arial" w:hAnsi="Arial" w:cs="Arial"/>
          <w:sz w:val="24"/>
          <w:szCs w:val="29"/>
        </w:rPr>
      </w:pPr>
      <w:r w:rsidRPr="00840371">
        <w:rPr>
          <w:rFonts w:ascii="Arial" w:hAnsi="Arial" w:cs="Arial"/>
          <w:sz w:val="24"/>
          <w:szCs w:val="29"/>
        </w:rPr>
        <w:t>5.</w:t>
      </w:r>
      <w:r w:rsidRPr="00840371">
        <w:rPr>
          <w:rFonts w:ascii="Arial" w:hAnsi="Arial" w:cs="Arial"/>
          <w:sz w:val="24"/>
          <w:szCs w:val="29"/>
        </w:rPr>
        <w:tab/>
        <w:t>Technicians will do first solution first and if first solution doesn’t work, do second solution</w:t>
      </w:r>
    </w:p>
    <w:p w14:paraId="09A9F68B" w14:textId="77777777" w:rsidR="00BF69E2" w:rsidRPr="00840371" w:rsidRDefault="00BF69E2" w:rsidP="00F73FA2">
      <w:pPr>
        <w:pStyle w:val="ListParagraph"/>
        <w:spacing w:line="360" w:lineRule="auto"/>
        <w:ind w:left="1080"/>
        <w:jc w:val="both"/>
        <w:rPr>
          <w:rFonts w:ascii="Arial" w:hAnsi="Arial" w:cs="Arial"/>
          <w:sz w:val="24"/>
          <w:szCs w:val="29"/>
        </w:rPr>
      </w:pPr>
      <w:r w:rsidRPr="00840371">
        <w:rPr>
          <w:rFonts w:ascii="Arial" w:hAnsi="Arial" w:cs="Arial"/>
          <w:sz w:val="24"/>
          <w:szCs w:val="29"/>
        </w:rPr>
        <w:t>6.</w:t>
      </w:r>
      <w:r w:rsidRPr="00840371">
        <w:rPr>
          <w:rFonts w:ascii="Arial" w:hAnsi="Arial" w:cs="Arial"/>
          <w:sz w:val="24"/>
          <w:szCs w:val="29"/>
        </w:rPr>
        <w:tab/>
        <w:t>First solution is contacting site manager for maintenance through phone and the call is recorded</w:t>
      </w:r>
    </w:p>
    <w:p w14:paraId="5863DEDA" w14:textId="77777777" w:rsidR="00BF69E2" w:rsidRPr="00840371" w:rsidRDefault="00BF69E2" w:rsidP="00F73FA2">
      <w:pPr>
        <w:pStyle w:val="ListParagraph"/>
        <w:spacing w:line="360" w:lineRule="auto"/>
        <w:ind w:left="1080"/>
        <w:jc w:val="both"/>
        <w:rPr>
          <w:rFonts w:ascii="Arial" w:hAnsi="Arial" w:cs="Arial"/>
          <w:sz w:val="24"/>
          <w:szCs w:val="29"/>
        </w:rPr>
      </w:pPr>
      <w:r w:rsidRPr="00840371">
        <w:rPr>
          <w:rFonts w:ascii="Arial" w:hAnsi="Arial" w:cs="Arial"/>
          <w:sz w:val="24"/>
          <w:szCs w:val="29"/>
        </w:rPr>
        <w:t>7.</w:t>
      </w:r>
      <w:r w:rsidRPr="00840371">
        <w:rPr>
          <w:rFonts w:ascii="Arial" w:hAnsi="Arial" w:cs="Arial"/>
          <w:sz w:val="24"/>
          <w:szCs w:val="29"/>
        </w:rPr>
        <w:tab/>
        <w:t>If it doesn’t work, second solution is mandatory and it is a site visit for physical maintenance</w:t>
      </w:r>
    </w:p>
    <w:p w14:paraId="0A693F6B" w14:textId="77777777" w:rsidR="00BF69E2" w:rsidRPr="00840371" w:rsidRDefault="00BF69E2" w:rsidP="00F73FA2">
      <w:pPr>
        <w:pStyle w:val="ListParagraph"/>
        <w:spacing w:line="360" w:lineRule="auto"/>
        <w:ind w:left="1080"/>
        <w:jc w:val="both"/>
        <w:rPr>
          <w:rFonts w:ascii="Arial" w:hAnsi="Arial" w:cs="Arial"/>
          <w:sz w:val="24"/>
          <w:szCs w:val="29"/>
        </w:rPr>
      </w:pPr>
      <w:r w:rsidRPr="00840371">
        <w:rPr>
          <w:rFonts w:ascii="Arial" w:hAnsi="Arial" w:cs="Arial"/>
          <w:sz w:val="24"/>
          <w:szCs w:val="29"/>
        </w:rPr>
        <w:t>8.</w:t>
      </w:r>
      <w:r w:rsidRPr="00840371">
        <w:rPr>
          <w:rFonts w:ascii="Arial" w:hAnsi="Arial" w:cs="Arial"/>
          <w:sz w:val="24"/>
          <w:szCs w:val="29"/>
        </w:rPr>
        <w:tab/>
        <w:t>Scheduling is a first before a site visit</w:t>
      </w:r>
    </w:p>
    <w:p w14:paraId="02B2A6C5" w14:textId="77777777" w:rsidR="00BF69E2" w:rsidRPr="00840371" w:rsidRDefault="00BF69E2" w:rsidP="00F73FA2">
      <w:pPr>
        <w:pStyle w:val="ListParagraph"/>
        <w:spacing w:line="360" w:lineRule="auto"/>
        <w:ind w:left="1080"/>
        <w:jc w:val="both"/>
        <w:rPr>
          <w:rFonts w:ascii="Arial" w:hAnsi="Arial" w:cs="Arial"/>
          <w:sz w:val="24"/>
          <w:szCs w:val="29"/>
        </w:rPr>
      </w:pPr>
      <w:r w:rsidRPr="00840371">
        <w:rPr>
          <w:rFonts w:ascii="Arial" w:hAnsi="Arial" w:cs="Arial"/>
          <w:sz w:val="24"/>
          <w:szCs w:val="29"/>
        </w:rPr>
        <w:t>9.</w:t>
      </w:r>
      <w:r w:rsidRPr="00840371">
        <w:rPr>
          <w:rFonts w:ascii="Arial" w:hAnsi="Arial" w:cs="Arial"/>
          <w:sz w:val="24"/>
          <w:szCs w:val="29"/>
        </w:rPr>
        <w:tab/>
        <w:t>After maintenance, a service report is created to mark the end of the maintenance process</w:t>
      </w:r>
    </w:p>
    <w:p w14:paraId="1AB47E34" w14:textId="77777777" w:rsidR="00BF69E2" w:rsidRPr="00840371" w:rsidRDefault="00BF69E2" w:rsidP="00F73FA2">
      <w:pPr>
        <w:pStyle w:val="ListParagraph"/>
        <w:spacing w:line="360" w:lineRule="auto"/>
        <w:ind w:left="1080"/>
        <w:jc w:val="both"/>
        <w:rPr>
          <w:rFonts w:ascii="Arial" w:hAnsi="Arial" w:cs="Arial"/>
          <w:sz w:val="24"/>
          <w:szCs w:val="29"/>
        </w:rPr>
      </w:pPr>
      <w:r w:rsidRPr="00840371">
        <w:rPr>
          <w:rFonts w:ascii="Arial" w:hAnsi="Arial" w:cs="Arial"/>
          <w:sz w:val="24"/>
          <w:szCs w:val="29"/>
        </w:rPr>
        <w:lastRenderedPageBreak/>
        <w:t>10.</w:t>
      </w:r>
      <w:r w:rsidRPr="00840371">
        <w:rPr>
          <w:rFonts w:ascii="Arial" w:hAnsi="Arial" w:cs="Arial"/>
          <w:sz w:val="24"/>
          <w:szCs w:val="29"/>
        </w:rPr>
        <w:tab/>
        <w:t>The service report is then passed to the Operations and Maintenance Head for review and double checking for error</w:t>
      </w:r>
    </w:p>
    <w:p w14:paraId="195A51EF" w14:textId="77777777" w:rsidR="00BF69E2" w:rsidRPr="00840371" w:rsidRDefault="00BF69E2" w:rsidP="00F73FA2">
      <w:pPr>
        <w:pStyle w:val="ListParagraph"/>
        <w:spacing w:line="360" w:lineRule="auto"/>
        <w:ind w:left="1080"/>
        <w:jc w:val="both"/>
        <w:rPr>
          <w:rFonts w:ascii="Arial" w:hAnsi="Arial" w:cs="Arial"/>
          <w:sz w:val="24"/>
          <w:szCs w:val="29"/>
        </w:rPr>
      </w:pPr>
      <w:r w:rsidRPr="00840371">
        <w:rPr>
          <w:rFonts w:ascii="Arial" w:hAnsi="Arial" w:cs="Arial"/>
          <w:sz w:val="24"/>
          <w:szCs w:val="29"/>
        </w:rPr>
        <w:t>11.</w:t>
      </w:r>
      <w:r w:rsidRPr="00840371">
        <w:rPr>
          <w:rFonts w:ascii="Arial" w:hAnsi="Arial" w:cs="Arial"/>
          <w:sz w:val="24"/>
          <w:szCs w:val="29"/>
        </w:rPr>
        <w:tab/>
        <w:t>End of the process</w:t>
      </w:r>
    </w:p>
    <w:p w14:paraId="3905FB6B" w14:textId="77777777" w:rsidR="00BF69E2" w:rsidRPr="00840371" w:rsidRDefault="00BF69E2" w:rsidP="00F73FA2">
      <w:pPr>
        <w:spacing w:line="360" w:lineRule="auto"/>
        <w:ind w:firstLine="720"/>
        <w:jc w:val="both"/>
        <w:rPr>
          <w:rFonts w:ascii="Arial" w:hAnsi="Arial" w:cs="Arial"/>
          <w:sz w:val="24"/>
          <w:szCs w:val="29"/>
        </w:rPr>
      </w:pPr>
      <w:r w:rsidRPr="00840371">
        <w:rPr>
          <w:rFonts w:ascii="Arial" w:hAnsi="Arial" w:cs="Arial"/>
          <w:sz w:val="24"/>
          <w:szCs w:val="29"/>
        </w:rPr>
        <w:t>This is illustrated by the diagrams located at Appendices part of this paper which is at page 9 to 19.</w:t>
      </w:r>
    </w:p>
    <w:p w14:paraId="721C216F" w14:textId="281CB641" w:rsidR="00537943" w:rsidRPr="00840371" w:rsidRDefault="008C5C6D" w:rsidP="00F73FA2">
      <w:pPr>
        <w:spacing w:line="360" w:lineRule="auto"/>
        <w:ind w:firstLine="720"/>
        <w:jc w:val="both"/>
        <w:rPr>
          <w:rFonts w:ascii="Arial" w:hAnsi="Arial" w:cs="Arial"/>
          <w:sz w:val="24"/>
          <w:szCs w:val="29"/>
        </w:rPr>
      </w:pPr>
      <w:r w:rsidRPr="00840371">
        <w:rPr>
          <w:rFonts w:ascii="Arial" w:hAnsi="Arial" w:cs="Arial"/>
          <w:sz w:val="24"/>
          <w:szCs w:val="29"/>
        </w:rPr>
        <w:t>The researcher will conduct a survey and an interview to all the member of Operations and Maintenance Department. This method will use as a guide and basis for the</w:t>
      </w:r>
      <w:r w:rsidR="00537943" w:rsidRPr="00840371">
        <w:rPr>
          <w:rFonts w:ascii="Arial" w:hAnsi="Arial" w:cs="Arial"/>
          <w:sz w:val="24"/>
          <w:szCs w:val="29"/>
        </w:rPr>
        <w:t xml:space="preserve"> study.</w:t>
      </w:r>
    </w:p>
    <w:p w14:paraId="63A766B9" w14:textId="77777777" w:rsidR="00537943" w:rsidRPr="00840371" w:rsidRDefault="00537943" w:rsidP="00F73FA2">
      <w:pPr>
        <w:spacing w:line="360" w:lineRule="auto"/>
        <w:ind w:firstLine="720"/>
        <w:jc w:val="both"/>
        <w:rPr>
          <w:rFonts w:ascii="Arial" w:hAnsi="Arial" w:cs="Arial"/>
          <w:sz w:val="24"/>
          <w:szCs w:val="29"/>
        </w:rPr>
      </w:pPr>
    </w:p>
    <w:p w14:paraId="7088966E" w14:textId="77777777" w:rsidR="00537943" w:rsidRPr="00840371" w:rsidRDefault="00537943" w:rsidP="00F73FA2">
      <w:pPr>
        <w:spacing w:line="360" w:lineRule="auto"/>
        <w:ind w:firstLine="720"/>
        <w:jc w:val="both"/>
        <w:rPr>
          <w:rFonts w:ascii="Arial" w:hAnsi="Arial" w:cs="Arial"/>
          <w:sz w:val="24"/>
          <w:szCs w:val="29"/>
        </w:rPr>
      </w:pPr>
    </w:p>
    <w:p w14:paraId="42FFEA5B" w14:textId="77777777" w:rsidR="00537943" w:rsidRDefault="00537943" w:rsidP="00F73FA2">
      <w:pPr>
        <w:spacing w:line="360" w:lineRule="auto"/>
        <w:ind w:firstLine="720"/>
        <w:jc w:val="both"/>
        <w:rPr>
          <w:rFonts w:ascii="Arial" w:hAnsi="Arial" w:cs="Arial"/>
          <w:sz w:val="24"/>
          <w:szCs w:val="29"/>
        </w:rPr>
      </w:pPr>
    </w:p>
    <w:p w14:paraId="78A8418C" w14:textId="77777777" w:rsidR="00CF3702" w:rsidRDefault="00CF3702" w:rsidP="00F73FA2">
      <w:pPr>
        <w:spacing w:line="360" w:lineRule="auto"/>
        <w:ind w:firstLine="720"/>
        <w:jc w:val="both"/>
        <w:rPr>
          <w:rFonts w:ascii="Arial" w:hAnsi="Arial" w:cs="Arial"/>
          <w:sz w:val="24"/>
          <w:szCs w:val="29"/>
        </w:rPr>
      </w:pPr>
    </w:p>
    <w:p w14:paraId="69E79EF4" w14:textId="77777777" w:rsidR="00CF3702" w:rsidRDefault="00CF3702" w:rsidP="00F73FA2">
      <w:pPr>
        <w:spacing w:line="360" w:lineRule="auto"/>
        <w:ind w:firstLine="720"/>
        <w:jc w:val="both"/>
        <w:rPr>
          <w:rFonts w:ascii="Arial" w:hAnsi="Arial" w:cs="Arial"/>
          <w:sz w:val="24"/>
          <w:szCs w:val="29"/>
        </w:rPr>
      </w:pPr>
    </w:p>
    <w:p w14:paraId="75C9E3A9" w14:textId="77777777" w:rsidR="00CF3702" w:rsidRDefault="00CF3702" w:rsidP="00F73FA2">
      <w:pPr>
        <w:spacing w:line="360" w:lineRule="auto"/>
        <w:ind w:firstLine="720"/>
        <w:jc w:val="both"/>
        <w:rPr>
          <w:rFonts w:ascii="Arial" w:hAnsi="Arial" w:cs="Arial"/>
          <w:sz w:val="24"/>
          <w:szCs w:val="29"/>
        </w:rPr>
      </w:pPr>
    </w:p>
    <w:p w14:paraId="5D2FAF3F" w14:textId="77777777" w:rsidR="00CF3702" w:rsidRDefault="00CF3702" w:rsidP="00F73FA2">
      <w:pPr>
        <w:spacing w:line="360" w:lineRule="auto"/>
        <w:ind w:firstLine="720"/>
        <w:jc w:val="both"/>
        <w:rPr>
          <w:rFonts w:ascii="Arial" w:hAnsi="Arial" w:cs="Arial"/>
          <w:sz w:val="24"/>
          <w:szCs w:val="29"/>
        </w:rPr>
      </w:pPr>
    </w:p>
    <w:p w14:paraId="0962F09C" w14:textId="77777777" w:rsidR="00CF3702" w:rsidRDefault="00CF3702" w:rsidP="00F73FA2">
      <w:pPr>
        <w:spacing w:line="360" w:lineRule="auto"/>
        <w:ind w:firstLine="720"/>
        <w:jc w:val="both"/>
        <w:rPr>
          <w:rFonts w:ascii="Arial" w:hAnsi="Arial" w:cs="Arial"/>
          <w:sz w:val="24"/>
          <w:szCs w:val="29"/>
        </w:rPr>
      </w:pPr>
    </w:p>
    <w:p w14:paraId="33B559A7" w14:textId="77777777" w:rsidR="00CF3702" w:rsidRPr="00840371" w:rsidRDefault="00CF3702" w:rsidP="00F73FA2">
      <w:pPr>
        <w:spacing w:line="360" w:lineRule="auto"/>
        <w:ind w:firstLine="720"/>
        <w:jc w:val="both"/>
        <w:rPr>
          <w:rFonts w:ascii="Arial" w:hAnsi="Arial" w:cs="Arial"/>
          <w:sz w:val="24"/>
          <w:szCs w:val="29"/>
        </w:rPr>
      </w:pPr>
    </w:p>
    <w:p w14:paraId="2AF88344" w14:textId="77777777" w:rsidR="005E5022" w:rsidRPr="00840371" w:rsidRDefault="005E5022" w:rsidP="00F73FA2">
      <w:pPr>
        <w:spacing w:line="360" w:lineRule="auto"/>
        <w:ind w:firstLine="720"/>
        <w:jc w:val="both"/>
        <w:rPr>
          <w:rFonts w:ascii="Arial" w:hAnsi="Arial" w:cs="Arial"/>
          <w:sz w:val="24"/>
          <w:szCs w:val="29"/>
        </w:rPr>
      </w:pPr>
    </w:p>
    <w:p w14:paraId="1AD095A2" w14:textId="77777777" w:rsidR="005E5022" w:rsidRPr="00840371" w:rsidRDefault="005E5022" w:rsidP="00F73FA2">
      <w:pPr>
        <w:spacing w:line="360" w:lineRule="auto"/>
        <w:ind w:firstLine="720"/>
        <w:jc w:val="both"/>
        <w:rPr>
          <w:rFonts w:ascii="Arial" w:hAnsi="Arial" w:cs="Arial"/>
          <w:sz w:val="24"/>
          <w:szCs w:val="29"/>
        </w:rPr>
      </w:pPr>
    </w:p>
    <w:p w14:paraId="4F0917BB" w14:textId="77777777" w:rsidR="005E5022" w:rsidRPr="00840371" w:rsidRDefault="005E5022" w:rsidP="00F73FA2">
      <w:pPr>
        <w:spacing w:line="360" w:lineRule="auto"/>
        <w:ind w:firstLine="720"/>
        <w:jc w:val="both"/>
        <w:rPr>
          <w:rFonts w:ascii="Arial" w:hAnsi="Arial" w:cs="Arial"/>
          <w:sz w:val="24"/>
          <w:szCs w:val="29"/>
        </w:rPr>
      </w:pPr>
    </w:p>
    <w:p w14:paraId="2AE03D66" w14:textId="77777777" w:rsidR="005E5022" w:rsidRPr="00840371" w:rsidRDefault="005E5022" w:rsidP="00F73FA2">
      <w:pPr>
        <w:spacing w:line="360" w:lineRule="auto"/>
        <w:ind w:firstLine="720"/>
        <w:jc w:val="both"/>
        <w:rPr>
          <w:rFonts w:ascii="Arial" w:hAnsi="Arial" w:cs="Arial"/>
          <w:sz w:val="24"/>
          <w:szCs w:val="29"/>
        </w:rPr>
      </w:pPr>
    </w:p>
    <w:p w14:paraId="302DEAFD" w14:textId="77777777" w:rsidR="005E5022" w:rsidRPr="00840371" w:rsidRDefault="005E5022" w:rsidP="00F73FA2">
      <w:pPr>
        <w:spacing w:line="360" w:lineRule="auto"/>
        <w:ind w:firstLine="720"/>
        <w:jc w:val="both"/>
        <w:rPr>
          <w:rFonts w:ascii="Arial" w:hAnsi="Arial" w:cs="Arial"/>
          <w:sz w:val="24"/>
          <w:szCs w:val="29"/>
        </w:rPr>
      </w:pPr>
    </w:p>
    <w:p w14:paraId="27825505" w14:textId="77777777" w:rsidR="00840371" w:rsidRPr="00840371" w:rsidRDefault="00840371" w:rsidP="00F73FA2">
      <w:pPr>
        <w:spacing w:line="360" w:lineRule="auto"/>
        <w:ind w:firstLine="720"/>
        <w:jc w:val="both"/>
        <w:rPr>
          <w:rFonts w:ascii="Arial" w:hAnsi="Arial" w:cs="Arial"/>
          <w:sz w:val="24"/>
          <w:szCs w:val="29"/>
        </w:rPr>
      </w:pPr>
    </w:p>
    <w:p w14:paraId="6C9CBDF4" w14:textId="77777777" w:rsidR="005E5022" w:rsidRPr="00840371" w:rsidRDefault="005E5022" w:rsidP="00F73FA2">
      <w:pPr>
        <w:spacing w:line="360" w:lineRule="auto"/>
        <w:ind w:firstLine="720"/>
        <w:jc w:val="both"/>
        <w:rPr>
          <w:rFonts w:ascii="Arial" w:hAnsi="Arial" w:cs="Arial"/>
          <w:sz w:val="24"/>
          <w:szCs w:val="29"/>
        </w:rPr>
      </w:pPr>
    </w:p>
    <w:p w14:paraId="6ECE6A37" w14:textId="24AAADF2" w:rsidR="00537943" w:rsidRPr="00840371" w:rsidRDefault="00537943" w:rsidP="00F73FA2">
      <w:pPr>
        <w:spacing w:line="360" w:lineRule="auto"/>
        <w:ind w:firstLine="720"/>
        <w:jc w:val="both"/>
        <w:rPr>
          <w:rFonts w:ascii="Arial" w:hAnsi="Arial" w:cs="Arial"/>
          <w:i/>
          <w:sz w:val="24"/>
          <w:szCs w:val="29"/>
        </w:rPr>
      </w:pPr>
      <w:r w:rsidRPr="00840371">
        <w:rPr>
          <w:rFonts w:ascii="Arial" w:hAnsi="Arial" w:cs="Arial"/>
          <w:i/>
          <w:sz w:val="24"/>
          <w:szCs w:val="29"/>
        </w:rPr>
        <w:lastRenderedPageBreak/>
        <w:t>Example of the survey in the Operations and Maintenance Department:</w:t>
      </w:r>
    </w:p>
    <w:p w14:paraId="24AB400E" w14:textId="77777777" w:rsidR="00537943" w:rsidRPr="00840371" w:rsidRDefault="00537943" w:rsidP="00537943">
      <w:pPr>
        <w:jc w:val="center"/>
        <w:rPr>
          <w:rFonts w:ascii="Times New Roman" w:hAnsi="Times New Roman" w:cs="Times New Roman"/>
          <w:b/>
          <w:sz w:val="28"/>
          <w:szCs w:val="28"/>
        </w:rPr>
      </w:pPr>
      <w:r w:rsidRPr="00840371">
        <w:rPr>
          <w:rFonts w:ascii="Times New Roman" w:hAnsi="Times New Roman" w:cs="Times New Roman"/>
          <w:b/>
          <w:sz w:val="28"/>
          <w:szCs w:val="28"/>
        </w:rPr>
        <w:t>Current System Survey</w:t>
      </w:r>
    </w:p>
    <w:p w14:paraId="58C52104" w14:textId="77777777" w:rsidR="00537943" w:rsidRPr="00840371" w:rsidRDefault="00537943" w:rsidP="00537943">
      <w:pPr>
        <w:jc w:val="center"/>
        <w:rPr>
          <w:rFonts w:ascii="Times New Roman" w:hAnsi="Times New Roman" w:cs="Times New Roman"/>
          <w:b/>
          <w:szCs w:val="28"/>
        </w:rPr>
      </w:pPr>
      <w:r w:rsidRPr="00840371">
        <w:rPr>
          <w:rFonts w:ascii="Times New Roman" w:hAnsi="Times New Roman" w:cs="Times New Roman"/>
          <w:b/>
          <w:szCs w:val="28"/>
        </w:rPr>
        <w:t>Done by Asset Management with Barcode Tagging System (WAMS)</w:t>
      </w:r>
    </w:p>
    <w:p w14:paraId="1D907EAE" w14:textId="77777777" w:rsidR="00537943" w:rsidRPr="00840371" w:rsidRDefault="00537943" w:rsidP="00537943">
      <w:pPr>
        <w:jc w:val="center"/>
        <w:rPr>
          <w:rFonts w:ascii="Times New Roman" w:hAnsi="Times New Roman" w:cs="Times New Roman"/>
          <w:b/>
          <w:sz w:val="18"/>
          <w:szCs w:val="28"/>
        </w:rPr>
      </w:pPr>
      <w:r w:rsidRPr="00840371">
        <w:rPr>
          <w:rFonts w:ascii="Times New Roman" w:hAnsi="Times New Roman" w:cs="Times New Roman"/>
          <w:b/>
          <w:sz w:val="18"/>
          <w:szCs w:val="28"/>
        </w:rPr>
        <w:t>Adrian Tobias, Joanna De Guzman, Miguel Mayor</w:t>
      </w:r>
    </w:p>
    <w:p w14:paraId="4B58A616" w14:textId="77777777" w:rsidR="00537943" w:rsidRPr="00840371" w:rsidRDefault="00537943" w:rsidP="00537943">
      <w:pPr>
        <w:rPr>
          <w:rFonts w:ascii="Times New Roman" w:hAnsi="Times New Roman" w:cs="Times New Roman"/>
          <w:sz w:val="24"/>
          <w:szCs w:val="24"/>
        </w:rPr>
      </w:pPr>
      <w:r w:rsidRPr="00840371">
        <w:rPr>
          <w:rFonts w:ascii="Times New Roman" w:hAnsi="Times New Roman" w:cs="Times New Roman"/>
          <w:sz w:val="24"/>
          <w:szCs w:val="24"/>
        </w:rPr>
        <w:t>Name(Optional)____________</w:t>
      </w:r>
    </w:p>
    <w:p w14:paraId="22E881C5" w14:textId="77777777" w:rsidR="00537943" w:rsidRPr="00840371" w:rsidRDefault="00537943" w:rsidP="00537943">
      <w:pPr>
        <w:rPr>
          <w:rFonts w:ascii="Times New Roman" w:hAnsi="Times New Roman" w:cs="Times New Roman"/>
          <w:sz w:val="24"/>
          <w:szCs w:val="24"/>
        </w:rPr>
      </w:pPr>
      <w:r w:rsidRPr="00840371">
        <w:rPr>
          <w:rFonts w:ascii="Times New Roman" w:hAnsi="Times New Roman" w:cs="Times New Roman"/>
          <w:sz w:val="24"/>
          <w:szCs w:val="24"/>
        </w:rPr>
        <w:t>Date: ______________</w:t>
      </w:r>
    </w:p>
    <w:p w14:paraId="4CC72BFF" w14:textId="77777777" w:rsidR="00537943" w:rsidRPr="00840371" w:rsidRDefault="00537943" w:rsidP="00537943">
      <w:pPr>
        <w:rPr>
          <w:rFonts w:ascii="Times New Roman" w:hAnsi="Times New Roman" w:cs="Times New Roman"/>
          <w:sz w:val="24"/>
          <w:szCs w:val="24"/>
        </w:rPr>
      </w:pPr>
      <w:r w:rsidRPr="00840371">
        <w:rPr>
          <w:rFonts w:ascii="Times New Roman" w:hAnsi="Times New Roman" w:cs="Times New Roman"/>
          <w:sz w:val="24"/>
          <w:szCs w:val="24"/>
        </w:rPr>
        <w:t>Time: _______________</w:t>
      </w:r>
    </w:p>
    <w:p w14:paraId="0FEFAFC7" w14:textId="77777777" w:rsidR="00537943" w:rsidRPr="00840371" w:rsidRDefault="00537943" w:rsidP="00537943">
      <w:pPr>
        <w:rPr>
          <w:rFonts w:ascii="Times New Roman" w:hAnsi="Times New Roman" w:cs="Times New Roman"/>
          <w:sz w:val="24"/>
          <w:szCs w:val="24"/>
        </w:rPr>
      </w:pPr>
      <w:r w:rsidRPr="00840371">
        <w:rPr>
          <w:rFonts w:ascii="Times New Roman" w:hAnsi="Times New Roman" w:cs="Times New Roman"/>
          <w:sz w:val="24"/>
          <w:szCs w:val="24"/>
        </w:rPr>
        <w:t xml:space="preserve">Directions: Answer each question by listing down one of the following ratings: </w:t>
      </w:r>
    </w:p>
    <w:p w14:paraId="79372C79" w14:textId="77777777" w:rsidR="00537943" w:rsidRPr="00840371" w:rsidRDefault="00537943" w:rsidP="00063FD6">
      <w:pPr>
        <w:pStyle w:val="ListParagraph"/>
        <w:numPr>
          <w:ilvl w:val="0"/>
          <w:numId w:val="20"/>
        </w:numPr>
        <w:rPr>
          <w:rFonts w:ascii="Times New Roman" w:hAnsi="Times New Roman" w:cs="Times New Roman"/>
          <w:sz w:val="24"/>
          <w:szCs w:val="24"/>
        </w:rPr>
      </w:pPr>
      <w:r w:rsidRPr="00840371">
        <w:rPr>
          <w:rFonts w:ascii="Times New Roman" w:hAnsi="Times New Roman" w:cs="Times New Roman"/>
          <w:sz w:val="24"/>
          <w:szCs w:val="24"/>
        </w:rPr>
        <w:t>1 – Strongly Agree</w:t>
      </w:r>
    </w:p>
    <w:p w14:paraId="54B20D3A" w14:textId="77777777" w:rsidR="00537943" w:rsidRPr="00840371" w:rsidRDefault="00537943" w:rsidP="00063FD6">
      <w:pPr>
        <w:pStyle w:val="ListParagraph"/>
        <w:numPr>
          <w:ilvl w:val="0"/>
          <w:numId w:val="20"/>
        </w:numPr>
        <w:rPr>
          <w:rFonts w:ascii="Times New Roman" w:hAnsi="Times New Roman" w:cs="Times New Roman"/>
          <w:sz w:val="24"/>
          <w:szCs w:val="24"/>
        </w:rPr>
      </w:pPr>
      <w:r w:rsidRPr="00840371">
        <w:rPr>
          <w:rFonts w:ascii="Times New Roman" w:hAnsi="Times New Roman" w:cs="Times New Roman"/>
          <w:sz w:val="24"/>
          <w:szCs w:val="24"/>
        </w:rPr>
        <w:t>2 – Agree</w:t>
      </w:r>
    </w:p>
    <w:p w14:paraId="4DB239DE" w14:textId="77777777" w:rsidR="00537943" w:rsidRPr="00840371" w:rsidRDefault="00537943" w:rsidP="00063FD6">
      <w:pPr>
        <w:pStyle w:val="ListParagraph"/>
        <w:numPr>
          <w:ilvl w:val="0"/>
          <w:numId w:val="20"/>
        </w:numPr>
        <w:rPr>
          <w:rFonts w:ascii="Times New Roman" w:hAnsi="Times New Roman" w:cs="Times New Roman"/>
          <w:sz w:val="24"/>
          <w:szCs w:val="24"/>
        </w:rPr>
      </w:pPr>
      <w:r w:rsidRPr="00840371">
        <w:rPr>
          <w:rFonts w:ascii="Times New Roman" w:hAnsi="Times New Roman" w:cs="Times New Roman"/>
          <w:sz w:val="24"/>
          <w:szCs w:val="24"/>
        </w:rPr>
        <w:t xml:space="preserve">3 – Neutral </w:t>
      </w:r>
    </w:p>
    <w:p w14:paraId="4962E4A5" w14:textId="77777777" w:rsidR="00537943" w:rsidRPr="00840371" w:rsidRDefault="00537943" w:rsidP="00063FD6">
      <w:pPr>
        <w:pStyle w:val="ListParagraph"/>
        <w:numPr>
          <w:ilvl w:val="0"/>
          <w:numId w:val="20"/>
        </w:numPr>
        <w:rPr>
          <w:rFonts w:ascii="Times New Roman" w:hAnsi="Times New Roman" w:cs="Times New Roman"/>
          <w:sz w:val="24"/>
          <w:szCs w:val="24"/>
        </w:rPr>
      </w:pPr>
      <w:r w:rsidRPr="00840371">
        <w:rPr>
          <w:rFonts w:ascii="Times New Roman" w:hAnsi="Times New Roman" w:cs="Times New Roman"/>
          <w:sz w:val="24"/>
          <w:szCs w:val="24"/>
        </w:rPr>
        <w:t>4 – Disagree</w:t>
      </w:r>
    </w:p>
    <w:p w14:paraId="71EA7677" w14:textId="77777777" w:rsidR="00537943" w:rsidRPr="00840371" w:rsidRDefault="00537943" w:rsidP="00063FD6">
      <w:pPr>
        <w:pStyle w:val="ListParagraph"/>
        <w:numPr>
          <w:ilvl w:val="0"/>
          <w:numId w:val="20"/>
        </w:numPr>
        <w:rPr>
          <w:rFonts w:ascii="Times New Roman" w:hAnsi="Times New Roman" w:cs="Times New Roman"/>
          <w:sz w:val="24"/>
          <w:szCs w:val="24"/>
        </w:rPr>
      </w:pPr>
      <w:r w:rsidRPr="00840371">
        <w:rPr>
          <w:rFonts w:ascii="Times New Roman" w:hAnsi="Times New Roman" w:cs="Times New Roman"/>
          <w:sz w:val="24"/>
          <w:szCs w:val="24"/>
        </w:rPr>
        <w:t>5 – Strongly Disagree</w:t>
      </w:r>
    </w:p>
    <w:p w14:paraId="4ACF9BFB" w14:textId="77777777" w:rsidR="00537943" w:rsidRPr="00840371" w:rsidRDefault="00537943" w:rsidP="00537943">
      <w:pPr>
        <w:pStyle w:val="ListParagraph"/>
        <w:rPr>
          <w:rFonts w:ascii="Times New Roman" w:hAnsi="Times New Roman" w:cs="Times New Roman"/>
          <w:sz w:val="24"/>
          <w:szCs w:val="24"/>
        </w:rPr>
      </w:pPr>
    </w:p>
    <w:p w14:paraId="199FC3A1" w14:textId="77777777" w:rsidR="00537943" w:rsidRPr="00840371" w:rsidRDefault="00537943" w:rsidP="00537943">
      <w:pPr>
        <w:rPr>
          <w:rFonts w:ascii="Times New Roman" w:hAnsi="Times New Roman" w:cs="Times New Roman"/>
          <w:sz w:val="24"/>
          <w:szCs w:val="24"/>
        </w:rPr>
      </w:pPr>
      <w:r w:rsidRPr="00840371">
        <w:rPr>
          <w:rFonts w:ascii="Times New Roman" w:hAnsi="Times New Roman" w:cs="Times New Roman"/>
          <w:sz w:val="24"/>
          <w:szCs w:val="24"/>
        </w:rPr>
        <w:t>__ 1. The system is outdated</w:t>
      </w:r>
    </w:p>
    <w:p w14:paraId="2120A9FE" w14:textId="77777777" w:rsidR="00537943" w:rsidRPr="00840371" w:rsidRDefault="00537943" w:rsidP="00537943">
      <w:pPr>
        <w:rPr>
          <w:rFonts w:ascii="Times New Roman" w:hAnsi="Times New Roman" w:cs="Times New Roman"/>
          <w:sz w:val="24"/>
          <w:szCs w:val="24"/>
        </w:rPr>
      </w:pPr>
      <w:r w:rsidRPr="00840371">
        <w:rPr>
          <w:rFonts w:ascii="Times New Roman" w:hAnsi="Times New Roman" w:cs="Times New Roman"/>
          <w:sz w:val="24"/>
          <w:szCs w:val="24"/>
        </w:rPr>
        <w:t xml:space="preserve">__ 2. The system lacks security implementation </w:t>
      </w:r>
    </w:p>
    <w:p w14:paraId="7D263915" w14:textId="77777777" w:rsidR="00537943" w:rsidRPr="00840371" w:rsidRDefault="00537943" w:rsidP="00537943">
      <w:pPr>
        <w:rPr>
          <w:rFonts w:ascii="Times New Roman" w:hAnsi="Times New Roman" w:cs="Times New Roman"/>
          <w:sz w:val="24"/>
          <w:szCs w:val="24"/>
        </w:rPr>
      </w:pPr>
      <w:r w:rsidRPr="00840371">
        <w:rPr>
          <w:rFonts w:ascii="Times New Roman" w:hAnsi="Times New Roman" w:cs="Times New Roman"/>
          <w:sz w:val="24"/>
          <w:szCs w:val="24"/>
        </w:rPr>
        <w:t>__ 3. The system acts an obstacle to the work flow</w:t>
      </w:r>
    </w:p>
    <w:p w14:paraId="3E68C33B" w14:textId="77777777" w:rsidR="00537943" w:rsidRPr="00840371" w:rsidRDefault="00537943" w:rsidP="00537943">
      <w:pPr>
        <w:rPr>
          <w:rFonts w:ascii="Times New Roman" w:hAnsi="Times New Roman" w:cs="Times New Roman"/>
          <w:sz w:val="24"/>
          <w:szCs w:val="24"/>
        </w:rPr>
      </w:pPr>
      <w:r w:rsidRPr="00840371">
        <w:rPr>
          <w:rFonts w:ascii="Times New Roman" w:hAnsi="Times New Roman" w:cs="Times New Roman"/>
          <w:sz w:val="24"/>
          <w:szCs w:val="24"/>
        </w:rPr>
        <w:t>__ 4. The system is hard to manage and needs time to update</w:t>
      </w:r>
    </w:p>
    <w:p w14:paraId="541677CA" w14:textId="77777777" w:rsidR="00537943" w:rsidRPr="00840371" w:rsidRDefault="00537943" w:rsidP="00537943">
      <w:pPr>
        <w:rPr>
          <w:rFonts w:ascii="Times New Roman" w:hAnsi="Times New Roman" w:cs="Times New Roman"/>
          <w:sz w:val="24"/>
          <w:szCs w:val="24"/>
        </w:rPr>
      </w:pPr>
      <w:r w:rsidRPr="00840371">
        <w:rPr>
          <w:rFonts w:ascii="Times New Roman" w:hAnsi="Times New Roman" w:cs="Times New Roman"/>
          <w:sz w:val="24"/>
          <w:szCs w:val="24"/>
        </w:rPr>
        <w:t>__ 5. The system lacks the function of multiple access of the data</w:t>
      </w:r>
    </w:p>
    <w:p w14:paraId="7CFE538D" w14:textId="77777777" w:rsidR="00537943" w:rsidRPr="00840371" w:rsidRDefault="00537943" w:rsidP="00537943">
      <w:pPr>
        <w:rPr>
          <w:rFonts w:ascii="Times New Roman" w:hAnsi="Times New Roman" w:cs="Times New Roman"/>
          <w:sz w:val="24"/>
          <w:szCs w:val="24"/>
        </w:rPr>
      </w:pPr>
      <w:r w:rsidRPr="00840371">
        <w:rPr>
          <w:rFonts w:ascii="Times New Roman" w:hAnsi="Times New Roman" w:cs="Times New Roman"/>
          <w:sz w:val="24"/>
          <w:szCs w:val="24"/>
        </w:rPr>
        <w:t>__ 6. The system is a hindrance due to outdated data of AWS</w:t>
      </w:r>
    </w:p>
    <w:p w14:paraId="43D839E4" w14:textId="77777777" w:rsidR="00537943" w:rsidRPr="00840371" w:rsidRDefault="00537943" w:rsidP="00537943">
      <w:pPr>
        <w:rPr>
          <w:rFonts w:ascii="Times New Roman" w:hAnsi="Times New Roman" w:cs="Times New Roman"/>
          <w:sz w:val="24"/>
          <w:szCs w:val="24"/>
        </w:rPr>
      </w:pPr>
      <w:r w:rsidRPr="00840371">
        <w:rPr>
          <w:rFonts w:ascii="Times New Roman" w:hAnsi="Times New Roman" w:cs="Times New Roman"/>
          <w:sz w:val="24"/>
          <w:szCs w:val="24"/>
        </w:rPr>
        <w:t>__ 7. The system requires weekly or monthly maintenance to keep it updated</w:t>
      </w:r>
    </w:p>
    <w:p w14:paraId="5931A86F" w14:textId="77777777" w:rsidR="00537943" w:rsidRPr="00840371" w:rsidRDefault="00537943" w:rsidP="00537943">
      <w:pPr>
        <w:rPr>
          <w:rFonts w:ascii="Times New Roman" w:hAnsi="Times New Roman" w:cs="Times New Roman"/>
          <w:sz w:val="24"/>
          <w:szCs w:val="24"/>
        </w:rPr>
      </w:pPr>
      <w:r w:rsidRPr="00840371">
        <w:rPr>
          <w:rFonts w:ascii="Times New Roman" w:hAnsi="Times New Roman" w:cs="Times New Roman"/>
          <w:sz w:val="24"/>
          <w:szCs w:val="24"/>
        </w:rPr>
        <w:t>__ 8. The system delays work to be done</w:t>
      </w:r>
    </w:p>
    <w:p w14:paraId="61178489" w14:textId="77777777" w:rsidR="00537943" w:rsidRPr="00840371" w:rsidRDefault="00537943" w:rsidP="00537943">
      <w:pPr>
        <w:rPr>
          <w:rFonts w:ascii="Times New Roman" w:hAnsi="Times New Roman" w:cs="Times New Roman"/>
          <w:sz w:val="24"/>
          <w:szCs w:val="24"/>
        </w:rPr>
      </w:pPr>
      <w:r w:rsidRPr="00840371">
        <w:rPr>
          <w:rFonts w:ascii="Times New Roman" w:hAnsi="Times New Roman" w:cs="Times New Roman"/>
          <w:sz w:val="24"/>
          <w:szCs w:val="24"/>
        </w:rPr>
        <w:t>__ 9. The system has no proper record management or detail management of the AWS</w:t>
      </w:r>
    </w:p>
    <w:p w14:paraId="5E447048" w14:textId="77777777" w:rsidR="00537943" w:rsidRPr="00840371" w:rsidRDefault="00537943" w:rsidP="00537943">
      <w:pPr>
        <w:rPr>
          <w:rFonts w:ascii="Times New Roman" w:hAnsi="Times New Roman" w:cs="Times New Roman"/>
          <w:sz w:val="24"/>
          <w:szCs w:val="24"/>
        </w:rPr>
      </w:pPr>
    </w:p>
    <w:p w14:paraId="0294654F" w14:textId="77777777" w:rsidR="00537943" w:rsidRPr="00840371" w:rsidRDefault="00537943" w:rsidP="00537943">
      <w:pPr>
        <w:rPr>
          <w:rFonts w:ascii="Times New Roman" w:hAnsi="Times New Roman" w:cs="Times New Roman"/>
          <w:sz w:val="24"/>
          <w:szCs w:val="24"/>
        </w:rPr>
      </w:pPr>
      <w:r w:rsidRPr="00840371">
        <w:rPr>
          <w:rFonts w:ascii="Times New Roman" w:hAnsi="Times New Roman" w:cs="Times New Roman"/>
          <w:sz w:val="24"/>
          <w:szCs w:val="24"/>
        </w:rPr>
        <w:t>Please state any other problems with the system:</w:t>
      </w:r>
    </w:p>
    <w:p w14:paraId="11FF3170" w14:textId="77777777" w:rsidR="00537943" w:rsidRPr="00840371" w:rsidRDefault="00537943" w:rsidP="00537943">
      <w:pPr>
        <w:rPr>
          <w:rFonts w:ascii="Times New Roman" w:hAnsi="Times New Roman" w:cs="Times New Roman"/>
          <w:sz w:val="24"/>
          <w:szCs w:val="24"/>
        </w:rPr>
      </w:pPr>
      <w:r w:rsidRPr="00840371">
        <w:rPr>
          <w:rFonts w:ascii="Times New Roman" w:hAnsi="Times New Roman" w:cs="Times New Roman"/>
          <w:sz w:val="24"/>
          <w:szCs w:val="24"/>
        </w:rPr>
        <w:tab/>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2DFF448" w14:textId="77777777" w:rsidR="00537943" w:rsidRPr="00840371" w:rsidRDefault="00537943" w:rsidP="00F73FA2">
      <w:pPr>
        <w:spacing w:line="360" w:lineRule="auto"/>
        <w:ind w:firstLine="720"/>
        <w:jc w:val="both"/>
        <w:rPr>
          <w:rFonts w:ascii="Arial" w:hAnsi="Arial" w:cs="Arial"/>
          <w:sz w:val="24"/>
          <w:szCs w:val="29"/>
        </w:rPr>
      </w:pPr>
    </w:p>
    <w:p w14:paraId="1A2B1B48" w14:textId="4356A945" w:rsidR="008C5C6D" w:rsidRPr="00840371" w:rsidRDefault="00C861D6" w:rsidP="00C861D6">
      <w:pPr>
        <w:spacing w:line="360" w:lineRule="auto"/>
        <w:ind w:firstLine="720"/>
        <w:jc w:val="both"/>
        <w:rPr>
          <w:rFonts w:ascii="Arial" w:hAnsi="Arial" w:cs="Arial"/>
          <w:sz w:val="24"/>
          <w:szCs w:val="29"/>
        </w:rPr>
      </w:pPr>
      <w:r w:rsidRPr="00840371">
        <w:rPr>
          <w:rFonts w:ascii="Arial" w:hAnsi="Arial" w:cs="Arial"/>
          <w:sz w:val="24"/>
          <w:szCs w:val="29"/>
        </w:rPr>
        <w:lastRenderedPageBreak/>
        <w:t xml:space="preserve">As shown in the example, there are numerous questions that focuses on the analysis of the current system which the department is using. This method will help the study to prove what will the researchers are going to establish. </w:t>
      </w:r>
    </w:p>
    <w:p w14:paraId="03F73B85" w14:textId="079E7C5F" w:rsidR="00876D00" w:rsidRPr="00840371" w:rsidRDefault="00876D00" w:rsidP="00063FD6">
      <w:pPr>
        <w:pStyle w:val="Heading1"/>
        <w:numPr>
          <w:ilvl w:val="0"/>
          <w:numId w:val="2"/>
        </w:numPr>
        <w:rPr>
          <w:rFonts w:ascii="Arial" w:hAnsi="Arial" w:cs="Arial"/>
          <w:color w:val="auto"/>
        </w:rPr>
      </w:pPr>
      <w:r w:rsidRPr="00840371">
        <w:rPr>
          <w:rFonts w:ascii="Arial" w:hAnsi="Arial" w:cs="Arial"/>
          <w:color w:val="auto"/>
        </w:rPr>
        <w:t>Results and Discussion</w:t>
      </w:r>
    </w:p>
    <w:p w14:paraId="661607E6" w14:textId="1811D2FD" w:rsidR="00876D00" w:rsidRPr="00840371" w:rsidRDefault="00876D00" w:rsidP="00876D00">
      <w:pPr>
        <w:spacing w:line="360" w:lineRule="auto"/>
        <w:jc w:val="both"/>
        <w:rPr>
          <w:lang w:val="en-US" w:eastAsia="ja-JP"/>
        </w:rPr>
      </w:pPr>
    </w:p>
    <w:p w14:paraId="7ED7E103" w14:textId="6730A0D9" w:rsidR="00876D00" w:rsidRPr="00840371" w:rsidRDefault="00876D00" w:rsidP="00D0489B">
      <w:pPr>
        <w:spacing w:line="360" w:lineRule="auto"/>
        <w:ind w:firstLine="720"/>
        <w:jc w:val="both"/>
        <w:rPr>
          <w:rFonts w:ascii="Arial" w:hAnsi="Arial" w:cs="Arial"/>
          <w:sz w:val="24"/>
          <w:szCs w:val="24"/>
          <w:lang w:val="en-US" w:eastAsia="ja-JP"/>
        </w:rPr>
      </w:pPr>
      <w:r w:rsidRPr="00840371">
        <w:rPr>
          <w:rFonts w:ascii="Arial" w:hAnsi="Arial" w:cs="Arial"/>
          <w:sz w:val="24"/>
          <w:szCs w:val="24"/>
          <w:lang w:val="en-US" w:eastAsia="ja-JP"/>
        </w:rPr>
        <w:t xml:space="preserve">The functionalities, which are weather station and service report CRUD, had been completed per request of the client. </w:t>
      </w:r>
      <w:r w:rsidR="00D0489B" w:rsidRPr="00840371">
        <w:rPr>
          <w:rFonts w:ascii="Arial" w:hAnsi="Arial" w:cs="Arial"/>
          <w:sz w:val="24"/>
          <w:szCs w:val="24"/>
          <w:lang w:val="en-US" w:eastAsia="ja-JP"/>
        </w:rPr>
        <w:t>It contains the records of the weather station and the service reports. Another functionality was added and that certain functionality was the Event scheduler which sets the dates of the maintenance for the weather station.</w:t>
      </w:r>
    </w:p>
    <w:p w14:paraId="74973D2E" w14:textId="5440FA51" w:rsidR="00876D00" w:rsidRPr="00840371" w:rsidRDefault="00876D00" w:rsidP="00C861D6">
      <w:pPr>
        <w:spacing w:line="360" w:lineRule="auto"/>
        <w:ind w:firstLine="720"/>
        <w:jc w:val="both"/>
        <w:rPr>
          <w:rFonts w:ascii="Arial" w:hAnsi="Arial" w:cs="Arial"/>
          <w:sz w:val="24"/>
          <w:szCs w:val="24"/>
        </w:rPr>
      </w:pPr>
      <w:r w:rsidRPr="00840371">
        <w:rPr>
          <w:rFonts w:ascii="Arial" w:hAnsi="Arial" w:cs="Arial"/>
          <w:sz w:val="24"/>
          <w:szCs w:val="24"/>
        </w:rPr>
        <w:t xml:space="preserve">There is no function that applies the algorithm because the other functionalities are being prioritized. In the continuation of the system, the researchers would apply methods and specific processes to </w:t>
      </w:r>
      <w:r w:rsidR="00C861D6" w:rsidRPr="00840371">
        <w:rPr>
          <w:rFonts w:ascii="Arial" w:hAnsi="Arial" w:cs="Arial"/>
          <w:sz w:val="24"/>
          <w:szCs w:val="24"/>
        </w:rPr>
        <w:t>fulfil</w:t>
      </w:r>
      <w:r w:rsidRPr="00840371">
        <w:rPr>
          <w:rFonts w:ascii="Arial" w:hAnsi="Arial" w:cs="Arial"/>
          <w:sz w:val="24"/>
          <w:szCs w:val="24"/>
        </w:rPr>
        <w:t xml:space="preserve"> the algorithm of Battery Life Checking.</w:t>
      </w:r>
    </w:p>
    <w:p w14:paraId="6C2EF6B5" w14:textId="068A078B" w:rsidR="00876D00" w:rsidRPr="00CF3702" w:rsidRDefault="00D0489B" w:rsidP="00063FD6">
      <w:pPr>
        <w:pStyle w:val="Heading1"/>
        <w:numPr>
          <w:ilvl w:val="0"/>
          <w:numId w:val="2"/>
        </w:numPr>
        <w:rPr>
          <w:rFonts w:ascii="Arial" w:hAnsi="Arial" w:cs="Arial"/>
          <w:color w:val="auto"/>
        </w:rPr>
      </w:pPr>
      <w:r w:rsidRPr="00840371">
        <w:rPr>
          <w:rFonts w:ascii="Arial" w:hAnsi="Arial" w:cs="Arial"/>
          <w:color w:val="auto"/>
        </w:rPr>
        <w:t>Conclusion and Recommendation</w:t>
      </w:r>
    </w:p>
    <w:p w14:paraId="3A4147F0" w14:textId="77777777" w:rsidR="00D0489B" w:rsidRPr="00840371" w:rsidRDefault="00D0489B" w:rsidP="00C861D6">
      <w:pPr>
        <w:spacing w:line="360" w:lineRule="auto"/>
        <w:ind w:firstLine="360"/>
        <w:jc w:val="both"/>
        <w:rPr>
          <w:rFonts w:ascii="Arial" w:hAnsi="Arial" w:cs="Arial"/>
          <w:sz w:val="24"/>
          <w:szCs w:val="24"/>
        </w:rPr>
      </w:pPr>
      <w:r w:rsidRPr="00840371">
        <w:rPr>
          <w:rFonts w:ascii="Arial" w:hAnsi="Arial" w:cs="Arial"/>
          <w:sz w:val="24"/>
          <w:szCs w:val="24"/>
        </w:rPr>
        <w:t>After the first impression and usage of the client, he suggested what should be corrected for the next iteration of the project. The researchers also explained to the client that they were bounded by a time limit but they will continue in building the system as they progress their PBL course. The main functionalities that are to be added were given by the client are the following:</w:t>
      </w:r>
    </w:p>
    <w:p w14:paraId="75719FEB" w14:textId="77777777" w:rsidR="00D0489B" w:rsidRPr="00840371" w:rsidRDefault="00D0489B" w:rsidP="00063FD6">
      <w:pPr>
        <w:pStyle w:val="ListParagraph"/>
        <w:numPr>
          <w:ilvl w:val="0"/>
          <w:numId w:val="19"/>
        </w:numPr>
        <w:spacing w:line="360" w:lineRule="auto"/>
        <w:jc w:val="both"/>
        <w:rPr>
          <w:rFonts w:ascii="Arial" w:hAnsi="Arial" w:cs="Arial"/>
          <w:sz w:val="24"/>
          <w:szCs w:val="24"/>
        </w:rPr>
      </w:pPr>
      <w:r w:rsidRPr="00840371">
        <w:rPr>
          <w:rFonts w:ascii="Arial" w:hAnsi="Arial" w:cs="Arial"/>
          <w:sz w:val="24"/>
          <w:szCs w:val="24"/>
        </w:rPr>
        <w:t>Battery Check-up – Every 10 mins, a battery voltage check is administered and the data is captured from the data logger. This would detect if the battery is dying or not</w:t>
      </w:r>
    </w:p>
    <w:p w14:paraId="2311037E" w14:textId="77777777" w:rsidR="00D0489B" w:rsidRPr="00840371" w:rsidRDefault="00D0489B" w:rsidP="00063FD6">
      <w:pPr>
        <w:pStyle w:val="ListParagraph"/>
        <w:numPr>
          <w:ilvl w:val="0"/>
          <w:numId w:val="19"/>
        </w:numPr>
        <w:spacing w:line="360" w:lineRule="auto"/>
        <w:jc w:val="both"/>
        <w:rPr>
          <w:rFonts w:ascii="Arial" w:hAnsi="Arial" w:cs="Arial"/>
          <w:sz w:val="24"/>
          <w:szCs w:val="24"/>
        </w:rPr>
      </w:pPr>
      <w:r w:rsidRPr="00840371">
        <w:rPr>
          <w:rFonts w:ascii="Arial" w:hAnsi="Arial" w:cs="Arial"/>
          <w:sz w:val="24"/>
          <w:szCs w:val="24"/>
        </w:rPr>
        <w:t>Digital Signature – A mobile function of the project which captures the signature of the customer to prove that maintenance was done on site</w:t>
      </w:r>
    </w:p>
    <w:p w14:paraId="5EBFBBD5" w14:textId="77777777" w:rsidR="00D0489B" w:rsidRPr="00840371" w:rsidRDefault="00D0489B" w:rsidP="00063FD6">
      <w:pPr>
        <w:pStyle w:val="ListParagraph"/>
        <w:numPr>
          <w:ilvl w:val="0"/>
          <w:numId w:val="19"/>
        </w:numPr>
        <w:spacing w:line="360" w:lineRule="auto"/>
        <w:jc w:val="both"/>
        <w:rPr>
          <w:rFonts w:ascii="Arial" w:hAnsi="Arial" w:cs="Arial"/>
          <w:sz w:val="24"/>
          <w:szCs w:val="24"/>
        </w:rPr>
      </w:pPr>
      <w:r w:rsidRPr="00840371">
        <w:rPr>
          <w:rFonts w:ascii="Arial" w:hAnsi="Arial" w:cs="Arial"/>
          <w:sz w:val="24"/>
          <w:szCs w:val="24"/>
        </w:rPr>
        <w:t>Preventive Maintenance Predict – Predicting possible breakdown of the weather station based on previous records.</w:t>
      </w:r>
    </w:p>
    <w:p w14:paraId="5CAFEFF2" w14:textId="03B6C18D" w:rsidR="00C861D6" w:rsidRPr="00CF3702" w:rsidRDefault="00D0489B" w:rsidP="00063FD6">
      <w:pPr>
        <w:pStyle w:val="ListParagraph"/>
        <w:numPr>
          <w:ilvl w:val="0"/>
          <w:numId w:val="19"/>
        </w:numPr>
        <w:spacing w:line="360" w:lineRule="auto"/>
        <w:jc w:val="both"/>
        <w:rPr>
          <w:rFonts w:ascii="Arial" w:hAnsi="Arial" w:cs="Arial"/>
          <w:sz w:val="24"/>
          <w:szCs w:val="24"/>
        </w:rPr>
      </w:pPr>
      <w:r w:rsidRPr="00840371">
        <w:rPr>
          <w:rFonts w:ascii="Arial" w:hAnsi="Arial" w:cs="Arial"/>
          <w:sz w:val="24"/>
          <w:szCs w:val="24"/>
        </w:rPr>
        <w:t>Weather Station Map – Able to present offline and online weather stations for the surveillance</w:t>
      </w:r>
    </w:p>
    <w:p w14:paraId="101DD45A" w14:textId="31FD0325" w:rsidR="00BF69E2" w:rsidRPr="00840371" w:rsidRDefault="00BF69E2" w:rsidP="00063FD6">
      <w:pPr>
        <w:pStyle w:val="Heading1"/>
        <w:numPr>
          <w:ilvl w:val="0"/>
          <w:numId w:val="2"/>
        </w:numPr>
        <w:rPr>
          <w:rFonts w:ascii="Arial" w:hAnsi="Arial" w:cs="Arial"/>
          <w:color w:val="auto"/>
        </w:rPr>
      </w:pPr>
      <w:bookmarkStart w:id="9" w:name="_Appendices"/>
      <w:bookmarkEnd w:id="9"/>
      <w:r w:rsidRPr="00840371">
        <w:rPr>
          <w:rFonts w:ascii="Arial" w:hAnsi="Arial" w:cs="Arial"/>
          <w:color w:val="auto"/>
        </w:rPr>
        <w:lastRenderedPageBreak/>
        <w:t>Appendices</w:t>
      </w:r>
    </w:p>
    <w:p w14:paraId="29D0B178" w14:textId="1CAF9286" w:rsidR="00BF69E2" w:rsidRPr="00840371" w:rsidRDefault="00BF69E2" w:rsidP="00BF69E2">
      <w:pPr>
        <w:jc w:val="both"/>
        <w:rPr>
          <w:rFonts w:ascii="Times New Roman" w:hAnsi="Times New Roman" w:cs="Times New Roman"/>
          <w:sz w:val="24"/>
          <w:szCs w:val="29"/>
        </w:rPr>
      </w:pPr>
    </w:p>
    <w:p w14:paraId="0D88FEEA" w14:textId="404EE223" w:rsidR="00EE31FD" w:rsidRPr="00840371" w:rsidRDefault="0081424F" w:rsidP="0081424F">
      <w:pPr>
        <w:ind w:left="360"/>
        <w:jc w:val="both"/>
        <w:rPr>
          <w:rFonts w:ascii="Times New Roman" w:hAnsi="Times New Roman" w:cs="Times New Roman"/>
          <w:sz w:val="24"/>
          <w:szCs w:val="29"/>
        </w:rPr>
      </w:pPr>
      <w:r w:rsidRPr="00840371">
        <w:rPr>
          <w:rFonts w:ascii="Times New Roman" w:hAnsi="Times New Roman" w:cs="Times New Roman"/>
          <w:noProof/>
          <w:sz w:val="24"/>
          <w:szCs w:val="29"/>
          <w:lang w:eastAsia="en-PH"/>
        </w:rPr>
        <w:drawing>
          <wp:inline distT="0" distB="0" distL="0" distR="0" wp14:anchorId="32BDA611" wp14:editId="478914E6">
            <wp:extent cx="5943600" cy="624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 13.07.1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5193F69C" w14:textId="6D8257F0" w:rsidR="00EE31FD" w:rsidRPr="00840371" w:rsidRDefault="00EE31FD" w:rsidP="00C3550A">
      <w:pPr>
        <w:jc w:val="both"/>
        <w:rPr>
          <w:rFonts w:ascii="Times New Roman" w:hAnsi="Times New Roman" w:cs="Times New Roman"/>
          <w:sz w:val="24"/>
          <w:szCs w:val="29"/>
        </w:rPr>
      </w:pPr>
    </w:p>
    <w:p w14:paraId="2A39FC13" w14:textId="1A32B232" w:rsidR="00EE31FD" w:rsidRPr="00840371" w:rsidRDefault="00123326" w:rsidP="00123326">
      <w:pPr>
        <w:pStyle w:val="Heading2"/>
        <w:jc w:val="center"/>
        <w:rPr>
          <w:rFonts w:ascii="Arial" w:hAnsi="Arial" w:cs="Arial"/>
          <w:color w:val="auto"/>
          <w:sz w:val="25"/>
          <w:szCs w:val="25"/>
        </w:rPr>
      </w:pPr>
      <w:bookmarkStart w:id="10" w:name="_Figure_1._Entity"/>
      <w:bookmarkEnd w:id="10"/>
      <w:r w:rsidRPr="00840371">
        <w:rPr>
          <w:rFonts w:ascii="Arial" w:hAnsi="Arial" w:cs="Arial"/>
          <w:color w:val="auto"/>
          <w:sz w:val="25"/>
          <w:szCs w:val="25"/>
        </w:rPr>
        <w:t xml:space="preserve">Figure 1. </w:t>
      </w:r>
      <w:r w:rsidRPr="00840371">
        <w:rPr>
          <w:rFonts w:ascii="Arial" w:hAnsi="Arial" w:cs="Arial"/>
          <w:i/>
          <w:color w:val="auto"/>
          <w:sz w:val="25"/>
          <w:szCs w:val="25"/>
        </w:rPr>
        <w:t>Entity Relationship Diagram</w:t>
      </w:r>
      <w:r w:rsidR="00C861D6" w:rsidRPr="00840371">
        <w:rPr>
          <w:rFonts w:ascii="Arial" w:hAnsi="Arial" w:cs="Arial"/>
          <w:i/>
          <w:color w:val="auto"/>
          <w:sz w:val="25"/>
          <w:szCs w:val="25"/>
        </w:rPr>
        <w:t xml:space="preserve"> (ERD)</w:t>
      </w:r>
    </w:p>
    <w:p w14:paraId="3E96D3CD" w14:textId="5D4A8A2D" w:rsidR="00EE31FD" w:rsidRPr="00840371" w:rsidRDefault="00C861D6" w:rsidP="00123326">
      <w:pPr>
        <w:ind w:left="360"/>
        <w:jc w:val="center"/>
        <w:rPr>
          <w:rFonts w:ascii="Arial" w:hAnsi="Arial" w:cs="Arial"/>
          <w:sz w:val="24"/>
          <w:szCs w:val="29"/>
        </w:rPr>
      </w:pPr>
      <w:r w:rsidRPr="00840371">
        <w:rPr>
          <w:rFonts w:ascii="Arial" w:hAnsi="Arial" w:cs="Arial"/>
          <w:sz w:val="24"/>
          <w:szCs w:val="29"/>
        </w:rPr>
        <w:t>This Entity Relationship Diagram (ERD) explains the Database Structure of system.</w:t>
      </w:r>
    </w:p>
    <w:p w14:paraId="5A4D6072" w14:textId="77777777" w:rsidR="00EE31FD" w:rsidRPr="00840371" w:rsidRDefault="00EE31FD" w:rsidP="00BF69E2">
      <w:pPr>
        <w:ind w:left="360"/>
        <w:jc w:val="both"/>
        <w:rPr>
          <w:rFonts w:ascii="Times New Roman" w:hAnsi="Times New Roman" w:cs="Times New Roman"/>
          <w:sz w:val="24"/>
          <w:szCs w:val="29"/>
        </w:rPr>
      </w:pPr>
    </w:p>
    <w:p w14:paraId="1FABF211" w14:textId="5EF8F867" w:rsidR="00123326" w:rsidRPr="00840371" w:rsidRDefault="00123326" w:rsidP="00123326">
      <w:pPr>
        <w:jc w:val="both"/>
        <w:rPr>
          <w:rFonts w:ascii="Times New Roman" w:hAnsi="Times New Roman" w:cs="Times New Roman"/>
          <w:sz w:val="24"/>
          <w:szCs w:val="29"/>
        </w:rPr>
      </w:pPr>
    </w:p>
    <w:p w14:paraId="6868ADA6" w14:textId="0106A672" w:rsidR="00C3550A" w:rsidRPr="00840371" w:rsidRDefault="00C3550A" w:rsidP="00123326">
      <w:pPr>
        <w:jc w:val="both"/>
        <w:rPr>
          <w:rFonts w:ascii="Times New Roman" w:hAnsi="Times New Roman" w:cs="Times New Roman"/>
          <w:sz w:val="24"/>
          <w:szCs w:val="29"/>
        </w:rPr>
      </w:pPr>
    </w:p>
    <w:p w14:paraId="7254EABA" w14:textId="399D8E85" w:rsidR="00BF69E2" w:rsidRPr="00840371" w:rsidRDefault="00EE31FD" w:rsidP="00123326">
      <w:pPr>
        <w:jc w:val="both"/>
        <w:rPr>
          <w:rFonts w:ascii="Times New Roman" w:hAnsi="Times New Roman" w:cs="Times New Roman"/>
          <w:sz w:val="24"/>
          <w:szCs w:val="29"/>
        </w:rPr>
      </w:pPr>
      <w:r w:rsidRPr="00840371">
        <w:rPr>
          <w:noProof/>
          <w:lang w:eastAsia="en-PH"/>
        </w:rPr>
        <w:drawing>
          <wp:anchor distT="0" distB="0" distL="114300" distR="114300" simplePos="0" relativeHeight="251661824" behindDoc="1" locked="0" layoutInCell="1" allowOverlap="1" wp14:anchorId="21745FF9" wp14:editId="47B9A5F1">
            <wp:simplePos x="0" y="0"/>
            <wp:positionH relativeFrom="column">
              <wp:posOffset>-492223</wp:posOffset>
            </wp:positionH>
            <wp:positionV relativeFrom="paragraph">
              <wp:posOffset>229870</wp:posOffset>
            </wp:positionV>
            <wp:extent cx="6936828" cy="40671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12">
                      <a:extLst>
                        <a:ext uri="{28A0092B-C50C-407E-A947-70E740481C1C}">
                          <a14:useLocalDpi xmlns:a14="http://schemas.microsoft.com/office/drawing/2010/main" val="0"/>
                        </a:ext>
                      </a:extLst>
                    </a:blip>
                    <a:stretch>
                      <a:fillRect/>
                    </a:stretch>
                  </pic:blipFill>
                  <pic:spPr>
                    <a:xfrm>
                      <a:off x="0" y="0"/>
                      <a:ext cx="6936828" cy="4067175"/>
                    </a:xfrm>
                    <a:prstGeom prst="rect">
                      <a:avLst/>
                    </a:prstGeom>
                  </pic:spPr>
                </pic:pic>
              </a:graphicData>
            </a:graphic>
            <wp14:sizeRelH relativeFrom="page">
              <wp14:pctWidth>0</wp14:pctWidth>
            </wp14:sizeRelH>
            <wp14:sizeRelV relativeFrom="page">
              <wp14:pctHeight>0</wp14:pctHeight>
            </wp14:sizeRelV>
          </wp:anchor>
        </w:drawing>
      </w:r>
    </w:p>
    <w:p w14:paraId="3EBDE778" w14:textId="07797C99" w:rsidR="00BF69E2" w:rsidRPr="00840371" w:rsidRDefault="00BF69E2" w:rsidP="00BF69E2">
      <w:pPr>
        <w:pStyle w:val="ListParagraph"/>
        <w:jc w:val="both"/>
        <w:rPr>
          <w:rFonts w:ascii="Times New Roman" w:hAnsi="Times New Roman" w:cs="Times New Roman"/>
          <w:sz w:val="24"/>
          <w:szCs w:val="29"/>
        </w:rPr>
      </w:pPr>
    </w:p>
    <w:p w14:paraId="5129028D" w14:textId="68679D7D" w:rsidR="00EE3460" w:rsidRPr="00840371" w:rsidRDefault="00EE3460" w:rsidP="00BF69E2">
      <w:pPr>
        <w:pStyle w:val="ListParagraph"/>
        <w:jc w:val="both"/>
        <w:rPr>
          <w:rFonts w:ascii="Times New Roman" w:hAnsi="Times New Roman" w:cs="Times New Roman"/>
          <w:sz w:val="24"/>
          <w:szCs w:val="29"/>
        </w:rPr>
      </w:pPr>
    </w:p>
    <w:p w14:paraId="26BC12A0" w14:textId="0D76F14A" w:rsidR="00EE3460" w:rsidRPr="00840371" w:rsidRDefault="00EE3460" w:rsidP="00EE3460">
      <w:pPr>
        <w:pStyle w:val="ListParagraph"/>
        <w:jc w:val="both"/>
        <w:rPr>
          <w:rFonts w:ascii="Times New Roman" w:hAnsi="Times New Roman" w:cs="Times New Roman"/>
          <w:sz w:val="24"/>
          <w:szCs w:val="29"/>
        </w:rPr>
      </w:pPr>
    </w:p>
    <w:p w14:paraId="6F8BBE6C" w14:textId="73F9E3BF" w:rsidR="00EE3460" w:rsidRPr="00840371" w:rsidRDefault="00EE3460" w:rsidP="00EE3460">
      <w:pPr>
        <w:pStyle w:val="ListParagraph"/>
        <w:jc w:val="both"/>
        <w:rPr>
          <w:rFonts w:ascii="Times New Roman" w:hAnsi="Times New Roman" w:cs="Times New Roman"/>
          <w:sz w:val="24"/>
          <w:szCs w:val="29"/>
        </w:rPr>
      </w:pPr>
    </w:p>
    <w:p w14:paraId="54A30B33" w14:textId="0DF18443" w:rsidR="00EE31FD" w:rsidRPr="00840371" w:rsidRDefault="00EE31FD" w:rsidP="00EE3460">
      <w:pPr>
        <w:pStyle w:val="ListParagraph"/>
        <w:jc w:val="both"/>
        <w:rPr>
          <w:rFonts w:ascii="Times New Roman" w:hAnsi="Times New Roman" w:cs="Times New Roman"/>
          <w:sz w:val="24"/>
          <w:szCs w:val="29"/>
        </w:rPr>
      </w:pPr>
    </w:p>
    <w:p w14:paraId="056BC4ED" w14:textId="126E6F9F" w:rsidR="00EE31FD" w:rsidRPr="00840371" w:rsidRDefault="00EE31FD" w:rsidP="00EE3460">
      <w:pPr>
        <w:pStyle w:val="ListParagraph"/>
        <w:jc w:val="both"/>
        <w:rPr>
          <w:rFonts w:ascii="Times New Roman" w:hAnsi="Times New Roman" w:cs="Times New Roman"/>
          <w:sz w:val="24"/>
          <w:szCs w:val="29"/>
        </w:rPr>
      </w:pPr>
    </w:p>
    <w:p w14:paraId="31BCF117" w14:textId="3879E063" w:rsidR="00EE31FD" w:rsidRPr="00840371" w:rsidRDefault="00EE31FD" w:rsidP="00EE3460">
      <w:pPr>
        <w:pStyle w:val="ListParagraph"/>
        <w:jc w:val="both"/>
        <w:rPr>
          <w:rFonts w:ascii="Times New Roman" w:hAnsi="Times New Roman" w:cs="Times New Roman"/>
          <w:sz w:val="24"/>
          <w:szCs w:val="29"/>
        </w:rPr>
      </w:pPr>
    </w:p>
    <w:p w14:paraId="36A2186C" w14:textId="038FB4A4" w:rsidR="00EE31FD" w:rsidRPr="00840371" w:rsidRDefault="00EE31FD" w:rsidP="00EE3460">
      <w:pPr>
        <w:pStyle w:val="ListParagraph"/>
        <w:jc w:val="both"/>
        <w:rPr>
          <w:rFonts w:ascii="Times New Roman" w:hAnsi="Times New Roman" w:cs="Times New Roman"/>
          <w:sz w:val="24"/>
          <w:szCs w:val="29"/>
        </w:rPr>
      </w:pPr>
    </w:p>
    <w:p w14:paraId="3B119D0B" w14:textId="2DC281F1" w:rsidR="00EE31FD" w:rsidRPr="00840371" w:rsidRDefault="00EE31FD" w:rsidP="00EE3460">
      <w:pPr>
        <w:pStyle w:val="ListParagraph"/>
        <w:jc w:val="both"/>
        <w:rPr>
          <w:rFonts w:ascii="Times New Roman" w:hAnsi="Times New Roman" w:cs="Times New Roman"/>
          <w:sz w:val="24"/>
          <w:szCs w:val="29"/>
        </w:rPr>
      </w:pPr>
    </w:p>
    <w:p w14:paraId="19FFD751" w14:textId="06F3ECF6" w:rsidR="00EE31FD" w:rsidRPr="00840371" w:rsidRDefault="00EE31FD" w:rsidP="00EE3460">
      <w:pPr>
        <w:pStyle w:val="ListParagraph"/>
        <w:jc w:val="both"/>
        <w:rPr>
          <w:rFonts w:ascii="Times New Roman" w:hAnsi="Times New Roman" w:cs="Times New Roman"/>
          <w:sz w:val="24"/>
          <w:szCs w:val="29"/>
        </w:rPr>
      </w:pPr>
    </w:p>
    <w:p w14:paraId="56D64520" w14:textId="7526B975" w:rsidR="00EE31FD" w:rsidRPr="00840371" w:rsidRDefault="00EE31FD" w:rsidP="00EE3460">
      <w:pPr>
        <w:pStyle w:val="ListParagraph"/>
        <w:jc w:val="both"/>
        <w:rPr>
          <w:rFonts w:ascii="Times New Roman" w:hAnsi="Times New Roman" w:cs="Times New Roman"/>
          <w:sz w:val="24"/>
          <w:szCs w:val="29"/>
        </w:rPr>
      </w:pPr>
    </w:p>
    <w:p w14:paraId="69A5BFBA" w14:textId="16B93716" w:rsidR="00EE31FD" w:rsidRPr="00840371" w:rsidRDefault="00EE31FD" w:rsidP="00EE3460">
      <w:pPr>
        <w:pStyle w:val="ListParagraph"/>
        <w:jc w:val="both"/>
        <w:rPr>
          <w:rFonts w:ascii="Times New Roman" w:hAnsi="Times New Roman" w:cs="Times New Roman"/>
          <w:sz w:val="24"/>
          <w:szCs w:val="29"/>
        </w:rPr>
      </w:pPr>
    </w:p>
    <w:p w14:paraId="5A830BC6" w14:textId="7067A164" w:rsidR="00EE31FD" w:rsidRPr="00840371" w:rsidRDefault="00EE31FD" w:rsidP="00EE3460">
      <w:pPr>
        <w:pStyle w:val="ListParagraph"/>
        <w:jc w:val="both"/>
        <w:rPr>
          <w:rFonts w:ascii="Times New Roman" w:hAnsi="Times New Roman" w:cs="Times New Roman"/>
          <w:sz w:val="24"/>
          <w:szCs w:val="29"/>
        </w:rPr>
      </w:pPr>
    </w:p>
    <w:p w14:paraId="52A759D6" w14:textId="792E3EC8" w:rsidR="00EE31FD" w:rsidRPr="00840371" w:rsidRDefault="00EE31FD" w:rsidP="00EE3460">
      <w:pPr>
        <w:pStyle w:val="ListParagraph"/>
        <w:jc w:val="both"/>
        <w:rPr>
          <w:rFonts w:ascii="Times New Roman" w:hAnsi="Times New Roman" w:cs="Times New Roman"/>
          <w:sz w:val="24"/>
          <w:szCs w:val="29"/>
        </w:rPr>
      </w:pPr>
    </w:p>
    <w:p w14:paraId="7E2B68E7" w14:textId="626455A2" w:rsidR="00EE31FD" w:rsidRPr="00840371" w:rsidRDefault="00EE31FD" w:rsidP="00EE3460">
      <w:pPr>
        <w:pStyle w:val="ListParagraph"/>
        <w:jc w:val="both"/>
        <w:rPr>
          <w:rFonts w:ascii="Times New Roman" w:hAnsi="Times New Roman" w:cs="Times New Roman"/>
          <w:sz w:val="24"/>
          <w:szCs w:val="29"/>
        </w:rPr>
      </w:pPr>
    </w:p>
    <w:p w14:paraId="3E362176" w14:textId="7F76D576" w:rsidR="00EE31FD" w:rsidRPr="00840371" w:rsidRDefault="00EE31FD" w:rsidP="00EE3460">
      <w:pPr>
        <w:pStyle w:val="ListParagraph"/>
        <w:jc w:val="both"/>
        <w:rPr>
          <w:rFonts w:ascii="Times New Roman" w:hAnsi="Times New Roman" w:cs="Times New Roman"/>
          <w:sz w:val="24"/>
          <w:szCs w:val="29"/>
        </w:rPr>
      </w:pPr>
    </w:p>
    <w:p w14:paraId="6A29EF7C" w14:textId="65D56207" w:rsidR="00EE31FD" w:rsidRPr="00840371" w:rsidRDefault="00EE31FD" w:rsidP="00EE3460">
      <w:pPr>
        <w:pStyle w:val="ListParagraph"/>
        <w:jc w:val="both"/>
        <w:rPr>
          <w:rFonts w:ascii="Times New Roman" w:hAnsi="Times New Roman" w:cs="Times New Roman"/>
          <w:sz w:val="24"/>
          <w:szCs w:val="29"/>
        </w:rPr>
      </w:pPr>
    </w:p>
    <w:p w14:paraId="461E9BA8" w14:textId="112D7499" w:rsidR="00EE31FD" w:rsidRPr="00840371" w:rsidRDefault="00EE31FD" w:rsidP="00EE3460">
      <w:pPr>
        <w:pStyle w:val="ListParagraph"/>
        <w:jc w:val="both"/>
        <w:rPr>
          <w:rFonts w:ascii="Times New Roman" w:hAnsi="Times New Roman" w:cs="Times New Roman"/>
          <w:sz w:val="24"/>
          <w:szCs w:val="29"/>
        </w:rPr>
      </w:pPr>
    </w:p>
    <w:p w14:paraId="67CC4405" w14:textId="754E9F2B" w:rsidR="00EE31FD" w:rsidRPr="00840371" w:rsidRDefault="00EE31FD" w:rsidP="00EE3460">
      <w:pPr>
        <w:pStyle w:val="ListParagraph"/>
        <w:jc w:val="both"/>
        <w:rPr>
          <w:rFonts w:ascii="Times New Roman" w:hAnsi="Times New Roman" w:cs="Times New Roman"/>
          <w:sz w:val="24"/>
          <w:szCs w:val="29"/>
        </w:rPr>
      </w:pPr>
    </w:p>
    <w:p w14:paraId="1642D58E" w14:textId="79B86E3B" w:rsidR="00EE31FD" w:rsidRPr="00840371" w:rsidRDefault="0081424F" w:rsidP="00123326">
      <w:pPr>
        <w:jc w:val="both"/>
        <w:rPr>
          <w:rFonts w:ascii="Times New Roman" w:hAnsi="Times New Roman" w:cs="Times New Roman"/>
          <w:sz w:val="24"/>
          <w:szCs w:val="29"/>
        </w:rPr>
      </w:pPr>
      <w:r w:rsidRPr="00840371">
        <w:rPr>
          <w:noProof/>
          <w:lang w:eastAsia="en-PH"/>
        </w:rPr>
        <w:drawing>
          <wp:anchor distT="0" distB="0" distL="114300" distR="114300" simplePos="0" relativeHeight="251652608" behindDoc="0" locked="0" layoutInCell="1" allowOverlap="1" wp14:anchorId="33520515" wp14:editId="645D749E">
            <wp:simplePos x="0" y="0"/>
            <wp:positionH relativeFrom="margin">
              <wp:align>center</wp:align>
            </wp:positionH>
            <wp:positionV relativeFrom="paragraph">
              <wp:posOffset>271780</wp:posOffset>
            </wp:positionV>
            <wp:extent cx="6896100" cy="6883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3">
                      <a:extLst>
                        <a:ext uri="{28A0092B-C50C-407E-A947-70E740481C1C}">
                          <a14:useLocalDpi xmlns:a14="http://schemas.microsoft.com/office/drawing/2010/main" val="0"/>
                        </a:ext>
                      </a:extLst>
                    </a:blip>
                    <a:stretch>
                      <a:fillRect/>
                    </a:stretch>
                  </pic:blipFill>
                  <pic:spPr>
                    <a:xfrm>
                      <a:off x="0" y="0"/>
                      <a:ext cx="6896100" cy="688340"/>
                    </a:xfrm>
                    <a:prstGeom prst="rect">
                      <a:avLst/>
                    </a:prstGeom>
                  </pic:spPr>
                </pic:pic>
              </a:graphicData>
            </a:graphic>
            <wp14:sizeRelH relativeFrom="page">
              <wp14:pctWidth>0</wp14:pctWidth>
            </wp14:sizeRelH>
            <wp14:sizeRelV relativeFrom="page">
              <wp14:pctHeight>0</wp14:pctHeight>
            </wp14:sizeRelV>
          </wp:anchor>
        </w:drawing>
      </w:r>
    </w:p>
    <w:p w14:paraId="3D9D4C69" w14:textId="7FDFD3E6" w:rsidR="00EE31FD" w:rsidRPr="00840371" w:rsidRDefault="00EE31FD" w:rsidP="00EE3460">
      <w:pPr>
        <w:pStyle w:val="ListParagraph"/>
        <w:jc w:val="both"/>
        <w:rPr>
          <w:rFonts w:ascii="Times New Roman" w:hAnsi="Times New Roman" w:cs="Times New Roman"/>
          <w:sz w:val="24"/>
          <w:szCs w:val="29"/>
        </w:rPr>
      </w:pPr>
    </w:p>
    <w:p w14:paraId="64DCE9EB" w14:textId="0A06DB4E" w:rsidR="00EE31FD" w:rsidRPr="00840371" w:rsidRDefault="00EE31FD" w:rsidP="00EE3460">
      <w:pPr>
        <w:pStyle w:val="ListParagraph"/>
        <w:jc w:val="both"/>
        <w:rPr>
          <w:rFonts w:ascii="Times New Roman" w:hAnsi="Times New Roman" w:cs="Times New Roman"/>
          <w:sz w:val="24"/>
          <w:szCs w:val="29"/>
        </w:rPr>
      </w:pPr>
    </w:p>
    <w:p w14:paraId="4417E746" w14:textId="64103B26" w:rsidR="00EE31FD" w:rsidRPr="00840371" w:rsidRDefault="00EE31FD" w:rsidP="00EE3460">
      <w:pPr>
        <w:pStyle w:val="ListParagraph"/>
        <w:jc w:val="both"/>
        <w:rPr>
          <w:rFonts w:ascii="Times New Roman" w:hAnsi="Times New Roman" w:cs="Times New Roman"/>
          <w:sz w:val="24"/>
          <w:szCs w:val="29"/>
        </w:rPr>
      </w:pPr>
    </w:p>
    <w:p w14:paraId="5DBA0F06" w14:textId="45DF3A70" w:rsidR="00EE31FD" w:rsidRPr="00840371" w:rsidRDefault="00EE31FD" w:rsidP="00EE3460">
      <w:pPr>
        <w:pStyle w:val="ListParagraph"/>
        <w:jc w:val="both"/>
        <w:rPr>
          <w:rFonts w:ascii="Times New Roman" w:hAnsi="Times New Roman" w:cs="Times New Roman"/>
          <w:sz w:val="24"/>
          <w:szCs w:val="29"/>
        </w:rPr>
      </w:pPr>
    </w:p>
    <w:p w14:paraId="1FD1ABB0" w14:textId="3DEE601D" w:rsidR="00EE31FD" w:rsidRPr="00840371" w:rsidRDefault="00123326" w:rsidP="00123326">
      <w:pPr>
        <w:pStyle w:val="Heading2"/>
        <w:jc w:val="center"/>
        <w:rPr>
          <w:rFonts w:ascii="Arial" w:hAnsi="Arial" w:cs="Arial"/>
          <w:i/>
          <w:color w:val="auto"/>
          <w:sz w:val="25"/>
          <w:szCs w:val="25"/>
        </w:rPr>
      </w:pPr>
      <w:bookmarkStart w:id="11" w:name="_Figure_2._Data"/>
      <w:bookmarkEnd w:id="11"/>
      <w:r w:rsidRPr="00840371">
        <w:rPr>
          <w:rFonts w:ascii="Arial" w:hAnsi="Arial" w:cs="Arial"/>
          <w:color w:val="auto"/>
          <w:sz w:val="25"/>
          <w:szCs w:val="25"/>
        </w:rPr>
        <w:t xml:space="preserve">Figure 2. </w:t>
      </w:r>
      <w:r w:rsidRPr="00840371">
        <w:rPr>
          <w:rFonts w:ascii="Arial" w:hAnsi="Arial" w:cs="Arial"/>
          <w:i/>
          <w:color w:val="auto"/>
          <w:sz w:val="25"/>
          <w:szCs w:val="25"/>
        </w:rPr>
        <w:t>Data Dictionary</w:t>
      </w:r>
    </w:p>
    <w:p w14:paraId="230726C6" w14:textId="35FA4CC2" w:rsidR="00EE31FD" w:rsidRPr="00840371" w:rsidRDefault="00C861D6" w:rsidP="00EE3460">
      <w:pPr>
        <w:pStyle w:val="ListParagraph"/>
        <w:jc w:val="both"/>
        <w:rPr>
          <w:rFonts w:ascii="Arial" w:hAnsi="Arial" w:cs="Arial"/>
          <w:i/>
          <w:sz w:val="24"/>
          <w:szCs w:val="29"/>
        </w:rPr>
      </w:pPr>
      <w:r w:rsidRPr="00840371">
        <w:rPr>
          <w:rFonts w:ascii="Arial" w:hAnsi="Arial" w:cs="Arial"/>
          <w:i/>
          <w:sz w:val="24"/>
          <w:szCs w:val="29"/>
        </w:rPr>
        <w:t>This Data Dictionary shows the attributes and its information as presented in the ERD Diagram.</w:t>
      </w:r>
    </w:p>
    <w:p w14:paraId="6867BC5E" w14:textId="6EB26306" w:rsidR="00EE31FD" w:rsidRPr="00840371" w:rsidRDefault="00EE31FD" w:rsidP="00EE3460">
      <w:pPr>
        <w:pStyle w:val="ListParagraph"/>
        <w:jc w:val="both"/>
        <w:rPr>
          <w:rFonts w:ascii="Times New Roman" w:hAnsi="Times New Roman" w:cs="Times New Roman"/>
          <w:sz w:val="24"/>
          <w:szCs w:val="29"/>
        </w:rPr>
      </w:pPr>
    </w:p>
    <w:p w14:paraId="4C8DC734" w14:textId="7C5E0889" w:rsidR="00EE31FD" w:rsidRPr="00840371" w:rsidRDefault="00EE31FD" w:rsidP="00EE3460">
      <w:pPr>
        <w:pStyle w:val="ListParagraph"/>
        <w:jc w:val="both"/>
        <w:rPr>
          <w:rFonts w:ascii="Times New Roman" w:hAnsi="Times New Roman" w:cs="Times New Roman"/>
          <w:sz w:val="24"/>
          <w:szCs w:val="29"/>
        </w:rPr>
      </w:pPr>
    </w:p>
    <w:p w14:paraId="3E7A71EC" w14:textId="77777777" w:rsidR="00123326" w:rsidRPr="00840371" w:rsidRDefault="00123326" w:rsidP="00EE3460">
      <w:pPr>
        <w:pStyle w:val="ListParagraph"/>
        <w:jc w:val="both"/>
        <w:rPr>
          <w:rFonts w:ascii="Times New Roman" w:hAnsi="Times New Roman" w:cs="Times New Roman"/>
          <w:sz w:val="24"/>
          <w:szCs w:val="29"/>
        </w:rPr>
      </w:pPr>
    </w:p>
    <w:p w14:paraId="425F290E" w14:textId="57B6CC89" w:rsidR="00EE31FD" w:rsidRPr="00840371" w:rsidRDefault="00EE31FD" w:rsidP="00EE3460">
      <w:pPr>
        <w:pStyle w:val="ListParagraph"/>
        <w:jc w:val="both"/>
        <w:rPr>
          <w:rFonts w:ascii="Times New Roman" w:hAnsi="Times New Roman" w:cs="Times New Roman"/>
          <w:sz w:val="24"/>
          <w:szCs w:val="29"/>
        </w:rPr>
      </w:pPr>
    </w:p>
    <w:p w14:paraId="1AD1846E" w14:textId="72D22F93" w:rsidR="00EE31FD" w:rsidRPr="00840371" w:rsidRDefault="00EE31FD" w:rsidP="00EE3460">
      <w:pPr>
        <w:pStyle w:val="ListParagraph"/>
        <w:jc w:val="both"/>
        <w:rPr>
          <w:rFonts w:ascii="Times New Roman" w:hAnsi="Times New Roman" w:cs="Times New Roman"/>
          <w:sz w:val="24"/>
          <w:szCs w:val="29"/>
        </w:rPr>
      </w:pPr>
    </w:p>
    <w:p w14:paraId="0477FC6A" w14:textId="0BEDC884" w:rsidR="00EE31FD" w:rsidRPr="00840371" w:rsidRDefault="00EE31FD" w:rsidP="00EE3460">
      <w:pPr>
        <w:pStyle w:val="ListParagraph"/>
        <w:jc w:val="both"/>
        <w:rPr>
          <w:rFonts w:ascii="Times New Roman" w:hAnsi="Times New Roman" w:cs="Times New Roman"/>
          <w:sz w:val="24"/>
          <w:szCs w:val="29"/>
        </w:rPr>
      </w:pPr>
    </w:p>
    <w:p w14:paraId="3C322261" w14:textId="0EAFF4F6" w:rsidR="00123326" w:rsidRPr="00840371" w:rsidRDefault="00123326" w:rsidP="00EE3460">
      <w:pPr>
        <w:pStyle w:val="ListParagraph"/>
        <w:jc w:val="both"/>
        <w:rPr>
          <w:rFonts w:ascii="Times New Roman" w:hAnsi="Times New Roman" w:cs="Times New Roman"/>
          <w:sz w:val="24"/>
          <w:szCs w:val="29"/>
        </w:rPr>
      </w:pPr>
    </w:p>
    <w:p w14:paraId="0F553B37" w14:textId="6CA53200" w:rsidR="00123326" w:rsidRPr="00840371" w:rsidRDefault="00123326" w:rsidP="00EE3460">
      <w:pPr>
        <w:pStyle w:val="ListParagraph"/>
        <w:jc w:val="both"/>
        <w:rPr>
          <w:rFonts w:ascii="Times New Roman" w:hAnsi="Times New Roman" w:cs="Times New Roman"/>
          <w:sz w:val="24"/>
          <w:szCs w:val="29"/>
        </w:rPr>
      </w:pPr>
    </w:p>
    <w:p w14:paraId="187C2449" w14:textId="62532E5B" w:rsidR="00123326" w:rsidRPr="00840371" w:rsidRDefault="00123326" w:rsidP="00EE3460">
      <w:pPr>
        <w:pStyle w:val="ListParagraph"/>
        <w:jc w:val="both"/>
        <w:rPr>
          <w:rFonts w:ascii="Times New Roman" w:hAnsi="Times New Roman" w:cs="Times New Roman"/>
          <w:sz w:val="24"/>
          <w:szCs w:val="29"/>
        </w:rPr>
      </w:pPr>
    </w:p>
    <w:p w14:paraId="2C263A9E" w14:textId="77777777" w:rsidR="00123326" w:rsidRPr="00840371" w:rsidRDefault="00123326" w:rsidP="00EE3460">
      <w:pPr>
        <w:pStyle w:val="ListParagraph"/>
        <w:jc w:val="both"/>
        <w:rPr>
          <w:rFonts w:ascii="Times New Roman" w:hAnsi="Times New Roman" w:cs="Times New Roman"/>
          <w:sz w:val="24"/>
          <w:szCs w:val="29"/>
        </w:rPr>
      </w:pPr>
    </w:p>
    <w:p w14:paraId="70A10A27" w14:textId="6D0F701A" w:rsidR="00EE31FD" w:rsidRPr="00840371" w:rsidRDefault="00EE31FD" w:rsidP="00EE3460">
      <w:pPr>
        <w:pStyle w:val="ListParagraph"/>
        <w:jc w:val="both"/>
        <w:rPr>
          <w:rFonts w:ascii="Times New Roman" w:hAnsi="Times New Roman" w:cs="Times New Roman"/>
          <w:sz w:val="24"/>
          <w:szCs w:val="29"/>
        </w:rPr>
      </w:pPr>
    </w:p>
    <w:p w14:paraId="044C920E" w14:textId="77777777" w:rsidR="00EE31FD" w:rsidRPr="00840371" w:rsidRDefault="00EE31FD" w:rsidP="00EE3460">
      <w:pPr>
        <w:pStyle w:val="ListParagraph"/>
        <w:jc w:val="both"/>
        <w:rPr>
          <w:rFonts w:ascii="Times New Roman" w:hAnsi="Times New Roman" w:cs="Times New Roman"/>
          <w:sz w:val="24"/>
          <w:szCs w:val="29"/>
        </w:rPr>
      </w:pPr>
    </w:p>
    <w:p w14:paraId="563E4EE5" w14:textId="2C593E82" w:rsidR="00BF69E2" w:rsidRPr="00840371" w:rsidRDefault="00BF69E2" w:rsidP="00373E3D">
      <w:pPr>
        <w:pStyle w:val="ListParagraph"/>
        <w:jc w:val="both"/>
        <w:rPr>
          <w:rFonts w:ascii="Times New Roman" w:hAnsi="Times New Roman" w:cs="Times New Roman"/>
          <w:sz w:val="24"/>
          <w:szCs w:val="29"/>
        </w:rPr>
      </w:pPr>
    </w:p>
    <w:p w14:paraId="5A1DA3E4" w14:textId="77777777" w:rsidR="00123326" w:rsidRPr="00840371" w:rsidRDefault="00123326" w:rsidP="00BF69E2">
      <w:pPr>
        <w:pStyle w:val="ListParagraph"/>
        <w:jc w:val="both"/>
        <w:rPr>
          <w:rFonts w:ascii="Times New Roman" w:hAnsi="Times New Roman" w:cs="Times New Roman"/>
          <w:sz w:val="24"/>
          <w:szCs w:val="29"/>
        </w:rPr>
      </w:pPr>
    </w:p>
    <w:p w14:paraId="65FC8B97" w14:textId="325A536D" w:rsidR="00BF69E2" w:rsidRPr="00840371" w:rsidRDefault="00EE31FD" w:rsidP="00BF69E2">
      <w:pPr>
        <w:pStyle w:val="ListParagraph"/>
        <w:jc w:val="both"/>
        <w:rPr>
          <w:rFonts w:ascii="Times New Roman" w:hAnsi="Times New Roman" w:cs="Times New Roman"/>
          <w:sz w:val="24"/>
          <w:szCs w:val="29"/>
        </w:rPr>
      </w:pPr>
      <w:r w:rsidRPr="00840371">
        <w:rPr>
          <w:rFonts w:ascii="Times New Roman" w:hAnsi="Times New Roman" w:cs="Times New Roman"/>
          <w:noProof/>
          <w:sz w:val="24"/>
          <w:szCs w:val="29"/>
          <w:lang w:eastAsia="en-PH"/>
        </w:rPr>
        <w:drawing>
          <wp:anchor distT="0" distB="0" distL="114300" distR="114300" simplePos="0" relativeHeight="251646464" behindDoc="0" locked="0" layoutInCell="1" allowOverlap="1" wp14:anchorId="4175210F" wp14:editId="39E6E43A">
            <wp:simplePos x="0" y="0"/>
            <wp:positionH relativeFrom="column">
              <wp:posOffset>-249711</wp:posOffset>
            </wp:positionH>
            <wp:positionV relativeFrom="paragraph">
              <wp:posOffset>238257</wp:posOffset>
            </wp:positionV>
            <wp:extent cx="6512560" cy="4649637"/>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4">
                      <a:extLst>
                        <a:ext uri="{28A0092B-C50C-407E-A947-70E740481C1C}">
                          <a14:useLocalDpi xmlns:a14="http://schemas.microsoft.com/office/drawing/2010/main" val="0"/>
                        </a:ext>
                      </a:extLst>
                    </a:blip>
                    <a:stretch>
                      <a:fillRect/>
                    </a:stretch>
                  </pic:blipFill>
                  <pic:spPr>
                    <a:xfrm>
                      <a:off x="0" y="0"/>
                      <a:ext cx="6512560" cy="4649637"/>
                    </a:xfrm>
                    <a:prstGeom prst="rect">
                      <a:avLst/>
                    </a:prstGeom>
                  </pic:spPr>
                </pic:pic>
              </a:graphicData>
            </a:graphic>
            <wp14:sizeRelH relativeFrom="page">
              <wp14:pctWidth>0</wp14:pctWidth>
            </wp14:sizeRelH>
            <wp14:sizeRelV relativeFrom="page">
              <wp14:pctHeight>0</wp14:pctHeight>
            </wp14:sizeRelV>
          </wp:anchor>
        </w:drawing>
      </w:r>
    </w:p>
    <w:p w14:paraId="620B1CAD" w14:textId="74F9DCAF" w:rsidR="00123326" w:rsidRPr="00840371" w:rsidRDefault="00123326" w:rsidP="00BF69E2">
      <w:pPr>
        <w:pStyle w:val="ListParagraph"/>
        <w:jc w:val="both"/>
        <w:rPr>
          <w:rFonts w:ascii="Times New Roman" w:hAnsi="Times New Roman" w:cs="Times New Roman"/>
          <w:sz w:val="24"/>
          <w:szCs w:val="29"/>
        </w:rPr>
      </w:pPr>
    </w:p>
    <w:p w14:paraId="30942298" w14:textId="77777777" w:rsidR="00123326" w:rsidRPr="00840371" w:rsidRDefault="00123326" w:rsidP="00BF69E2">
      <w:pPr>
        <w:pStyle w:val="ListParagraph"/>
        <w:jc w:val="both"/>
        <w:rPr>
          <w:rFonts w:ascii="Times New Roman" w:hAnsi="Times New Roman" w:cs="Times New Roman"/>
          <w:sz w:val="24"/>
          <w:szCs w:val="29"/>
        </w:rPr>
      </w:pPr>
    </w:p>
    <w:p w14:paraId="24841592" w14:textId="77777777" w:rsidR="00BF69E2" w:rsidRPr="00840371" w:rsidRDefault="00BF69E2" w:rsidP="00BF69E2">
      <w:pPr>
        <w:ind w:left="360"/>
        <w:jc w:val="both"/>
        <w:rPr>
          <w:rFonts w:ascii="Times New Roman" w:hAnsi="Times New Roman" w:cs="Times New Roman"/>
          <w:sz w:val="24"/>
          <w:szCs w:val="29"/>
        </w:rPr>
      </w:pPr>
    </w:p>
    <w:p w14:paraId="7A3C4339" w14:textId="77777777" w:rsidR="00BF69E2" w:rsidRPr="00840371" w:rsidRDefault="00BF69E2" w:rsidP="00BF69E2">
      <w:pPr>
        <w:ind w:left="360"/>
        <w:jc w:val="both"/>
        <w:rPr>
          <w:rFonts w:ascii="Times New Roman" w:hAnsi="Times New Roman" w:cs="Times New Roman"/>
          <w:sz w:val="24"/>
          <w:szCs w:val="29"/>
        </w:rPr>
      </w:pPr>
    </w:p>
    <w:p w14:paraId="74EBE2F5" w14:textId="77777777" w:rsidR="00BF69E2" w:rsidRPr="00840371" w:rsidRDefault="00BF69E2" w:rsidP="00BF69E2">
      <w:pPr>
        <w:ind w:left="360"/>
        <w:jc w:val="both"/>
        <w:rPr>
          <w:rFonts w:ascii="Times New Roman" w:hAnsi="Times New Roman" w:cs="Times New Roman"/>
          <w:sz w:val="24"/>
          <w:szCs w:val="29"/>
        </w:rPr>
      </w:pPr>
    </w:p>
    <w:p w14:paraId="186EB795" w14:textId="77777777" w:rsidR="00BF69E2" w:rsidRPr="00840371" w:rsidRDefault="00BF69E2" w:rsidP="00BF69E2">
      <w:pPr>
        <w:ind w:left="360"/>
        <w:jc w:val="both"/>
        <w:rPr>
          <w:rFonts w:ascii="Times New Roman" w:hAnsi="Times New Roman" w:cs="Times New Roman"/>
          <w:sz w:val="24"/>
          <w:szCs w:val="29"/>
        </w:rPr>
      </w:pPr>
    </w:p>
    <w:p w14:paraId="6A859C3A" w14:textId="77777777" w:rsidR="00BF69E2" w:rsidRPr="00840371" w:rsidRDefault="00BF69E2" w:rsidP="00BF69E2">
      <w:pPr>
        <w:ind w:left="360"/>
        <w:jc w:val="both"/>
        <w:rPr>
          <w:rFonts w:ascii="Times New Roman" w:hAnsi="Times New Roman" w:cs="Times New Roman"/>
          <w:sz w:val="24"/>
          <w:szCs w:val="29"/>
        </w:rPr>
      </w:pPr>
    </w:p>
    <w:p w14:paraId="22C759C1" w14:textId="77777777" w:rsidR="00BF69E2" w:rsidRPr="00840371" w:rsidRDefault="00BF69E2" w:rsidP="00BF69E2">
      <w:pPr>
        <w:ind w:left="360"/>
        <w:jc w:val="both"/>
        <w:rPr>
          <w:rFonts w:ascii="Times New Roman" w:hAnsi="Times New Roman" w:cs="Times New Roman"/>
          <w:sz w:val="24"/>
          <w:szCs w:val="29"/>
        </w:rPr>
      </w:pPr>
    </w:p>
    <w:p w14:paraId="54CAFE2E" w14:textId="77777777" w:rsidR="00BF69E2" w:rsidRPr="00840371" w:rsidRDefault="00BF69E2" w:rsidP="00BF69E2">
      <w:pPr>
        <w:ind w:left="360"/>
        <w:jc w:val="both"/>
        <w:rPr>
          <w:rFonts w:ascii="Times New Roman" w:hAnsi="Times New Roman" w:cs="Times New Roman"/>
          <w:sz w:val="24"/>
          <w:szCs w:val="29"/>
        </w:rPr>
      </w:pPr>
    </w:p>
    <w:p w14:paraId="0A8605FA" w14:textId="77777777" w:rsidR="00BF69E2" w:rsidRPr="00840371" w:rsidRDefault="00BF69E2" w:rsidP="00BF69E2">
      <w:pPr>
        <w:ind w:left="360"/>
        <w:jc w:val="both"/>
        <w:rPr>
          <w:rFonts w:ascii="Times New Roman" w:hAnsi="Times New Roman" w:cs="Times New Roman"/>
          <w:sz w:val="24"/>
          <w:szCs w:val="29"/>
        </w:rPr>
      </w:pPr>
    </w:p>
    <w:p w14:paraId="52A00470" w14:textId="77777777" w:rsidR="00BF69E2" w:rsidRPr="00840371" w:rsidRDefault="00BF69E2" w:rsidP="00BF69E2">
      <w:pPr>
        <w:ind w:left="360"/>
        <w:jc w:val="both"/>
        <w:rPr>
          <w:rFonts w:ascii="Times New Roman" w:hAnsi="Times New Roman" w:cs="Times New Roman"/>
          <w:sz w:val="24"/>
          <w:szCs w:val="29"/>
        </w:rPr>
      </w:pPr>
    </w:p>
    <w:p w14:paraId="5FD71480" w14:textId="77777777" w:rsidR="00BF69E2" w:rsidRPr="00840371" w:rsidRDefault="00BF69E2" w:rsidP="00BF69E2">
      <w:pPr>
        <w:ind w:left="360"/>
        <w:jc w:val="both"/>
        <w:rPr>
          <w:rFonts w:ascii="Times New Roman" w:hAnsi="Times New Roman" w:cs="Times New Roman"/>
          <w:sz w:val="24"/>
          <w:szCs w:val="29"/>
        </w:rPr>
      </w:pPr>
    </w:p>
    <w:p w14:paraId="593A6E35" w14:textId="77777777" w:rsidR="00BF69E2" w:rsidRPr="00840371" w:rsidRDefault="00BF69E2" w:rsidP="00BF69E2">
      <w:pPr>
        <w:ind w:left="360"/>
        <w:jc w:val="both"/>
        <w:rPr>
          <w:rFonts w:ascii="Times New Roman" w:hAnsi="Times New Roman" w:cs="Times New Roman"/>
          <w:sz w:val="24"/>
          <w:szCs w:val="29"/>
        </w:rPr>
      </w:pPr>
    </w:p>
    <w:p w14:paraId="31A2BCD3" w14:textId="5239F091" w:rsidR="00BF69E2" w:rsidRPr="00840371" w:rsidRDefault="00BF69E2" w:rsidP="00BF69E2">
      <w:pPr>
        <w:ind w:left="360"/>
        <w:jc w:val="both"/>
        <w:rPr>
          <w:rFonts w:ascii="Times New Roman" w:hAnsi="Times New Roman" w:cs="Times New Roman"/>
          <w:sz w:val="24"/>
          <w:szCs w:val="29"/>
        </w:rPr>
      </w:pPr>
    </w:p>
    <w:p w14:paraId="13CEDD65" w14:textId="484B3FF9" w:rsidR="00EE31FD" w:rsidRPr="00840371" w:rsidRDefault="00EE31FD" w:rsidP="00BF69E2">
      <w:pPr>
        <w:ind w:left="360"/>
        <w:jc w:val="both"/>
        <w:rPr>
          <w:rFonts w:ascii="Times New Roman" w:hAnsi="Times New Roman" w:cs="Times New Roman"/>
          <w:sz w:val="24"/>
          <w:szCs w:val="29"/>
        </w:rPr>
      </w:pPr>
    </w:p>
    <w:p w14:paraId="09E21072" w14:textId="409DA8DA" w:rsidR="00EE31FD" w:rsidRPr="00840371" w:rsidRDefault="00EE31FD" w:rsidP="00BF69E2">
      <w:pPr>
        <w:ind w:left="360"/>
        <w:jc w:val="both"/>
        <w:rPr>
          <w:rFonts w:ascii="Times New Roman" w:hAnsi="Times New Roman" w:cs="Times New Roman"/>
          <w:sz w:val="24"/>
          <w:szCs w:val="29"/>
        </w:rPr>
      </w:pPr>
    </w:p>
    <w:p w14:paraId="7B6378F3" w14:textId="3224069A" w:rsidR="00EE31FD" w:rsidRPr="00840371" w:rsidRDefault="00EE31FD" w:rsidP="00BF69E2">
      <w:pPr>
        <w:ind w:left="360"/>
        <w:jc w:val="both"/>
        <w:rPr>
          <w:rFonts w:ascii="Times New Roman" w:hAnsi="Times New Roman" w:cs="Times New Roman"/>
          <w:sz w:val="24"/>
          <w:szCs w:val="29"/>
        </w:rPr>
      </w:pPr>
    </w:p>
    <w:p w14:paraId="2B1E1365" w14:textId="49AD36C2" w:rsidR="00EE31FD" w:rsidRPr="00840371" w:rsidRDefault="00123326" w:rsidP="00123326">
      <w:pPr>
        <w:pStyle w:val="Heading2"/>
        <w:jc w:val="center"/>
        <w:rPr>
          <w:rFonts w:ascii="Arial" w:hAnsi="Arial" w:cs="Arial"/>
          <w:i/>
          <w:color w:val="auto"/>
          <w:sz w:val="25"/>
          <w:szCs w:val="25"/>
        </w:rPr>
      </w:pPr>
      <w:bookmarkStart w:id="12" w:name="_Figure_3._Context"/>
      <w:bookmarkEnd w:id="12"/>
      <w:r w:rsidRPr="00840371">
        <w:rPr>
          <w:rFonts w:ascii="Arial" w:hAnsi="Arial" w:cs="Arial"/>
          <w:color w:val="auto"/>
          <w:sz w:val="25"/>
          <w:szCs w:val="25"/>
        </w:rPr>
        <w:t xml:space="preserve">Figure 3. </w:t>
      </w:r>
      <w:r w:rsidRPr="00840371">
        <w:rPr>
          <w:rFonts w:ascii="Arial" w:hAnsi="Arial" w:cs="Arial"/>
          <w:i/>
          <w:color w:val="auto"/>
          <w:sz w:val="25"/>
          <w:szCs w:val="25"/>
        </w:rPr>
        <w:t>Context Diagram</w:t>
      </w:r>
    </w:p>
    <w:p w14:paraId="54246EEF" w14:textId="635B7587" w:rsidR="00EE31FD" w:rsidRPr="00840371" w:rsidRDefault="00C861D6" w:rsidP="00C861D6">
      <w:pPr>
        <w:ind w:left="360"/>
        <w:jc w:val="center"/>
        <w:rPr>
          <w:rFonts w:ascii="Arial" w:hAnsi="Arial" w:cs="Arial"/>
          <w:i/>
          <w:sz w:val="24"/>
          <w:szCs w:val="29"/>
        </w:rPr>
      </w:pPr>
      <w:r w:rsidRPr="00840371">
        <w:rPr>
          <w:rFonts w:ascii="Arial" w:hAnsi="Arial" w:cs="Arial"/>
          <w:i/>
          <w:sz w:val="24"/>
          <w:szCs w:val="29"/>
        </w:rPr>
        <w:t>This diagram that defines the each boundary between the system and its part.</w:t>
      </w:r>
    </w:p>
    <w:p w14:paraId="4058A378" w14:textId="23840491" w:rsidR="00EE31FD" w:rsidRPr="00840371" w:rsidRDefault="00EE31FD" w:rsidP="00BF69E2">
      <w:pPr>
        <w:ind w:left="360"/>
        <w:jc w:val="both"/>
        <w:rPr>
          <w:rFonts w:ascii="Times New Roman" w:hAnsi="Times New Roman" w:cs="Times New Roman"/>
          <w:sz w:val="24"/>
          <w:szCs w:val="29"/>
        </w:rPr>
      </w:pPr>
    </w:p>
    <w:p w14:paraId="1AAFFD94" w14:textId="6C9FD481" w:rsidR="00EE31FD" w:rsidRPr="00840371" w:rsidRDefault="00EE31FD" w:rsidP="00BF69E2">
      <w:pPr>
        <w:ind w:left="360"/>
        <w:jc w:val="both"/>
        <w:rPr>
          <w:rFonts w:ascii="Times New Roman" w:hAnsi="Times New Roman" w:cs="Times New Roman"/>
          <w:sz w:val="24"/>
          <w:szCs w:val="29"/>
        </w:rPr>
      </w:pPr>
    </w:p>
    <w:p w14:paraId="4AA84C7A" w14:textId="67870005" w:rsidR="00EE31FD" w:rsidRPr="00840371" w:rsidRDefault="00EE31FD" w:rsidP="00BF69E2">
      <w:pPr>
        <w:ind w:left="360"/>
        <w:jc w:val="both"/>
        <w:rPr>
          <w:rFonts w:ascii="Times New Roman" w:hAnsi="Times New Roman" w:cs="Times New Roman"/>
          <w:sz w:val="24"/>
          <w:szCs w:val="29"/>
        </w:rPr>
      </w:pPr>
    </w:p>
    <w:p w14:paraId="4118BEBF" w14:textId="6D5A73AF" w:rsidR="00EE31FD" w:rsidRPr="00840371" w:rsidRDefault="00EE31FD" w:rsidP="00BF69E2">
      <w:pPr>
        <w:ind w:left="360"/>
        <w:jc w:val="both"/>
        <w:rPr>
          <w:rFonts w:ascii="Times New Roman" w:hAnsi="Times New Roman" w:cs="Times New Roman"/>
          <w:sz w:val="24"/>
          <w:szCs w:val="29"/>
        </w:rPr>
      </w:pPr>
    </w:p>
    <w:p w14:paraId="4214F9A9" w14:textId="77777777" w:rsidR="00EE31FD" w:rsidRPr="00840371" w:rsidRDefault="00EE31FD" w:rsidP="00BF69E2">
      <w:pPr>
        <w:ind w:left="360"/>
        <w:jc w:val="both"/>
        <w:rPr>
          <w:rFonts w:ascii="Times New Roman" w:hAnsi="Times New Roman" w:cs="Times New Roman"/>
          <w:sz w:val="24"/>
          <w:szCs w:val="29"/>
        </w:rPr>
      </w:pPr>
    </w:p>
    <w:p w14:paraId="28406A76" w14:textId="4A4108C2" w:rsidR="00EE31FD" w:rsidRPr="00840371" w:rsidRDefault="00EE31FD" w:rsidP="00BF69E2">
      <w:pPr>
        <w:ind w:left="360"/>
        <w:jc w:val="both"/>
        <w:rPr>
          <w:rFonts w:ascii="Times New Roman" w:hAnsi="Times New Roman" w:cs="Times New Roman"/>
          <w:sz w:val="24"/>
          <w:szCs w:val="29"/>
        </w:rPr>
      </w:pPr>
    </w:p>
    <w:p w14:paraId="3BF9D6CA" w14:textId="7AB1D4D4" w:rsidR="00EE31FD" w:rsidRPr="00840371" w:rsidRDefault="00EE31FD" w:rsidP="00BF69E2">
      <w:pPr>
        <w:ind w:left="360"/>
        <w:jc w:val="both"/>
        <w:rPr>
          <w:rFonts w:ascii="Times New Roman" w:hAnsi="Times New Roman" w:cs="Times New Roman"/>
          <w:sz w:val="24"/>
          <w:szCs w:val="29"/>
        </w:rPr>
      </w:pPr>
    </w:p>
    <w:p w14:paraId="133EB3DE" w14:textId="77777777" w:rsidR="00EE31FD" w:rsidRPr="00840371" w:rsidRDefault="00EE31FD" w:rsidP="00BF69E2">
      <w:pPr>
        <w:ind w:left="360"/>
        <w:jc w:val="both"/>
        <w:rPr>
          <w:rFonts w:ascii="Times New Roman" w:hAnsi="Times New Roman" w:cs="Times New Roman"/>
          <w:sz w:val="24"/>
          <w:szCs w:val="29"/>
        </w:rPr>
      </w:pPr>
    </w:p>
    <w:p w14:paraId="6B9BC6BE" w14:textId="5CEBFD09" w:rsidR="00EE31FD" w:rsidRPr="00840371" w:rsidRDefault="00EE31FD" w:rsidP="00BF69E2">
      <w:pPr>
        <w:pStyle w:val="ListParagraph"/>
        <w:jc w:val="both"/>
        <w:rPr>
          <w:rFonts w:ascii="Times New Roman" w:hAnsi="Times New Roman" w:cs="Times New Roman"/>
          <w:sz w:val="24"/>
          <w:szCs w:val="29"/>
        </w:rPr>
      </w:pPr>
    </w:p>
    <w:p w14:paraId="64571DFB" w14:textId="77777777" w:rsidR="00123326" w:rsidRPr="00840371" w:rsidRDefault="00123326" w:rsidP="00BF69E2">
      <w:pPr>
        <w:pStyle w:val="ListParagraph"/>
        <w:jc w:val="both"/>
        <w:rPr>
          <w:rFonts w:ascii="Times New Roman" w:hAnsi="Times New Roman" w:cs="Times New Roman"/>
          <w:sz w:val="24"/>
          <w:szCs w:val="29"/>
        </w:rPr>
      </w:pPr>
    </w:p>
    <w:p w14:paraId="59CF8B6F" w14:textId="00793AD5" w:rsidR="00EE31FD" w:rsidRPr="00840371" w:rsidRDefault="00EE31FD" w:rsidP="00BF69E2">
      <w:pPr>
        <w:pStyle w:val="ListParagraph"/>
        <w:jc w:val="both"/>
        <w:rPr>
          <w:rFonts w:ascii="Times New Roman" w:hAnsi="Times New Roman" w:cs="Times New Roman"/>
          <w:sz w:val="24"/>
          <w:szCs w:val="29"/>
        </w:rPr>
      </w:pPr>
    </w:p>
    <w:p w14:paraId="498D575E" w14:textId="07EAF187" w:rsidR="00EE31FD" w:rsidRPr="00840371" w:rsidRDefault="00EE31FD" w:rsidP="00BF69E2">
      <w:pPr>
        <w:pStyle w:val="ListParagraph"/>
        <w:jc w:val="both"/>
        <w:rPr>
          <w:rFonts w:ascii="Times New Roman" w:hAnsi="Times New Roman" w:cs="Times New Roman"/>
          <w:sz w:val="24"/>
          <w:szCs w:val="29"/>
        </w:rPr>
      </w:pPr>
    </w:p>
    <w:p w14:paraId="7522C3A8" w14:textId="0F981647" w:rsidR="00EE31FD" w:rsidRPr="00840371" w:rsidRDefault="00EE31FD" w:rsidP="00BF69E2">
      <w:pPr>
        <w:pStyle w:val="ListParagraph"/>
        <w:jc w:val="both"/>
        <w:rPr>
          <w:rFonts w:ascii="Times New Roman" w:hAnsi="Times New Roman" w:cs="Times New Roman"/>
          <w:sz w:val="24"/>
          <w:szCs w:val="29"/>
        </w:rPr>
      </w:pPr>
    </w:p>
    <w:p w14:paraId="08A5FDE1" w14:textId="703E2047" w:rsidR="00EE31FD" w:rsidRPr="00840371" w:rsidRDefault="0081424F" w:rsidP="0081424F">
      <w:pPr>
        <w:pStyle w:val="ListParagraph"/>
        <w:jc w:val="both"/>
        <w:rPr>
          <w:rFonts w:ascii="Times New Roman" w:hAnsi="Times New Roman" w:cs="Times New Roman"/>
          <w:sz w:val="24"/>
          <w:szCs w:val="29"/>
        </w:rPr>
      </w:pPr>
      <w:r w:rsidRPr="00840371">
        <w:rPr>
          <w:rFonts w:ascii="Times New Roman" w:hAnsi="Times New Roman" w:cs="Times New Roman"/>
          <w:noProof/>
          <w:sz w:val="24"/>
          <w:szCs w:val="29"/>
          <w:lang w:eastAsia="en-PH"/>
        </w:rPr>
        <w:drawing>
          <wp:inline distT="0" distB="0" distL="0" distR="0" wp14:anchorId="168E4178" wp14:editId="3AC51910">
            <wp:extent cx="5943600" cy="42843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ttlba.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284345"/>
                    </a:xfrm>
                    <a:prstGeom prst="rect">
                      <a:avLst/>
                    </a:prstGeom>
                  </pic:spPr>
                </pic:pic>
              </a:graphicData>
            </a:graphic>
          </wp:inline>
        </w:drawing>
      </w:r>
    </w:p>
    <w:p w14:paraId="7A54D81A" w14:textId="23F361C5" w:rsidR="00EE31FD" w:rsidRPr="00840371" w:rsidRDefault="00EE31FD" w:rsidP="00BF69E2">
      <w:pPr>
        <w:pStyle w:val="ListParagraph"/>
        <w:jc w:val="both"/>
        <w:rPr>
          <w:rFonts w:ascii="Times New Roman" w:hAnsi="Times New Roman" w:cs="Times New Roman"/>
          <w:sz w:val="24"/>
          <w:szCs w:val="29"/>
        </w:rPr>
      </w:pPr>
    </w:p>
    <w:p w14:paraId="4AFA9403" w14:textId="0A0D21F1" w:rsidR="00EE31FD" w:rsidRPr="00840371" w:rsidRDefault="00EE31FD" w:rsidP="00BF69E2">
      <w:pPr>
        <w:pStyle w:val="ListParagraph"/>
        <w:jc w:val="both"/>
        <w:rPr>
          <w:rFonts w:ascii="Times New Roman" w:hAnsi="Times New Roman" w:cs="Times New Roman"/>
          <w:sz w:val="24"/>
          <w:szCs w:val="29"/>
        </w:rPr>
      </w:pPr>
    </w:p>
    <w:p w14:paraId="34DBCEC7" w14:textId="14325CAC" w:rsidR="00EE31FD" w:rsidRPr="00840371" w:rsidRDefault="006B641D" w:rsidP="006B641D">
      <w:pPr>
        <w:pStyle w:val="Heading3"/>
        <w:jc w:val="center"/>
        <w:rPr>
          <w:rFonts w:ascii="Arial" w:hAnsi="Arial" w:cs="Arial"/>
          <w:i/>
          <w:color w:val="auto"/>
          <w:sz w:val="25"/>
          <w:szCs w:val="25"/>
        </w:rPr>
      </w:pPr>
      <w:bookmarkStart w:id="13" w:name="_Figure_4._Diagram"/>
      <w:bookmarkEnd w:id="13"/>
      <w:r w:rsidRPr="00840371">
        <w:rPr>
          <w:rFonts w:ascii="Arial" w:hAnsi="Arial" w:cs="Arial"/>
          <w:color w:val="auto"/>
          <w:sz w:val="25"/>
          <w:szCs w:val="25"/>
        </w:rPr>
        <w:t>Figure 3.1</w:t>
      </w:r>
      <w:r w:rsidR="00123326" w:rsidRPr="00840371">
        <w:rPr>
          <w:rFonts w:ascii="Arial" w:hAnsi="Arial" w:cs="Arial"/>
          <w:color w:val="auto"/>
          <w:sz w:val="25"/>
          <w:szCs w:val="25"/>
        </w:rPr>
        <w:t xml:space="preserve">. </w:t>
      </w:r>
      <w:r w:rsidR="00123326" w:rsidRPr="00840371">
        <w:rPr>
          <w:rFonts w:ascii="Arial" w:hAnsi="Arial" w:cs="Arial"/>
          <w:i/>
          <w:color w:val="auto"/>
          <w:sz w:val="25"/>
          <w:szCs w:val="25"/>
        </w:rPr>
        <w:t>Diagram 0</w:t>
      </w:r>
    </w:p>
    <w:p w14:paraId="46B8AF5C" w14:textId="77777777" w:rsidR="00C861D6" w:rsidRPr="00840371" w:rsidRDefault="00C861D6" w:rsidP="00C861D6">
      <w:pPr>
        <w:jc w:val="center"/>
        <w:rPr>
          <w:rFonts w:ascii="Arial" w:hAnsi="Arial" w:cs="Arial"/>
          <w:sz w:val="24"/>
          <w:szCs w:val="24"/>
        </w:rPr>
      </w:pPr>
    </w:p>
    <w:p w14:paraId="467D9E47" w14:textId="5C2DDBD7" w:rsidR="00EE31FD" w:rsidRPr="00840371" w:rsidRDefault="00EE31FD" w:rsidP="00BF69E2">
      <w:pPr>
        <w:pStyle w:val="ListParagraph"/>
        <w:jc w:val="both"/>
        <w:rPr>
          <w:rFonts w:ascii="Times New Roman" w:hAnsi="Times New Roman" w:cs="Times New Roman"/>
          <w:sz w:val="24"/>
          <w:szCs w:val="29"/>
        </w:rPr>
      </w:pPr>
    </w:p>
    <w:p w14:paraId="66579CF9" w14:textId="4A2DDC71" w:rsidR="00EE31FD" w:rsidRPr="00840371" w:rsidRDefault="00EE31FD" w:rsidP="00BF69E2">
      <w:pPr>
        <w:pStyle w:val="ListParagraph"/>
        <w:jc w:val="both"/>
        <w:rPr>
          <w:rFonts w:ascii="Times New Roman" w:hAnsi="Times New Roman" w:cs="Times New Roman"/>
          <w:sz w:val="24"/>
          <w:szCs w:val="29"/>
        </w:rPr>
      </w:pPr>
    </w:p>
    <w:p w14:paraId="5C6EA8AD" w14:textId="1C49D595" w:rsidR="00EE31FD" w:rsidRPr="00840371" w:rsidRDefault="00EE31FD" w:rsidP="00BF69E2">
      <w:pPr>
        <w:pStyle w:val="ListParagraph"/>
        <w:jc w:val="both"/>
        <w:rPr>
          <w:rFonts w:ascii="Times New Roman" w:hAnsi="Times New Roman" w:cs="Times New Roman"/>
          <w:sz w:val="24"/>
          <w:szCs w:val="29"/>
        </w:rPr>
      </w:pPr>
    </w:p>
    <w:p w14:paraId="57937BB6" w14:textId="4FFDD300" w:rsidR="00EE31FD" w:rsidRPr="00840371" w:rsidRDefault="00EE31FD" w:rsidP="00BF69E2">
      <w:pPr>
        <w:pStyle w:val="ListParagraph"/>
        <w:jc w:val="both"/>
        <w:rPr>
          <w:rFonts w:ascii="Times New Roman" w:hAnsi="Times New Roman" w:cs="Times New Roman"/>
          <w:sz w:val="24"/>
          <w:szCs w:val="29"/>
        </w:rPr>
      </w:pPr>
    </w:p>
    <w:p w14:paraId="579497B1" w14:textId="7A8C4254" w:rsidR="00EE31FD" w:rsidRPr="00840371" w:rsidRDefault="00EE31FD" w:rsidP="00BF69E2">
      <w:pPr>
        <w:pStyle w:val="ListParagraph"/>
        <w:jc w:val="both"/>
        <w:rPr>
          <w:rFonts w:ascii="Times New Roman" w:hAnsi="Times New Roman" w:cs="Times New Roman"/>
          <w:sz w:val="24"/>
          <w:szCs w:val="29"/>
        </w:rPr>
      </w:pPr>
    </w:p>
    <w:p w14:paraId="71D99955" w14:textId="43DC45CB" w:rsidR="00EE31FD" w:rsidRPr="00840371" w:rsidRDefault="00EE31FD" w:rsidP="00BF69E2">
      <w:pPr>
        <w:pStyle w:val="ListParagraph"/>
        <w:jc w:val="both"/>
        <w:rPr>
          <w:rFonts w:ascii="Times New Roman" w:hAnsi="Times New Roman" w:cs="Times New Roman"/>
          <w:sz w:val="24"/>
          <w:szCs w:val="29"/>
        </w:rPr>
      </w:pPr>
    </w:p>
    <w:p w14:paraId="746E5695" w14:textId="47FC8A2A" w:rsidR="00EE31FD" w:rsidRPr="00840371" w:rsidRDefault="00EE31FD" w:rsidP="00BF69E2">
      <w:pPr>
        <w:pStyle w:val="ListParagraph"/>
        <w:jc w:val="both"/>
        <w:rPr>
          <w:rFonts w:ascii="Times New Roman" w:hAnsi="Times New Roman" w:cs="Times New Roman"/>
          <w:sz w:val="24"/>
          <w:szCs w:val="29"/>
        </w:rPr>
      </w:pPr>
    </w:p>
    <w:p w14:paraId="3E4D46CC" w14:textId="35A1DC46" w:rsidR="00EE31FD" w:rsidRPr="00840371" w:rsidRDefault="00EE31FD" w:rsidP="00BF69E2">
      <w:pPr>
        <w:pStyle w:val="ListParagraph"/>
        <w:jc w:val="both"/>
        <w:rPr>
          <w:rFonts w:ascii="Times New Roman" w:hAnsi="Times New Roman" w:cs="Times New Roman"/>
          <w:sz w:val="24"/>
          <w:szCs w:val="29"/>
        </w:rPr>
      </w:pPr>
    </w:p>
    <w:p w14:paraId="1D8C2CF1" w14:textId="25A4E647" w:rsidR="00EE31FD" w:rsidRPr="00840371" w:rsidRDefault="00EE31FD" w:rsidP="00BF69E2">
      <w:pPr>
        <w:pStyle w:val="ListParagraph"/>
        <w:jc w:val="both"/>
        <w:rPr>
          <w:rFonts w:ascii="Times New Roman" w:hAnsi="Times New Roman" w:cs="Times New Roman"/>
          <w:sz w:val="24"/>
          <w:szCs w:val="29"/>
        </w:rPr>
      </w:pPr>
    </w:p>
    <w:p w14:paraId="42230BA2" w14:textId="55821786" w:rsidR="00EE31FD" w:rsidRPr="00840371" w:rsidRDefault="00EE31FD" w:rsidP="00BF69E2">
      <w:pPr>
        <w:pStyle w:val="ListParagraph"/>
        <w:jc w:val="both"/>
        <w:rPr>
          <w:rFonts w:ascii="Times New Roman" w:hAnsi="Times New Roman" w:cs="Times New Roman"/>
          <w:sz w:val="24"/>
          <w:szCs w:val="29"/>
        </w:rPr>
      </w:pPr>
    </w:p>
    <w:p w14:paraId="7ACD4911" w14:textId="307905C4" w:rsidR="00EE31FD" w:rsidRPr="00840371" w:rsidRDefault="00EE31FD" w:rsidP="00BF69E2">
      <w:pPr>
        <w:pStyle w:val="ListParagraph"/>
        <w:jc w:val="both"/>
        <w:rPr>
          <w:rFonts w:ascii="Times New Roman" w:hAnsi="Times New Roman" w:cs="Times New Roman"/>
          <w:sz w:val="24"/>
          <w:szCs w:val="29"/>
        </w:rPr>
      </w:pPr>
    </w:p>
    <w:p w14:paraId="2DDEFBF5" w14:textId="5E74B1FB" w:rsidR="00EE31FD" w:rsidRPr="00840371" w:rsidRDefault="00EE31FD" w:rsidP="00BF69E2">
      <w:pPr>
        <w:pStyle w:val="ListParagraph"/>
        <w:jc w:val="both"/>
        <w:rPr>
          <w:rFonts w:ascii="Times New Roman" w:hAnsi="Times New Roman" w:cs="Times New Roman"/>
          <w:sz w:val="24"/>
          <w:szCs w:val="29"/>
        </w:rPr>
      </w:pPr>
    </w:p>
    <w:p w14:paraId="3DDCCB11" w14:textId="77777777" w:rsidR="00EE31FD" w:rsidRPr="00840371" w:rsidRDefault="00EE31FD" w:rsidP="00BF69E2">
      <w:pPr>
        <w:pStyle w:val="ListParagraph"/>
        <w:jc w:val="both"/>
        <w:rPr>
          <w:rFonts w:ascii="Times New Roman" w:hAnsi="Times New Roman" w:cs="Times New Roman"/>
          <w:sz w:val="24"/>
          <w:szCs w:val="29"/>
        </w:rPr>
      </w:pPr>
    </w:p>
    <w:p w14:paraId="5961A8CD" w14:textId="77777777" w:rsidR="00123326" w:rsidRPr="00840371" w:rsidRDefault="00123326" w:rsidP="00BF69E2">
      <w:pPr>
        <w:pStyle w:val="ListParagraph"/>
        <w:jc w:val="both"/>
        <w:rPr>
          <w:rFonts w:ascii="Times New Roman" w:hAnsi="Times New Roman" w:cs="Times New Roman"/>
          <w:sz w:val="24"/>
          <w:szCs w:val="29"/>
        </w:rPr>
      </w:pPr>
    </w:p>
    <w:p w14:paraId="0E645281" w14:textId="637A38F7" w:rsidR="00BF69E2" w:rsidRPr="00840371" w:rsidRDefault="00BF69E2" w:rsidP="00BF69E2">
      <w:pPr>
        <w:pStyle w:val="ListParagraph"/>
        <w:jc w:val="both"/>
        <w:rPr>
          <w:rFonts w:ascii="Times New Roman" w:hAnsi="Times New Roman" w:cs="Times New Roman"/>
          <w:sz w:val="24"/>
          <w:szCs w:val="29"/>
        </w:rPr>
      </w:pPr>
      <w:r w:rsidRPr="00840371">
        <w:rPr>
          <w:rFonts w:ascii="Times New Roman" w:hAnsi="Times New Roman" w:cs="Times New Roman"/>
          <w:noProof/>
          <w:sz w:val="24"/>
          <w:szCs w:val="29"/>
          <w:lang w:eastAsia="en-PH"/>
        </w:rPr>
        <w:drawing>
          <wp:anchor distT="0" distB="0" distL="114300" distR="114300" simplePos="0" relativeHeight="251658240" behindDoc="0" locked="0" layoutInCell="1" allowOverlap="1" wp14:anchorId="28139AA9" wp14:editId="2BFC6F40">
            <wp:simplePos x="0" y="0"/>
            <wp:positionH relativeFrom="column">
              <wp:posOffset>250190</wp:posOffset>
            </wp:positionH>
            <wp:positionV relativeFrom="paragraph">
              <wp:posOffset>183515</wp:posOffset>
            </wp:positionV>
            <wp:extent cx="5943600" cy="3230880"/>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14:sizeRelH relativeFrom="page">
              <wp14:pctWidth>0</wp14:pctWidth>
            </wp14:sizeRelH>
            <wp14:sizeRelV relativeFrom="page">
              <wp14:pctHeight>0</wp14:pctHeight>
            </wp14:sizeRelV>
          </wp:anchor>
        </w:drawing>
      </w:r>
    </w:p>
    <w:p w14:paraId="39BDE48C" w14:textId="77777777" w:rsidR="00BF69E2" w:rsidRPr="00840371" w:rsidRDefault="00BF69E2" w:rsidP="00BF69E2">
      <w:pPr>
        <w:pStyle w:val="ListParagraph"/>
        <w:jc w:val="both"/>
        <w:rPr>
          <w:rFonts w:ascii="Times New Roman" w:hAnsi="Times New Roman" w:cs="Times New Roman"/>
          <w:sz w:val="24"/>
          <w:szCs w:val="29"/>
        </w:rPr>
      </w:pPr>
    </w:p>
    <w:p w14:paraId="44F5A5DA" w14:textId="6B3497F9" w:rsidR="00BF69E2" w:rsidRPr="00840371" w:rsidRDefault="00BF69E2" w:rsidP="00BF69E2">
      <w:pPr>
        <w:pStyle w:val="ListParagraph"/>
        <w:jc w:val="both"/>
        <w:rPr>
          <w:rFonts w:ascii="Times New Roman" w:hAnsi="Times New Roman" w:cs="Times New Roman"/>
          <w:sz w:val="24"/>
          <w:szCs w:val="29"/>
        </w:rPr>
      </w:pPr>
    </w:p>
    <w:p w14:paraId="1EE8719E" w14:textId="5A9E3759" w:rsidR="00BF69E2" w:rsidRPr="00840371" w:rsidRDefault="00BF69E2" w:rsidP="00BF69E2">
      <w:pPr>
        <w:pStyle w:val="ListParagraph"/>
        <w:jc w:val="both"/>
        <w:rPr>
          <w:rFonts w:ascii="Times New Roman" w:hAnsi="Times New Roman" w:cs="Times New Roman"/>
          <w:sz w:val="24"/>
          <w:szCs w:val="29"/>
        </w:rPr>
      </w:pPr>
    </w:p>
    <w:p w14:paraId="565B7092" w14:textId="77777777" w:rsidR="00BF69E2" w:rsidRPr="00840371" w:rsidRDefault="00BF69E2" w:rsidP="00BF69E2">
      <w:pPr>
        <w:pStyle w:val="ListParagraph"/>
        <w:jc w:val="both"/>
        <w:rPr>
          <w:rFonts w:ascii="Times New Roman" w:hAnsi="Times New Roman" w:cs="Times New Roman"/>
          <w:sz w:val="24"/>
          <w:szCs w:val="29"/>
        </w:rPr>
      </w:pPr>
    </w:p>
    <w:p w14:paraId="0CFA7765" w14:textId="0E8CE43F" w:rsidR="00BF69E2" w:rsidRPr="00840371" w:rsidRDefault="00BF69E2" w:rsidP="00BF69E2">
      <w:pPr>
        <w:pStyle w:val="ListParagraph"/>
        <w:jc w:val="both"/>
        <w:rPr>
          <w:rFonts w:ascii="Times New Roman" w:hAnsi="Times New Roman" w:cs="Times New Roman"/>
          <w:sz w:val="24"/>
          <w:szCs w:val="29"/>
        </w:rPr>
      </w:pPr>
    </w:p>
    <w:p w14:paraId="7FC315CF" w14:textId="77777777" w:rsidR="00BF69E2" w:rsidRPr="00840371" w:rsidRDefault="00BF69E2" w:rsidP="00BF69E2">
      <w:pPr>
        <w:pStyle w:val="ListParagraph"/>
        <w:jc w:val="both"/>
        <w:rPr>
          <w:rFonts w:ascii="Times New Roman" w:hAnsi="Times New Roman" w:cs="Times New Roman"/>
          <w:sz w:val="24"/>
          <w:szCs w:val="29"/>
        </w:rPr>
      </w:pPr>
    </w:p>
    <w:p w14:paraId="7A28A846" w14:textId="27D21139" w:rsidR="00BF69E2" w:rsidRPr="00840371" w:rsidRDefault="00BF69E2" w:rsidP="00BF69E2">
      <w:pPr>
        <w:pStyle w:val="ListParagraph"/>
        <w:jc w:val="both"/>
        <w:rPr>
          <w:rFonts w:ascii="Times New Roman" w:hAnsi="Times New Roman" w:cs="Times New Roman"/>
          <w:sz w:val="24"/>
          <w:szCs w:val="29"/>
        </w:rPr>
      </w:pPr>
    </w:p>
    <w:p w14:paraId="04CC6BDC" w14:textId="7928F856" w:rsidR="00BF69E2" w:rsidRPr="00840371" w:rsidRDefault="00BF69E2" w:rsidP="00BF69E2">
      <w:pPr>
        <w:pStyle w:val="ListParagraph"/>
        <w:jc w:val="both"/>
        <w:rPr>
          <w:rFonts w:ascii="Times New Roman" w:hAnsi="Times New Roman" w:cs="Times New Roman"/>
          <w:sz w:val="24"/>
          <w:szCs w:val="29"/>
        </w:rPr>
      </w:pPr>
    </w:p>
    <w:p w14:paraId="31529616" w14:textId="614E8A7D" w:rsidR="00BF69E2" w:rsidRPr="00840371" w:rsidRDefault="00BF69E2" w:rsidP="00BF69E2">
      <w:pPr>
        <w:pStyle w:val="ListParagraph"/>
        <w:jc w:val="both"/>
        <w:rPr>
          <w:rFonts w:ascii="Times New Roman" w:hAnsi="Times New Roman" w:cs="Times New Roman"/>
          <w:sz w:val="24"/>
          <w:szCs w:val="29"/>
        </w:rPr>
      </w:pPr>
    </w:p>
    <w:p w14:paraId="4854A88D" w14:textId="77777777" w:rsidR="00BF69E2" w:rsidRPr="00840371" w:rsidRDefault="00BF69E2" w:rsidP="00BF69E2">
      <w:pPr>
        <w:pStyle w:val="ListParagraph"/>
        <w:jc w:val="both"/>
        <w:rPr>
          <w:rFonts w:ascii="Times New Roman" w:hAnsi="Times New Roman" w:cs="Times New Roman"/>
          <w:sz w:val="24"/>
          <w:szCs w:val="29"/>
        </w:rPr>
      </w:pPr>
    </w:p>
    <w:p w14:paraId="72D30BE7" w14:textId="58EA3F0A" w:rsidR="00BF69E2" w:rsidRPr="00840371" w:rsidRDefault="00BF69E2" w:rsidP="00BF69E2">
      <w:pPr>
        <w:pStyle w:val="ListParagraph"/>
        <w:jc w:val="both"/>
        <w:rPr>
          <w:rFonts w:ascii="Times New Roman" w:hAnsi="Times New Roman" w:cs="Times New Roman"/>
          <w:sz w:val="24"/>
          <w:szCs w:val="29"/>
        </w:rPr>
      </w:pPr>
    </w:p>
    <w:p w14:paraId="257C7F3A" w14:textId="512043AA" w:rsidR="00BF69E2" w:rsidRPr="00840371" w:rsidRDefault="00BF69E2" w:rsidP="00BF69E2">
      <w:pPr>
        <w:pStyle w:val="ListParagraph"/>
        <w:jc w:val="both"/>
        <w:rPr>
          <w:rFonts w:ascii="Times New Roman" w:hAnsi="Times New Roman" w:cs="Times New Roman"/>
          <w:sz w:val="24"/>
          <w:szCs w:val="29"/>
        </w:rPr>
      </w:pPr>
    </w:p>
    <w:p w14:paraId="34299389" w14:textId="3CB5E609" w:rsidR="00BF69E2" w:rsidRPr="00840371" w:rsidRDefault="00BF69E2" w:rsidP="00BF69E2">
      <w:pPr>
        <w:pStyle w:val="ListParagraph"/>
        <w:jc w:val="both"/>
        <w:rPr>
          <w:rFonts w:ascii="Times New Roman" w:hAnsi="Times New Roman" w:cs="Times New Roman"/>
          <w:sz w:val="24"/>
          <w:szCs w:val="29"/>
        </w:rPr>
      </w:pPr>
    </w:p>
    <w:p w14:paraId="3A0DC2D7" w14:textId="7335E6C2" w:rsidR="00BF69E2" w:rsidRPr="00840371" w:rsidRDefault="00BF69E2" w:rsidP="00BF69E2">
      <w:pPr>
        <w:pStyle w:val="ListParagraph"/>
        <w:jc w:val="both"/>
        <w:rPr>
          <w:rFonts w:ascii="Times New Roman" w:hAnsi="Times New Roman" w:cs="Times New Roman"/>
          <w:sz w:val="24"/>
          <w:szCs w:val="29"/>
        </w:rPr>
      </w:pPr>
    </w:p>
    <w:p w14:paraId="3CF8844D" w14:textId="00739738" w:rsidR="00BF69E2" w:rsidRPr="00840371" w:rsidRDefault="00BF69E2" w:rsidP="00BF69E2">
      <w:pPr>
        <w:pStyle w:val="ListParagraph"/>
        <w:jc w:val="both"/>
        <w:rPr>
          <w:rFonts w:ascii="Times New Roman" w:hAnsi="Times New Roman" w:cs="Times New Roman"/>
          <w:sz w:val="24"/>
          <w:szCs w:val="29"/>
        </w:rPr>
      </w:pPr>
    </w:p>
    <w:p w14:paraId="6D7D0121" w14:textId="6FA13B42" w:rsidR="00EE31FD" w:rsidRPr="00840371" w:rsidRDefault="00EE31FD" w:rsidP="00BF69E2">
      <w:pPr>
        <w:pStyle w:val="ListParagraph"/>
        <w:jc w:val="both"/>
        <w:rPr>
          <w:rFonts w:ascii="Times New Roman" w:hAnsi="Times New Roman" w:cs="Times New Roman"/>
          <w:sz w:val="24"/>
          <w:szCs w:val="29"/>
        </w:rPr>
      </w:pPr>
    </w:p>
    <w:p w14:paraId="176B4A7D" w14:textId="0A156C77" w:rsidR="00EE31FD" w:rsidRPr="00840371" w:rsidRDefault="00EE31FD" w:rsidP="00BF69E2">
      <w:pPr>
        <w:pStyle w:val="ListParagraph"/>
        <w:jc w:val="both"/>
        <w:rPr>
          <w:rFonts w:ascii="Times New Roman" w:hAnsi="Times New Roman" w:cs="Times New Roman"/>
          <w:sz w:val="24"/>
          <w:szCs w:val="29"/>
        </w:rPr>
      </w:pPr>
    </w:p>
    <w:p w14:paraId="72EEB68B" w14:textId="4ADDDDDE" w:rsidR="00EE31FD" w:rsidRPr="00840371" w:rsidRDefault="00EE31FD" w:rsidP="00BF69E2">
      <w:pPr>
        <w:pStyle w:val="ListParagraph"/>
        <w:jc w:val="both"/>
        <w:rPr>
          <w:rFonts w:ascii="Times New Roman" w:hAnsi="Times New Roman" w:cs="Times New Roman"/>
          <w:sz w:val="24"/>
          <w:szCs w:val="29"/>
        </w:rPr>
      </w:pPr>
    </w:p>
    <w:p w14:paraId="3C9572BA" w14:textId="4C5F24AF" w:rsidR="00EE31FD" w:rsidRPr="00840371" w:rsidRDefault="00EE31FD" w:rsidP="00BF69E2">
      <w:pPr>
        <w:pStyle w:val="ListParagraph"/>
        <w:jc w:val="both"/>
        <w:rPr>
          <w:rFonts w:ascii="Times New Roman" w:hAnsi="Times New Roman" w:cs="Times New Roman"/>
          <w:sz w:val="24"/>
          <w:szCs w:val="29"/>
        </w:rPr>
      </w:pPr>
    </w:p>
    <w:p w14:paraId="790F229D" w14:textId="44F285F4" w:rsidR="00EE31FD" w:rsidRPr="00840371" w:rsidRDefault="006B641D" w:rsidP="007A179C">
      <w:pPr>
        <w:pStyle w:val="Heading3"/>
        <w:jc w:val="center"/>
        <w:rPr>
          <w:rFonts w:ascii="Arial" w:hAnsi="Arial" w:cs="Arial"/>
          <w:color w:val="auto"/>
        </w:rPr>
      </w:pPr>
      <w:bookmarkStart w:id="14" w:name="_Figure_5._Diagram"/>
      <w:bookmarkEnd w:id="14"/>
      <w:r w:rsidRPr="00840371">
        <w:rPr>
          <w:rFonts w:ascii="Arial" w:hAnsi="Arial" w:cs="Arial"/>
          <w:color w:val="auto"/>
        </w:rPr>
        <w:t xml:space="preserve">Figure </w:t>
      </w:r>
      <w:r w:rsidR="007A179C" w:rsidRPr="00840371">
        <w:rPr>
          <w:rFonts w:ascii="Arial" w:hAnsi="Arial" w:cs="Arial"/>
          <w:color w:val="auto"/>
        </w:rPr>
        <w:t>3.2</w:t>
      </w:r>
      <w:r w:rsidR="00123326" w:rsidRPr="00840371">
        <w:rPr>
          <w:rFonts w:ascii="Arial" w:hAnsi="Arial" w:cs="Arial"/>
          <w:color w:val="auto"/>
        </w:rPr>
        <w:t xml:space="preserve">. </w:t>
      </w:r>
      <w:r w:rsidR="00123326" w:rsidRPr="00840371">
        <w:rPr>
          <w:rFonts w:ascii="Arial" w:hAnsi="Arial" w:cs="Arial"/>
          <w:i/>
          <w:color w:val="auto"/>
        </w:rPr>
        <w:t>Diagram 1</w:t>
      </w:r>
    </w:p>
    <w:p w14:paraId="7B4F483F" w14:textId="2B938370" w:rsidR="00EE31FD" w:rsidRPr="00840371" w:rsidRDefault="00EE31FD" w:rsidP="00BF69E2">
      <w:pPr>
        <w:pStyle w:val="ListParagraph"/>
        <w:jc w:val="both"/>
        <w:rPr>
          <w:rFonts w:ascii="Times New Roman" w:hAnsi="Times New Roman" w:cs="Times New Roman"/>
          <w:sz w:val="24"/>
          <w:szCs w:val="29"/>
        </w:rPr>
      </w:pPr>
    </w:p>
    <w:p w14:paraId="55261E8D" w14:textId="326EF046" w:rsidR="00EE31FD" w:rsidRPr="00840371" w:rsidRDefault="00EE31FD" w:rsidP="00BF69E2">
      <w:pPr>
        <w:pStyle w:val="ListParagraph"/>
        <w:jc w:val="both"/>
        <w:rPr>
          <w:rFonts w:ascii="Times New Roman" w:hAnsi="Times New Roman" w:cs="Times New Roman"/>
          <w:sz w:val="24"/>
          <w:szCs w:val="29"/>
        </w:rPr>
      </w:pPr>
    </w:p>
    <w:p w14:paraId="65047A3B" w14:textId="77D20A3D" w:rsidR="00EE31FD" w:rsidRPr="00840371" w:rsidRDefault="00EE31FD" w:rsidP="00BF69E2">
      <w:pPr>
        <w:pStyle w:val="ListParagraph"/>
        <w:jc w:val="both"/>
        <w:rPr>
          <w:rFonts w:ascii="Times New Roman" w:hAnsi="Times New Roman" w:cs="Times New Roman"/>
          <w:sz w:val="24"/>
          <w:szCs w:val="29"/>
        </w:rPr>
      </w:pPr>
    </w:p>
    <w:p w14:paraId="4FDFBA13" w14:textId="54F244BE" w:rsidR="00EE31FD" w:rsidRPr="00840371" w:rsidRDefault="00EE31FD" w:rsidP="00BF69E2">
      <w:pPr>
        <w:pStyle w:val="ListParagraph"/>
        <w:jc w:val="both"/>
        <w:rPr>
          <w:rFonts w:ascii="Times New Roman" w:hAnsi="Times New Roman" w:cs="Times New Roman"/>
          <w:sz w:val="24"/>
          <w:szCs w:val="29"/>
        </w:rPr>
      </w:pPr>
    </w:p>
    <w:p w14:paraId="6D43FEB1" w14:textId="648ECC0D" w:rsidR="00EE31FD" w:rsidRPr="00840371" w:rsidRDefault="00EE31FD" w:rsidP="00BF69E2">
      <w:pPr>
        <w:pStyle w:val="ListParagraph"/>
        <w:jc w:val="both"/>
        <w:rPr>
          <w:rFonts w:ascii="Times New Roman" w:hAnsi="Times New Roman" w:cs="Times New Roman"/>
          <w:sz w:val="24"/>
          <w:szCs w:val="29"/>
        </w:rPr>
      </w:pPr>
    </w:p>
    <w:p w14:paraId="55370363" w14:textId="3A89BFB0" w:rsidR="00EE31FD" w:rsidRPr="00840371" w:rsidRDefault="00EE31FD" w:rsidP="00BF69E2">
      <w:pPr>
        <w:pStyle w:val="ListParagraph"/>
        <w:jc w:val="both"/>
        <w:rPr>
          <w:rFonts w:ascii="Times New Roman" w:hAnsi="Times New Roman" w:cs="Times New Roman"/>
          <w:sz w:val="24"/>
          <w:szCs w:val="29"/>
        </w:rPr>
      </w:pPr>
    </w:p>
    <w:p w14:paraId="518B8ACB" w14:textId="71586F00" w:rsidR="00EE31FD" w:rsidRPr="00840371" w:rsidRDefault="00EE31FD" w:rsidP="00BF69E2">
      <w:pPr>
        <w:pStyle w:val="ListParagraph"/>
        <w:jc w:val="both"/>
        <w:rPr>
          <w:rFonts w:ascii="Times New Roman" w:hAnsi="Times New Roman" w:cs="Times New Roman"/>
          <w:sz w:val="24"/>
          <w:szCs w:val="29"/>
        </w:rPr>
      </w:pPr>
    </w:p>
    <w:p w14:paraId="68A74A5C" w14:textId="74DC92E5" w:rsidR="00EE31FD" w:rsidRPr="00840371" w:rsidRDefault="00EE31FD" w:rsidP="00BF69E2">
      <w:pPr>
        <w:pStyle w:val="ListParagraph"/>
        <w:jc w:val="both"/>
        <w:rPr>
          <w:rFonts w:ascii="Times New Roman" w:hAnsi="Times New Roman" w:cs="Times New Roman"/>
          <w:sz w:val="24"/>
          <w:szCs w:val="29"/>
        </w:rPr>
      </w:pPr>
    </w:p>
    <w:p w14:paraId="4CFC5579" w14:textId="0767ED95" w:rsidR="00EE31FD" w:rsidRPr="00840371" w:rsidRDefault="00EE31FD" w:rsidP="00BF69E2">
      <w:pPr>
        <w:pStyle w:val="ListParagraph"/>
        <w:jc w:val="both"/>
        <w:rPr>
          <w:rFonts w:ascii="Times New Roman" w:hAnsi="Times New Roman" w:cs="Times New Roman"/>
          <w:sz w:val="24"/>
          <w:szCs w:val="29"/>
        </w:rPr>
      </w:pPr>
    </w:p>
    <w:p w14:paraId="391232D0" w14:textId="0A342C8F" w:rsidR="00EE31FD" w:rsidRPr="00840371" w:rsidRDefault="00EE31FD" w:rsidP="00BF69E2">
      <w:pPr>
        <w:pStyle w:val="ListParagraph"/>
        <w:jc w:val="both"/>
        <w:rPr>
          <w:rFonts w:ascii="Times New Roman" w:hAnsi="Times New Roman" w:cs="Times New Roman"/>
          <w:sz w:val="24"/>
          <w:szCs w:val="29"/>
        </w:rPr>
      </w:pPr>
    </w:p>
    <w:p w14:paraId="0E9E1902" w14:textId="623217E6" w:rsidR="00EE31FD" w:rsidRPr="00840371" w:rsidRDefault="00EE31FD" w:rsidP="00BF69E2">
      <w:pPr>
        <w:pStyle w:val="ListParagraph"/>
        <w:jc w:val="both"/>
        <w:rPr>
          <w:rFonts w:ascii="Times New Roman" w:hAnsi="Times New Roman" w:cs="Times New Roman"/>
          <w:sz w:val="24"/>
          <w:szCs w:val="29"/>
        </w:rPr>
      </w:pPr>
    </w:p>
    <w:p w14:paraId="36CBB8E8" w14:textId="40817AC4" w:rsidR="00EE31FD" w:rsidRPr="00840371" w:rsidRDefault="00EE31FD" w:rsidP="00BF69E2">
      <w:pPr>
        <w:pStyle w:val="ListParagraph"/>
        <w:jc w:val="both"/>
        <w:rPr>
          <w:rFonts w:ascii="Times New Roman" w:hAnsi="Times New Roman" w:cs="Times New Roman"/>
          <w:sz w:val="24"/>
          <w:szCs w:val="29"/>
        </w:rPr>
      </w:pPr>
    </w:p>
    <w:p w14:paraId="424F8CEA" w14:textId="00DDD370" w:rsidR="00EE31FD" w:rsidRPr="00840371" w:rsidRDefault="00EE31FD" w:rsidP="00BF69E2">
      <w:pPr>
        <w:pStyle w:val="ListParagraph"/>
        <w:jc w:val="both"/>
        <w:rPr>
          <w:rFonts w:ascii="Times New Roman" w:hAnsi="Times New Roman" w:cs="Times New Roman"/>
          <w:sz w:val="24"/>
          <w:szCs w:val="29"/>
        </w:rPr>
      </w:pPr>
    </w:p>
    <w:p w14:paraId="59052EC7" w14:textId="36E05FE3" w:rsidR="00EE31FD" w:rsidRPr="00840371" w:rsidRDefault="00EE31FD" w:rsidP="00BF69E2">
      <w:pPr>
        <w:pStyle w:val="ListParagraph"/>
        <w:jc w:val="both"/>
        <w:rPr>
          <w:rFonts w:ascii="Times New Roman" w:hAnsi="Times New Roman" w:cs="Times New Roman"/>
          <w:sz w:val="24"/>
          <w:szCs w:val="29"/>
        </w:rPr>
      </w:pPr>
    </w:p>
    <w:p w14:paraId="58CB535E" w14:textId="0B4A1711" w:rsidR="00EE31FD" w:rsidRPr="00840371" w:rsidRDefault="00EE31FD" w:rsidP="00BF69E2">
      <w:pPr>
        <w:pStyle w:val="ListParagraph"/>
        <w:jc w:val="both"/>
        <w:rPr>
          <w:rFonts w:ascii="Times New Roman" w:hAnsi="Times New Roman" w:cs="Times New Roman"/>
          <w:sz w:val="24"/>
          <w:szCs w:val="29"/>
        </w:rPr>
      </w:pPr>
    </w:p>
    <w:p w14:paraId="34639974" w14:textId="6C02CC68" w:rsidR="00EE31FD" w:rsidRPr="00840371" w:rsidRDefault="00EE31FD" w:rsidP="00BF69E2">
      <w:pPr>
        <w:pStyle w:val="ListParagraph"/>
        <w:jc w:val="both"/>
        <w:rPr>
          <w:rFonts w:ascii="Times New Roman" w:hAnsi="Times New Roman" w:cs="Times New Roman"/>
          <w:sz w:val="24"/>
          <w:szCs w:val="29"/>
        </w:rPr>
      </w:pPr>
    </w:p>
    <w:p w14:paraId="4268A6BF" w14:textId="43D1B5B1" w:rsidR="00EE31FD" w:rsidRPr="00840371" w:rsidRDefault="00EE31FD" w:rsidP="00BF69E2">
      <w:pPr>
        <w:pStyle w:val="ListParagraph"/>
        <w:jc w:val="both"/>
        <w:rPr>
          <w:rFonts w:ascii="Times New Roman" w:hAnsi="Times New Roman" w:cs="Times New Roman"/>
          <w:sz w:val="24"/>
          <w:szCs w:val="29"/>
        </w:rPr>
      </w:pPr>
    </w:p>
    <w:p w14:paraId="5F342C01" w14:textId="6F8900FF" w:rsidR="00EE31FD" w:rsidRPr="00840371" w:rsidRDefault="00EE31FD" w:rsidP="00BF69E2">
      <w:pPr>
        <w:pStyle w:val="ListParagraph"/>
        <w:jc w:val="both"/>
        <w:rPr>
          <w:rFonts w:ascii="Times New Roman" w:hAnsi="Times New Roman" w:cs="Times New Roman"/>
          <w:sz w:val="24"/>
          <w:szCs w:val="29"/>
        </w:rPr>
      </w:pPr>
    </w:p>
    <w:p w14:paraId="75F82048" w14:textId="77777777" w:rsidR="00EE31FD" w:rsidRPr="00840371" w:rsidRDefault="00EE31FD" w:rsidP="00BF69E2">
      <w:pPr>
        <w:pStyle w:val="ListParagraph"/>
        <w:jc w:val="both"/>
        <w:rPr>
          <w:rFonts w:ascii="Times New Roman" w:hAnsi="Times New Roman" w:cs="Times New Roman"/>
          <w:sz w:val="24"/>
          <w:szCs w:val="29"/>
        </w:rPr>
      </w:pPr>
    </w:p>
    <w:p w14:paraId="24F861C7" w14:textId="164D7943" w:rsidR="00BF69E2" w:rsidRPr="00840371" w:rsidRDefault="00BF69E2" w:rsidP="00BF69E2">
      <w:pPr>
        <w:pStyle w:val="ListParagraph"/>
        <w:jc w:val="both"/>
        <w:rPr>
          <w:rFonts w:ascii="Times New Roman" w:hAnsi="Times New Roman" w:cs="Times New Roman"/>
          <w:sz w:val="24"/>
          <w:szCs w:val="29"/>
        </w:rPr>
      </w:pPr>
    </w:p>
    <w:p w14:paraId="2FC3B168" w14:textId="77777777" w:rsidR="00123326" w:rsidRPr="00840371" w:rsidRDefault="00123326" w:rsidP="00BF69E2">
      <w:pPr>
        <w:pStyle w:val="ListParagraph"/>
        <w:jc w:val="both"/>
        <w:rPr>
          <w:rFonts w:ascii="Times New Roman" w:hAnsi="Times New Roman" w:cs="Times New Roman"/>
          <w:sz w:val="24"/>
          <w:szCs w:val="29"/>
        </w:rPr>
      </w:pPr>
    </w:p>
    <w:p w14:paraId="146B12A6" w14:textId="49924387" w:rsidR="00BF69E2" w:rsidRPr="00840371" w:rsidRDefault="00EE4E84" w:rsidP="00BF69E2">
      <w:pPr>
        <w:pStyle w:val="ListParagraph"/>
        <w:jc w:val="both"/>
        <w:rPr>
          <w:rFonts w:ascii="Times New Roman" w:hAnsi="Times New Roman" w:cs="Times New Roman"/>
          <w:sz w:val="24"/>
          <w:szCs w:val="29"/>
        </w:rPr>
      </w:pPr>
      <w:r w:rsidRPr="00840371">
        <w:rPr>
          <w:rFonts w:ascii="Times New Roman" w:hAnsi="Times New Roman" w:cs="Times New Roman"/>
          <w:noProof/>
          <w:sz w:val="24"/>
          <w:szCs w:val="29"/>
          <w:lang w:eastAsia="en-PH"/>
        </w:rPr>
        <w:drawing>
          <wp:anchor distT="0" distB="0" distL="114300" distR="114300" simplePos="0" relativeHeight="251668992" behindDoc="1" locked="0" layoutInCell="1" allowOverlap="1" wp14:anchorId="173BF5E9" wp14:editId="0E44B9C1">
            <wp:simplePos x="0" y="0"/>
            <wp:positionH relativeFrom="column">
              <wp:posOffset>-382138</wp:posOffset>
            </wp:positionH>
            <wp:positionV relativeFrom="paragraph">
              <wp:posOffset>202574</wp:posOffset>
            </wp:positionV>
            <wp:extent cx="7003813" cy="5308980"/>
            <wp:effectExtent l="0" t="0" r="6985"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17">
                      <a:extLst>
                        <a:ext uri="{28A0092B-C50C-407E-A947-70E740481C1C}">
                          <a14:useLocalDpi xmlns:a14="http://schemas.microsoft.com/office/drawing/2010/main" val="0"/>
                        </a:ext>
                      </a:extLst>
                    </a:blip>
                    <a:stretch>
                      <a:fillRect/>
                    </a:stretch>
                  </pic:blipFill>
                  <pic:spPr>
                    <a:xfrm>
                      <a:off x="0" y="0"/>
                      <a:ext cx="7020785" cy="5321845"/>
                    </a:xfrm>
                    <a:prstGeom prst="rect">
                      <a:avLst/>
                    </a:prstGeom>
                  </pic:spPr>
                </pic:pic>
              </a:graphicData>
            </a:graphic>
            <wp14:sizeRelH relativeFrom="page">
              <wp14:pctWidth>0</wp14:pctWidth>
            </wp14:sizeRelH>
            <wp14:sizeRelV relativeFrom="page">
              <wp14:pctHeight>0</wp14:pctHeight>
            </wp14:sizeRelV>
          </wp:anchor>
        </w:drawing>
      </w:r>
    </w:p>
    <w:p w14:paraId="6EB3915C" w14:textId="6E031DB5" w:rsidR="00EE4E84" w:rsidRPr="00840371" w:rsidRDefault="00EE4E84" w:rsidP="00BF69E2">
      <w:pPr>
        <w:pStyle w:val="ListParagraph"/>
        <w:jc w:val="both"/>
        <w:rPr>
          <w:rFonts w:ascii="Times New Roman" w:hAnsi="Times New Roman" w:cs="Times New Roman"/>
          <w:sz w:val="24"/>
          <w:szCs w:val="29"/>
        </w:rPr>
      </w:pPr>
    </w:p>
    <w:p w14:paraId="17F3BE91" w14:textId="2E73EF12" w:rsidR="00EE4E84" w:rsidRPr="00840371" w:rsidRDefault="00EE4E84" w:rsidP="00BF69E2">
      <w:pPr>
        <w:pStyle w:val="ListParagraph"/>
        <w:jc w:val="both"/>
        <w:rPr>
          <w:rFonts w:ascii="Times New Roman" w:hAnsi="Times New Roman" w:cs="Times New Roman"/>
          <w:sz w:val="24"/>
          <w:szCs w:val="29"/>
        </w:rPr>
      </w:pPr>
    </w:p>
    <w:p w14:paraId="189FB60C" w14:textId="77777777" w:rsidR="00EE4E84" w:rsidRPr="00840371" w:rsidRDefault="00EE4E84" w:rsidP="00BF69E2">
      <w:pPr>
        <w:pStyle w:val="ListParagraph"/>
        <w:jc w:val="both"/>
        <w:rPr>
          <w:rFonts w:ascii="Times New Roman" w:hAnsi="Times New Roman" w:cs="Times New Roman"/>
          <w:sz w:val="24"/>
          <w:szCs w:val="29"/>
        </w:rPr>
      </w:pPr>
    </w:p>
    <w:p w14:paraId="205C5D6A" w14:textId="77777777" w:rsidR="00EE4E84" w:rsidRPr="00840371" w:rsidRDefault="00EE4E84" w:rsidP="00BF69E2">
      <w:pPr>
        <w:pStyle w:val="ListParagraph"/>
        <w:jc w:val="both"/>
        <w:rPr>
          <w:rFonts w:ascii="Times New Roman" w:hAnsi="Times New Roman" w:cs="Times New Roman"/>
          <w:sz w:val="24"/>
          <w:szCs w:val="29"/>
        </w:rPr>
      </w:pPr>
    </w:p>
    <w:p w14:paraId="31E8D84D" w14:textId="77777777" w:rsidR="00EE4E84" w:rsidRPr="00840371" w:rsidRDefault="00EE4E84" w:rsidP="00BF69E2">
      <w:pPr>
        <w:pStyle w:val="ListParagraph"/>
        <w:jc w:val="both"/>
        <w:rPr>
          <w:rFonts w:ascii="Times New Roman" w:hAnsi="Times New Roman" w:cs="Times New Roman"/>
          <w:noProof/>
          <w:sz w:val="24"/>
          <w:szCs w:val="29"/>
          <w:lang w:eastAsia="en-PH"/>
        </w:rPr>
      </w:pPr>
    </w:p>
    <w:p w14:paraId="50EC8D45" w14:textId="77777777" w:rsidR="00EE4E84" w:rsidRPr="00840371" w:rsidRDefault="00EE4E84" w:rsidP="00BF69E2">
      <w:pPr>
        <w:pStyle w:val="ListParagraph"/>
        <w:jc w:val="both"/>
        <w:rPr>
          <w:rFonts w:ascii="Times New Roman" w:hAnsi="Times New Roman" w:cs="Times New Roman"/>
          <w:noProof/>
          <w:sz w:val="24"/>
          <w:szCs w:val="29"/>
          <w:lang w:eastAsia="en-PH"/>
        </w:rPr>
      </w:pPr>
    </w:p>
    <w:p w14:paraId="43AF850A" w14:textId="77777777" w:rsidR="00EE4E84" w:rsidRPr="00840371" w:rsidRDefault="00EE4E84" w:rsidP="00BF69E2">
      <w:pPr>
        <w:pStyle w:val="ListParagraph"/>
        <w:jc w:val="both"/>
        <w:rPr>
          <w:rFonts w:ascii="Times New Roman" w:hAnsi="Times New Roman" w:cs="Times New Roman"/>
          <w:noProof/>
          <w:sz w:val="24"/>
          <w:szCs w:val="29"/>
          <w:lang w:eastAsia="en-PH"/>
        </w:rPr>
      </w:pPr>
    </w:p>
    <w:p w14:paraId="07A81D52" w14:textId="78D56AF6" w:rsidR="00EE4E84" w:rsidRPr="00840371" w:rsidRDefault="00EE4E84" w:rsidP="00EE4E84">
      <w:pPr>
        <w:pStyle w:val="ListParagraph"/>
        <w:tabs>
          <w:tab w:val="left" w:pos="3525"/>
        </w:tabs>
        <w:jc w:val="both"/>
        <w:rPr>
          <w:rFonts w:ascii="Times New Roman" w:hAnsi="Times New Roman" w:cs="Times New Roman"/>
          <w:noProof/>
          <w:sz w:val="24"/>
          <w:szCs w:val="29"/>
          <w:lang w:eastAsia="en-PH"/>
        </w:rPr>
      </w:pPr>
      <w:r w:rsidRPr="00840371">
        <w:rPr>
          <w:rFonts w:ascii="Times New Roman" w:hAnsi="Times New Roman" w:cs="Times New Roman"/>
          <w:noProof/>
          <w:sz w:val="24"/>
          <w:szCs w:val="29"/>
          <w:lang w:eastAsia="en-PH"/>
        </w:rPr>
        <w:tab/>
      </w:r>
    </w:p>
    <w:p w14:paraId="6AEFFE15" w14:textId="77777777" w:rsidR="00EE4E84" w:rsidRPr="00840371" w:rsidRDefault="00EE4E84" w:rsidP="00BF69E2">
      <w:pPr>
        <w:pStyle w:val="ListParagraph"/>
        <w:jc w:val="both"/>
        <w:rPr>
          <w:rFonts w:ascii="Times New Roman" w:hAnsi="Times New Roman" w:cs="Times New Roman"/>
          <w:noProof/>
          <w:sz w:val="24"/>
          <w:szCs w:val="29"/>
          <w:lang w:eastAsia="en-PH"/>
        </w:rPr>
      </w:pPr>
    </w:p>
    <w:p w14:paraId="78E4C582" w14:textId="77777777" w:rsidR="00EE4E84" w:rsidRPr="00840371" w:rsidRDefault="00EE4E84" w:rsidP="00BF69E2">
      <w:pPr>
        <w:pStyle w:val="ListParagraph"/>
        <w:jc w:val="both"/>
        <w:rPr>
          <w:rFonts w:ascii="Times New Roman" w:hAnsi="Times New Roman" w:cs="Times New Roman"/>
          <w:noProof/>
          <w:sz w:val="24"/>
          <w:szCs w:val="29"/>
          <w:lang w:eastAsia="en-PH"/>
        </w:rPr>
      </w:pPr>
    </w:p>
    <w:p w14:paraId="119DE7EB" w14:textId="77777777" w:rsidR="00EE4E84" w:rsidRPr="00840371" w:rsidRDefault="00EE4E84" w:rsidP="00BF69E2">
      <w:pPr>
        <w:pStyle w:val="ListParagraph"/>
        <w:jc w:val="both"/>
        <w:rPr>
          <w:rFonts w:ascii="Times New Roman" w:hAnsi="Times New Roman" w:cs="Times New Roman"/>
          <w:noProof/>
          <w:sz w:val="24"/>
          <w:szCs w:val="29"/>
          <w:lang w:eastAsia="en-PH"/>
        </w:rPr>
      </w:pPr>
    </w:p>
    <w:p w14:paraId="5C0A1E28" w14:textId="30700EFE" w:rsidR="00EE4E84" w:rsidRPr="00840371" w:rsidRDefault="00EE4E84" w:rsidP="00BF69E2">
      <w:pPr>
        <w:pStyle w:val="ListParagraph"/>
        <w:jc w:val="both"/>
        <w:rPr>
          <w:rFonts w:ascii="Times New Roman" w:hAnsi="Times New Roman" w:cs="Times New Roman"/>
          <w:noProof/>
          <w:sz w:val="24"/>
          <w:szCs w:val="29"/>
          <w:lang w:eastAsia="en-PH"/>
        </w:rPr>
      </w:pPr>
    </w:p>
    <w:p w14:paraId="55FC0355" w14:textId="4018C4A5" w:rsidR="00EE4E84" w:rsidRPr="00840371" w:rsidRDefault="00EE4E84" w:rsidP="00BF69E2">
      <w:pPr>
        <w:pStyle w:val="ListParagraph"/>
        <w:jc w:val="both"/>
        <w:rPr>
          <w:rFonts w:ascii="Times New Roman" w:hAnsi="Times New Roman" w:cs="Times New Roman"/>
          <w:noProof/>
          <w:sz w:val="24"/>
          <w:szCs w:val="29"/>
          <w:lang w:eastAsia="en-PH"/>
        </w:rPr>
      </w:pPr>
    </w:p>
    <w:p w14:paraId="113CD5F2" w14:textId="65E85CE2" w:rsidR="00EE4E84" w:rsidRPr="00840371" w:rsidRDefault="00EE4E84" w:rsidP="00BF69E2">
      <w:pPr>
        <w:pStyle w:val="ListParagraph"/>
        <w:jc w:val="both"/>
        <w:rPr>
          <w:rFonts w:ascii="Times New Roman" w:hAnsi="Times New Roman" w:cs="Times New Roman"/>
          <w:noProof/>
          <w:sz w:val="24"/>
          <w:szCs w:val="29"/>
          <w:lang w:eastAsia="en-PH"/>
        </w:rPr>
      </w:pPr>
    </w:p>
    <w:p w14:paraId="1E403E3E" w14:textId="21A098D5" w:rsidR="00EE4E84" w:rsidRPr="00840371" w:rsidRDefault="00EE4E84" w:rsidP="00BF69E2">
      <w:pPr>
        <w:pStyle w:val="ListParagraph"/>
        <w:jc w:val="both"/>
        <w:rPr>
          <w:rFonts w:ascii="Times New Roman" w:hAnsi="Times New Roman" w:cs="Times New Roman"/>
          <w:noProof/>
          <w:sz w:val="24"/>
          <w:szCs w:val="29"/>
          <w:lang w:eastAsia="en-PH"/>
        </w:rPr>
      </w:pPr>
    </w:p>
    <w:p w14:paraId="2913E1B9" w14:textId="7AC72E7A" w:rsidR="00EE4E84" w:rsidRPr="00840371" w:rsidRDefault="00EE4E84" w:rsidP="00BF69E2">
      <w:pPr>
        <w:pStyle w:val="ListParagraph"/>
        <w:jc w:val="both"/>
        <w:rPr>
          <w:rFonts w:ascii="Times New Roman" w:hAnsi="Times New Roman" w:cs="Times New Roman"/>
          <w:noProof/>
          <w:sz w:val="24"/>
          <w:szCs w:val="29"/>
          <w:lang w:eastAsia="en-PH"/>
        </w:rPr>
      </w:pPr>
    </w:p>
    <w:p w14:paraId="464EE7F8" w14:textId="5C25F36D" w:rsidR="00EE4E84" w:rsidRPr="00840371" w:rsidRDefault="00EE4E84" w:rsidP="00BF69E2">
      <w:pPr>
        <w:pStyle w:val="ListParagraph"/>
        <w:jc w:val="both"/>
        <w:rPr>
          <w:rFonts w:ascii="Times New Roman" w:hAnsi="Times New Roman" w:cs="Times New Roman"/>
          <w:noProof/>
          <w:sz w:val="24"/>
          <w:szCs w:val="29"/>
          <w:lang w:eastAsia="en-PH"/>
        </w:rPr>
      </w:pPr>
    </w:p>
    <w:p w14:paraId="36F890BD" w14:textId="77777777" w:rsidR="00EE4E84" w:rsidRPr="00840371" w:rsidRDefault="00EE4E84" w:rsidP="00BF69E2">
      <w:pPr>
        <w:pStyle w:val="ListParagraph"/>
        <w:jc w:val="both"/>
        <w:rPr>
          <w:rFonts w:ascii="Times New Roman" w:hAnsi="Times New Roman" w:cs="Times New Roman"/>
          <w:noProof/>
          <w:sz w:val="24"/>
          <w:szCs w:val="29"/>
          <w:lang w:eastAsia="en-PH"/>
        </w:rPr>
      </w:pPr>
    </w:p>
    <w:p w14:paraId="5ABF1852" w14:textId="77777777" w:rsidR="00EE4E84" w:rsidRPr="00840371" w:rsidRDefault="00EE4E84" w:rsidP="00BF69E2">
      <w:pPr>
        <w:pStyle w:val="ListParagraph"/>
        <w:jc w:val="both"/>
        <w:rPr>
          <w:rFonts w:ascii="Times New Roman" w:hAnsi="Times New Roman" w:cs="Times New Roman"/>
          <w:noProof/>
          <w:sz w:val="24"/>
          <w:szCs w:val="29"/>
          <w:lang w:eastAsia="en-PH"/>
        </w:rPr>
      </w:pPr>
    </w:p>
    <w:p w14:paraId="6DAD24F7" w14:textId="77777777" w:rsidR="00EE4E84" w:rsidRPr="00840371" w:rsidRDefault="00EE4E84" w:rsidP="00BF69E2">
      <w:pPr>
        <w:pStyle w:val="ListParagraph"/>
        <w:jc w:val="both"/>
        <w:rPr>
          <w:rFonts w:ascii="Times New Roman" w:hAnsi="Times New Roman" w:cs="Times New Roman"/>
          <w:noProof/>
          <w:sz w:val="24"/>
          <w:szCs w:val="29"/>
          <w:lang w:eastAsia="en-PH"/>
        </w:rPr>
      </w:pPr>
    </w:p>
    <w:p w14:paraId="32DA9A06" w14:textId="79DDF78A" w:rsidR="00EE4E84" w:rsidRPr="00840371" w:rsidRDefault="00EE4E84" w:rsidP="00BF69E2">
      <w:pPr>
        <w:pStyle w:val="ListParagraph"/>
        <w:jc w:val="both"/>
        <w:rPr>
          <w:rFonts w:ascii="Times New Roman" w:hAnsi="Times New Roman" w:cs="Times New Roman"/>
          <w:noProof/>
          <w:sz w:val="24"/>
          <w:szCs w:val="29"/>
          <w:lang w:eastAsia="en-PH"/>
        </w:rPr>
      </w:pPr>
    </w:p>
    <w:p w14:paraId="536E6EE1" w14:textId="7D64796A" w:rsidR="00EE4E84" w:rsidRPr="00840371" w:rsidRDefault="00EE4E84" w:rsidP="00BF69E2">
      <w:pPr>
        <w:pStyle w:val="ListParagraph"/>
        <w:jc w:val="both"/>
        <w:rPr>
          <w:rFonts w:ascii="Times New Roman" w:hAnsi="Times New Roman" w:cs="Times New Roman"/>
          <w:noProof/>
          <w:sz w:val="24"/>
          <w:szCs w:val="29"/>
          <w:lang w:eastAsia="en-PH"/>
        </w:rPr>
      </w:pPr>
    </w:p>
    <w:p w14:paraId="1292DB9C" w14:textId="26FFAC24" w:rsidR="00EE4E84" w:rsidRPr="00840371" w:rsidRDefault="00EE4E84" w:rsidP="00BF69E2">
      <w:pPr>
        <w:pStyle w:val="ListParagraph"/>
        <w:jc w:val="both"/>
        <w:rPr>
          <w:rFonts w:ascii="Times New Roman" w:hAnsi="Times New Roman" w:cs="Times New Roman"/>
          <w:noProof/>
          <w:sz w:val="24"/>
          <w:szCs w:val="29"/>
          <w:lang w:eastAsia="en-PH"/>
        </w:rPr>
      </w:pPr>
    </w:p>
    <w:p w14:paraId="397BAAF5" w14:textId="585A5697" w:rsidR="00EE4E84" w:rsidRPr="00840371" w:rsidRDefault="00EE4E84" w:rsidP="00BF69E2">
      <w:pPr>
        <w:pStyle w:val="ListParagraph"/>
        <w:jc w:val="both"/>
        <w:rPr>
          <w:rFonts w:ascii="Times New Roman" w:hAnsi="Times New Roman" w:cs="Times New Roman"/>
          <w:noProof/>
          <w:sz w:val="24"/>
          <w:szCs w:val="29"/>
          <w:lang w:eastAsia="en-PH"/>
        </w:rPr>
      </w:pPr>
    </w:p>
    <w:p w14:paraId="1CB8B3AD" w14:textId="74D1BEFF" w:rsidR="00EE4E84" w:rsidRPr="00840371" w:rsidRDefault="00EE4E84" w:rsidP="00BF69E2">
      <w:pPr>
        <w:pStyle w:val="ListParagraph"/>
        <w:jc w:val="both"/>
        <w:rPr>
          <w:rFonts w:ascii="Times New Roman" w:hAnsi="Times New Roman" w:cs="Times New Roman"/>
          <w:noProof/>
          <w:sz w:val="24"/>
          <w:szCs w:val="29"/>
          <w:lang w:eastAsia="en-PH"/>
        </w:rPr>
      </w:pPr>
    </w:p>
    <w:p w14:paraId="2D9943F5" w14:textId="6BD0E9A4" w:rsidR="00EE4E84" w:rsidRPr="00840371" w:rsidRDefault="00EE4E84" w:rsidP="00BF69E2">
      <w:pPr>
        <w:pStyle w:val="ListParagraph"/>
        <w:jc w:val="both"/>
        <w:rPr>
          <w:rFonts w:ascii="Times New Roman" w:hAnsi="Times New Roman" w:cs="Times New Roman"/>
          <w:noProof/>
          <w:sz w:val="24"/>
          <w:szCs w:val="29"/>
          <w:lang w:eastAsia="en-PH"/>
        </w:rPr>
      </w:pPr>
    </w:p>
    <w:p w14:paraId="48A01809" w14:textId="40C6FAFE" w:rsidR="00EE4E84" w:rsidRPr="00840371" w:rsidRDefault="00EE4E84" w:rsidP="00BF69E2">
      <w:pPr>
        <w:pStyle w:val="ListParagraph"/>
        <w:jc w:val="both"/>
        <w:rPr>
          <w:rFonts w:ascii="Times New Roman" w:hAnsi="Times New Roman" w:cs="Times New Roman"/>
          <w:noProof/>
          <w:sz w:val="24"/>
          <w:szCs w:val="29"/>
          <w:lang w:eastAsia="en-PH"/>
        </w:rPr>
      </w:pPr>
    </w:p>
    <w:p w14:paraId="2C97C76E" w14:textId="55CA82AE" w:rsidR="00EE4E84" w:rsidRPr="00840371" w:rsidRDefault="00EE4E84" w:rsidP="00BF69E2">
      <w:pPr>
        <w:pStyle w:val="ListParagraph"/>
        <w:jc w:val="both"/>
        <w:rPr>
          <w:rFonts w:ascii="Times New Roman" w:hAnsi="Times New Roman" w:cs="Times New Roman"/>
          <w:noProof/>
          <w:sz w:val="24"/>
          <w:szCs w:val="29"/>
          <w:lang w:eastAsia="en-PH"/>
        </w:rPr>
      </w:pPr>
    </w:p>
    <w:p w14:paraId="55041E22" w14:textId="1A04DEC9" w:rsidR="00EE4E84" w:rsidRPr="00840371" w:rsidRDefault="00EE4E84" w:rsidP="00BF69E2">
      <w:pPr>
        <w:pStyle w:val="ListParagraph"/>
        <w:jc w:val="both"/>
        <w:rPr>
          <w:rFonts w:ascii="Times New Roman" w:hAnsi="Times New Roman" w:cs="Times New Roman"/>
          <w:noProof/>
          <w:sz w:val="24"/>
          <w:szCs w:val="29"/>
          <w:lang w:eastAsia="en-PH"/>
        </w:rPr>
      </w:pPr>
    </w:p>
    <w:p w14:paraId="47E39617" w14:textId="0101DEBB" w:rsidR="00EE4E84" w:rsidRPr="00840371" w:rsidRDefault="00EE4E84" w:rsidP="00BF69E2">
      <w:pPr>
        <w:pStyle w:val="ListParagraph"/>
        <w:jc w:val="both"/>
        <w:rPr>
          <w:rFonts w:ascii="Times New Roman" w:hAnsi="Times New Roman" w:cs="Times New Roman"/>
          <w:noProof/>
          <w:sz w:val="24"/>
          <w:szCs w:val="29"/>
          <w:lang w:eastAsia="en-PH"/>
        </w:rPr>
      </w:pPr>
    </w:p>
    <w:p w14:paraId="3FCA4E67" w14:textId="5506BB52" w:rsidR="00EE4E84" w:rsidRPr="00840371" w:rsidRDefault="007A179C" w:rsidP="007A179C">
      <w:pPr>
        <w:pStyle w:val="Heading3"/>
        <w:jc w:val="center"/>
        <w:rPr>
          <w:rFonts w:ascii="Arial" w:hAnsi="Arial" w:cs="Arial"/>
          <w:color w:val="auto"/>
          <w:sz w:val="25"/>
          <w:szCs w:val="25"/>
        </w:rPr>
      </w:pPr>
      <w:bookmarkStart w:id="15" w:name="_Figure_6._Diagram"/>
      <w:bookmarkEnd w:id="15"/>
      <w:r w:rsidRPr="00840371">
        <w:rPr>
          <w:rFonts w:ascii="Arial" w:hAnsi="Arial" w:cs="Arial"/>
          <w:color w:val="auto"/>
          <w:sz w:val="25"/>
          <w:szCs w:val="25"/>
        </w:rPr>
        <w:t>Figure 3</w:t>
      </w:r>
      <w:r w:rsidR="00123326" w:rsidRPr="00840371">
        <w:rPr>
          <w:rFonts w:ascii="Arial" w:hAnsi="Arial" w:cs="Arial"/>
          <w:color w:val="auto"/>
          <w:sz w:val="25"/>
          <w:szCs w:val="25"/>
        </w:rPr>
        <w:t>.</w:t>
      </w:r>
      <w:r w:rsidRPr="00840371">
        <w:rPr>
          <w:rFonts w:ascii="Arial" w:hAnsi="Arial" w:cs="Arial"/>
          <w:color w:val="auto"/>
          <w:sz w:val="25"/>
          <w:szCs w:val="25"/>
        </w:rPr>
        <w:t>3</w:t>
      </w:r>
      <w:r w:rsidR="00123326" w:rsidRPr="00840371">
        <w:rPr>
          <w:rFonts w:ascii="Arial" w:hAnsi="Arial" w:cs="Arial"/>
          <w:color w:val="auto"/>
          <w:sz w:val="25"/>
          <w:szCs w:val="25"/>
        </w:rPr>
        <w:t xml:space="preserve"> </w:t>
      </w:r>
      <w:r w:rsidR="00123326" w:rsidRPr="00840371">
        <w:rPr>
          <w:rFonts w:ascii="Arial" w:hAnsi="Arial" w:cs="Arial"/>
          <w:i/>
          <w:color w:val="auto"/>
          <w:sz w:val="25"/>
          <w:szCs w:val="25"/>
        </w:rPr>
        <w:t>Diagram 2</w:t>
      </w:r>
    </w:p>
    <w:p w14:paraId="5442CED6" w14:textId="6365B647" w:rsidR="00EE4E84" w:rsidRPr="00840371" w:rsidRDefault="00EE4E84" w:rsidP="00BF69E2">
      <w:pPr>
        <w:pStyle w:val="ListParagraph"/>
        <w:jc w:val="both"/>
        <w:rPr>
          <w:rFonts w:ascii="Times New Roman" w:hAnsi="Times New Roman" w:cs="Times New Roman"/>
          <w:noProof/>
          <w:sz w:val="24"/>
          <w:szCs w:val="29"/>
          <w:lang w:eastAsia="en-PH"/>
        </w:rPr>
      </w:pPr>
    </w:p>
    <w:p w14:paraId="500EAEE3" w14:textId="77777777" w:rsidR="00123326" w:rsidRPr="00840371" w:rsidRDefault="00123326" w:rsidP="00BF69E2">
      <w:pPr>
        <w:pStyle w:val="ListParagraph"/>
        <w:jc w:val="both"/>
        <w:rPr>
          <w:rFonts w:ascii="Times New Roman" w:hAnsi="Times New Roman" w:cs="Times New Roman"/>
          <w:noProof/>
          <w:sz w:val="24"/>
          <w:szCs w:val="29"/>
          <w:lang w:eastAsia="en-PH"/>
        </w:rPr>
      </w:pPr>
    </w:p>
    <w:p w14:paraId="52140079" w14:textId="6462FDE4" w:rsidR="00EE4E84" w:rsidRPr="00840371" w:rsidRDefault="00EE4E84" w:rsidP="00BF69E2">
      <w:pPr>
        <w:pStyle w:val="ListParagraph"/>
        <w:jc w:val="both"/>
        <w:rPr>
          <w:rFonts w:ascii="Times New Roman" w:hAnsi="Times New Roman" w:cs="Times New Roman"/>
          <w:noProof/>
          <w:sz w:val="24"/>
          <w:szCs w:val="29"/>
          <w:lang w:eastAsia="en-PH"/>
        </w:rPr>
      </w:pPr>
    </w:p>
    <w:p w14:paraId="44B30F29" w14:textId="245970FC" w:rsidR="00EE4E84" w:rsidRPr="00840371" w:rsidRDefault="00EE4E84" w:rsidP="00BF69E2">
      <w:pPr>
        <w:pStyle w:val="ListParagraph"/>
        <w:jc w:val="both"/>
        <w:rPr>
          <w:rFonts w:ascii="Times New Roman" w:hAnsi="Times New Roman" w:cs="Times New Roman"/>
          <w:noProof/>
          <w:sz w:val="24"/>
          <w:szCs w:val="29"/>
          <w:lang w:eastAsia="en-PH"/>
        </w:rPr>
      </w:pPr>
    </w:p>
    <w:p w14:paraId="16504C44" w14:textId="218A8294" w:rsidR="00EE4E84" w:rsidRPr="00840371" w:rsidRDefault="00EE4E84" w:rsidP="00BF69E2">
      <w:pPr>
        <w:pStyle w:val="ListParagraph"/>
        <w:jc w:val="both"/>
        <w:rPr>
          <w:rFonts w:ascii="Times New Roman" w:hAnsi="Times New Roman" w:cs="Times New Roman"/>
          <w:noProof/>
          <w:sz w:val="24"/>
          <w:szCs w:val="29"/>
          <w:lang w:eastAsia="en-PH"/>
        </w:rPr>
      </w:pPr>
    </w:p>
    <w:p w14:paraId="6AB71DA1" w14:textId="72D0A1CF" w:rsidR="00BF69E2" w:rsidRPr="00840371" w:rsidRDefault="00BF69E2" w:rsidP="005E5022">
      <w:pPr>
        <w:jc w:val="both"/>
        <w:rPr>
          <w:rFonts w:ascii="Times New Roman" w:hAnsi="Times New Roman" w:cs="Times New Roman"/>
          <w:sz w:val="24"/>
          <w:szCs w:val="29"/>
        </w:rPr>
      </w:pPr>
    </w:p>
    <w:p w14:paraId="694443F5" w14:textId="77777777" w:rsidR="00123326" w:rsidRPr="00840371" w:rsidRDefault="00123326" w:rsidP="00BF69E2">
      <w:pPr>
        <w:jc w:val="both"/>
        <w:rPr>
          <w:rFonts w:ascii="Times New Roman" w:hAnsi="Times New Roman" w:cs="Times New Roman"/>
          <w:sz w:val="24"/>
          <w:szCs w:val="29"/>
        </w:rPr>
      </w:pPr>
    </w:p>
    <w:p w14:paraId="1442C320" w14:textId="63C7BD64" w:rsidR="00BF69E2" w:rsidRPr="00840371" w:rsidRDefault="00EE4E84" w:rsidP="00BF69E2">
      <w:pPr>
        <w:jc w:val="both"/>
        <w:rPr>
          <w:rFonts w:ascii="Times New Roman" w:hAnsi="Times New Roman" w:cs="Times New Roman"/>
          <w:sz w:val="24"/>
          <w:szCs w:val="29"/>
        </w:rPr>
      </w:pPr>
      <w:r w:rsidRPr="00840371">
        <w:rPr>
          <w:rFonts w:ascii="Times New Roman" w:hAnsi="Times New Roman" w:cs="Times New Roman"/>
          <w:noProof/>
          <w:sz w:val="24"/>
          <w:szCs w:val="29"/>
          <w:lang w:eastAsia="en-PH"/>
        </w:rPr>
        <w:drawing>
          <wp:anchor distT="0" distB="0" distL="114300" distR="114300" simplePos="0" relativeHeight="251639296" behindDoc="0" locked="0" layoutInCell="1" allowOverlap="1" wp14:anchorId="4533DAB4" wp14:editId="7D96C9DF">
            <wp:simplePos x="0" y="0"/>
            <wp:positionH relativeFrom="column">
              <wp:posOffset>-436245</wp:posOffset>
            </wp:positionH>
            <wp:positionV relativeFrom="paragraph">
              <wp:posOffset>336929</wp:posOffset>
            </wp:positionV>
            <wp:extent cx="7061066" cy="4490114"/>
            <wp:effectExtent l="0" t="0" r="6985" b="5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18">
                      <a:extLst>
                        <a:ext uri="{28A0092B-C50C-407E-A947-70E740481C1C}">
                          <a14:useLocalDpi xmlns:a14="http://schemas.microsoft.com/office/drawing/2010/main" val="0"/>
                        </a:ext>
                      </a:extLst>
                    </a:blip>
                    <a:stretch>
                      <a:fillRect/>
                    </a:stretch>
                  </pic:blipFill>
                  <pic:spPr>
                    <a:xfrm>
                      <a:off x="0" y="0"/>
                      <a:ext cx="7061066" cy="4490114"/>
                    </a:xfrm>
                    <a:prstGeom prst="rect">
                      <a:avLst/>
                    </a:prstGeom>
                  </pic:spPr>
                </pic:pic>
              </a:graphicData>
            </a:graphic>
            <wp14:sizeRelH relativeFrom="page">
              <wp14:pctWidth>0</wp14:pctWidth>
            </wp14:sizeRelH>
            <wp14:sizeRelV relativeFrom="page">
              <wp14:pctHeight>0</wp14:pctHeight>
            </wp14:sizeRelV>
          </wp:anchor>
        </w:drawing>
      </w:r>
    </w:p>
    <w:p w14:paraId="60447019" w14:textId="3620451F" w:rsidR="00BF69E2" w:rsidRPr="00840371" w:rsidRDefault="00BF69E2" w:rsidP="00BF69E2">
      <w:pPr>
        <w:jc w:val="both"/>
        <w:rPr>
          <w:rFonts w:ascii="Times New Roman" w:hAnsi="Times New Roman" w:cs="Times New Roman"/>
          <w:sz w:val="24"/>
          <w:szCs w:val="29"/>
        </w:rPr>
      </w:pPr>
    </w:p>
    <w:p w14:paraId="3C8D683E" w14:textId="5B0709CB" w:rsidR="00BF69E2" w:rsidRPr="00840371" w:rsidRDefault="00BF69E2" w:rsidP="00BF69E2">
      <w:pPr>
        <w:jc w:val="both"/>
        <w:rPr>
          <w:rFonts w:ascii="Times New Roman" w:hAnsi="Times New Roman" w:cs="Times New Roman"/>
          <w:sz w:val="24"/>
          <w:szCs w:val="29"/>
        </w:rPr>
      </w:pPr>
    </w:p>
    <w:p w14:paraId="17E4E15A" w14:textId="1347DB04" w:rsidR="00BF69E2" w:rsidRPr="00840371" w:rsidRDefault="00BF69E2" w:rsidP="00BF69E2">
      <w:pPr>
        <w:jc w:val="both"/>
        <w:rPr>
          <w:rFonts w:ascii="Times New Roman" w:hAnsi="Times New Roman" w:cs="Times New Roman"/>
          <w:sz w:val="24"/>
          <w:szCs w:val="29"/>
        </w:rPr>
      </w:pPr>
    </w:p>
    <w:p w14:paraId="42A5F078" w14:textId="77777777" w:rsidR="00BF69E2" w:rsidRPr="00840371" w:rsidRDefault="00BF69E2" w:rsidP="00BF69E2">
      <w:pPr>
        <w:jc w:val="both"/>
        <w:rPr>
          <w:rFonts w:ascii="Times New Roman" w:hAnsi="Times New Roman" w:cs="Times New Roman"/>
          <w:sz w:val="24"/>
          <w:szCs w:val="29"/>
        </w:rPr>
      </w:pPr>
    </w:p>
    <w:p w14:paraId="7306FCF7" w14:textId="77777777" w:rsidR="00BF69E2" w:rsidRPr="00840371" w:rsidRDefault="00BF69E2" w:rsidP="00BF69E2">
      <w:pPr>
        <w:jc w:val="both"/>
        <w:rPr>
          <w:rFonts w:ascii="Times New Roman" w:hAnsi="Times New Roman" w:cs="Times New Roman"/>
          <w:sz w:val="24"/>
          <w:szCs w:val="29"/>
        </w:rPr>
      </w:pPr>
    </w:p>
    <w:p w14:paraId="6E23739B" w14:textId="77777777" w:rsidR="00BF69E2" w:rsidRPr="00840371" w:rsidRDefault="00BF69E2" w:rsidP="00BF69E2">
      <w:pPr>
        <w:jc w:val="both"/>
        <w:rPr>
          <w:rFonts w:ascii="Times New Roman" w:hAnsi="Times New Roman" w:cs="Times New Roman"/>
          <w:sz w:val="24"/>
          <w:szCs w:val="29"/>
        </w:rPr>
      </w:pPr>
    </w:p>
    <w:p w14:paraId="61170674" w14:textId="77777777" w:rsidR="00BF69E2" w:rsidRPr="00840371" w:rsidRDefault="00BF69E2" w:rsidP="00BF69E2">
      <w:pPr>
        <w:jc w:val="both"/>
        <w:rPr>
          <w:rFonts w:ascii="Times New Roman" w:hAnsi="Times New Roman" w:cs="Times New Roman"/>
          <w:sz w:val="24"/>
          <w:szCs w:val="29"/>
        </w:rPr>
      </w:pPr>
    </w:p>
    <w:p w14:paraId="4B5F87CD" w14:textId="7CD4620F" w:rsidR="00BF69E2" w:rsidRPr="00840371" w:rsidRDefault="00BF69E2" w:rsidP="00BF69E2">
      <w:pPr>
        <w:jc w:val="both"/>
        <w:rPr>
          <w:rFonts w:ascii="Times New Roman" w:hAnsi="Times New Roman" w:cs="Times New Roman"/>
          <w:sz w:val="24"/>
          <w:szCs w:val="29"/>
        </w:rPr>
      </w:pPr>
    </w:p>
    <w:p w14:paraId="7AC2C498" w14:textId="1CFCF1D5" w:rsidR="00EE4E84" w:rsidRPr="00840371" w:rsidRDefault="00EE4E84" w:rsidP="00BF69E2">
      <w:pPr>
        <w:jc w:val="both"/>
        <w:rPr>
          <w:rFonts w:ascii="Times New Roman" w:hAnsi="Times New Roman" w:cs="Times New Roman"/>
          <w:sz w:val="24"/>
          <w:szCs w:val="29"/>
        </w:rPr>
      </w:pPr>
    </w:p>
    <w:p w14:paraId="2ED64089" w14:textId="6C769E89" w:rsidR="00EE4E84" w:rsidRPr="00840371" w:rsidRDefault="00EE4E84" w:rsidP="00BF69E2">
      <w:pPr>
        <w:jc w:val="both"/>
        <w:rPr>
          <w:rFonts w:ascii="Times New Roman" w:hAnsi="Times New Roman" w:cs="Times New Roman"/>
          <w:sz w:val="24"/>
          <w:szCs w:val="29"/>
        </w:rPr>
      </w:pPr>
    </w:p>
    <w:p w14:paraId="1DACD4A6" w14:textId="0A66A6EB" w:rsidR="00EE4E84" w:rsidRPr="00840371" w:rsidRDefault="00EE4E84" w:rsidP="00BF69E2">
      <w:pPr>
        <w:jc w:val="both"/>
        <w:rPr>
          <w:rFonts w:ascii="Times New Roman" w:hAnsi="Times New Roman" w:cs="Times New Roman"/>
          <w:sz w:val="24"/>
          <w:szCs w:val="29"/>
        </w:rPr>
      </w:pPr>
    </w:p>
    <w:p w14:paraId="1F1E4B35" w14:textId="6837EED1" w:rsidR="00EE4E84" w:rsidRPr="00840371" w:rsidRDefault="00EE4E84" w:rsidP="00BF69E2">
      <w:pPr>
        <w:jc w:val="both"/>
        <w:rPr>
          <w:rFonts w:ascii="Times New Roman" w:hAnsi="Times New Roman" w:cs="Times New Roman"/>
          <w:sz w:val="24"/>
          <w:szCs w:val="29"/>
        </w:rPr>
      </w:pPr>
    </w:p>
    <w:p w14:paraId="44D1BB77" w14:textId="3D11A184" w:rsidR="00EE4E84" w:rsidRPr="00840371" w:rsidRDefault="00EE4E84" w:rsidP="00BF69E2">
      <w:pPr>
        <w:jc w:val="both"/>
        <w:rPr>
          <w:rFonts w:ascii="Times New Roman" w:hAnsi="Times New Roman" w:cs="Times New Roman"/>
          <w:sz w:val="24"/>
          <w:szCs w:val="29"/>
        </w:rPr>
      </w:pPr>
    </w:p>
    <w:p w14:paraId="686E2443" w14:textId="6471F9FA" w:rsidR="00EE4E84" w:rsidRPr="00840371" w:rsidRDefault="00EE4E84" w:rsidP="00BF69E2">
      <w:pPr>
        <w:jc w:val="both"/>
        <w:rPr>
          <w:rFonts w:ascii="Times New Roman" w:hAnsi="Times New Roman" w:cs="Times New Roman"/>
          <w:sz w:val="24"/>
          <w:szCs w:val="29"/>
        </w:rPr>
      </w:pPr>
    </w:p>
    <w:p w14:paraId="038FCB48" w14:textId="3E764C5E" w:rsidR="00EE4E84" w:rsidRPr="00840371" w:rsidRDefault="00EE4E84" w:rsidP="00BF69E2">
      <w:pPr>
        <w:jc w:val="both"/>
        <w:rPr>
          <w:rFonts w:ascii="Times New Roman" w:hAnsi="Times New Roman" w:cs="Times New Roman"/>
          <w:sz w:val="24"/>
          <w:szCs w:val="29"/>
        </w:rPr>
      </w:pPr>
    </w:p>
    <w:p w14:paraId="5B5C895D" w14:textId="080E9F1D" w:rsidR="00EE4E84" w:rsidRPr="00840371" w:rsidRDefault="00EE4E84" w:rsidP="00BF69E2">
      <w:pPr>
        <w:jc w:val="both"/>
        <w:rPr>
          <w:rFonts w:ascii="Times New Roman" w:hAnsi="Times New Roman" w:cs="Times New Roman"/>
          <w:sz w:val="24"/>
          <w:szCs w:val="29"/>
        </w:rPr>
      </w:pPr>
    </w:p>
    <w:p w14:paraId="33FAC559" w14:textId="18F97A17" w:rsidR="00EE4E84" w:rsidRPr="00840371" w:rsidRDefault="007A179C" w:rsidP="007A179C">
      <w:pPr>
        <w:pStyle w:val="Heading3"/>
        <w:jc w:val="center"/>
        <w:rPr>
          <w:rFonts w:ascii="Arial" w:hAnsi="Arial" w:cs="Arial"/>
          <w:color w:val="auto"/>
          <w:sz w:val="25"/>
          <w:szCs w:val="25"/>
        </w:rPr>
      </w:pPr>
      <w:bookmarkStart w:id="16" w:name="_Figure_7._Diagram"/>
      <w:bookmarkEnd w:id="16"/>
      <w:r w:rsidRPr="00840371">
        <w:rPr>
          <w:rFonts w:ascii="Arial" w:hAnsi="Arial" w:cs="Arial"/>
          <w:color w:val="auto"/>
          <w:sz w:val="25"/>
          <w:szCs w:val="25"/>
        </w:rPr>
        <w:t>Figure 3.4</w:t>
      </w:r>
      <w:r w:rsidR="00123326" w:rsidRPr="00840371">
        <w:rPr>
          <w:rFonts w:ascii="Arial" w:hAnsi="Arial" w:cs="Arial"/>
          <w:color w:val="auto"/>
          <w:sz w:val="25"/>
          <w:szCs w:val="25"/>
        </w:rPr>
        <w:t xml:space="preserve">. </w:t>
      </w:r>
      <w:r w:rsidR="00123326" w:rsidRPr="00840371">
        <w:rPr>
          <w:rFonts w:ascii="Arial" w:hAnsi="Arial" w:cs="Arial"/>
          <w:i/>
          <w:color w:val="auto"/>
          <w:sz w:val="25"/>
          <w:szCs w:val="25"/>
        </w:rPr>
        <w:t>Diagram 3</w:t>
      </w:r>
    </w:p>
    <w:p w14:paraId="4157F156" w14:textId="76E751D2" w:rsidR="00EE4E84" w:rsidRPr="00840371" w:rsidRDefault="00EE4E84" w:rsidP="00BF69E2">
      <w:pPr>
        <w:jc w:val="both"/>
        <w:rPr>
          <w:rFonts w:ascii="Times New Roman" w:hAnsi="Times New Roman" w:cs="Times New Roman"/>
          <w:sz w:val="24"/>
          <w:szCs w:val="29"/>
        </w:rPr>
      </w:pPr>
    </w:p>
    <w:p w14:paraId="5FA16C09" w14:textId="1DC189C2" w:rsidR="00123326" w:rsidRPr="00840371" w:rsidRDefault="00123326" w:rsidP="00BF69E2">
      <w:pPr>
        <w:jc w:val="both"/>
        <w:rPr>
          <w:rFonts w:ascii="Times New Roman" w:hAnsi="Times New Roman" w:cs="Times New Roman"/>
          <w:sz w:val="24"/>
          <w:szCs w:val="29"/>
        </w:rPr>
      </w:pPr>
    </w:p>
    <w:p w14:paraId="4C34FE8C" w14:textId="281617DA" w:rsidR="00EE4E84" w:rsidRPr="00840371" w:rsidRDefault="00EE4E84" w:rsidP="00BF69E2">
      <w:pPr>
        <w:jc w:val="both"/>
        <w:rPr>
          <w:rFonts w:ascii="Times New Roman" w:hAnsi="Times New Roman" w:cs="Times New Roman"/>
          <w:sz w:val="24"/>
          <w:szCs w:val="29"/>
        </w:rPr>
      </w:pPr>
    </w:p>
    <w:p w14:paraId="729DDB9C" w14:textId="2CFEF293" w:rsidR="00EE4E84" w:rsidRPr="00840371" w:rsidRDefault="00EE4E84" w:rsidP="00BF69E2">
      <w:pPr>
        <w:jc w:val="both"/>
        <w:rPr>
          <w:rFonts w:ascii="Times New Roman" w:hAnsi="Times New Roman" w:cs="Times New Roman"/>
          <w:sz w:val="24"/>
          <w:szCs w:val="29"/>
        </w:rPr>
      </w:pPr>
    </w:p>
    <w:p w14:paraId="4BACB177" w14:textId="3B2107AF" w:rsidR="00EE4E84" w:rsidRPr="00840371" w:rsidRDefault="00EE4E84" w:rsidP="00BF69E2">
      <w:pPr>
        <w:jc w:val="both"/>
        <w:rPr>
          <w:rFonts w:ascii="Times New Roman" w:hAnsi="Times New Roman" w:cs="Times New Roman"/>
          <w:sz w:val="24"/>
          <w:szCs w:val="29"/>
        </w:rPr>
      </w:pPr>
    </w:p>
    <w:p w14:paraId="7D309C29" w14:textId="56BA6B73" w:rsidR="00EE4E84" w:rsidRPr="00840371" w:rsidRDefault="00EE4E84" w:rsidP="00BF69E2">
      <w:pPr>
        <w:jc w:val="both"/>
        <w:rPr>
          <w:rFonts w:ascii="Times New Roman" w:hAnsi="Times New Roman" w:cs="Times New Roman"/>
          <w:sz w:val="24"/>
          <w:szCs w:val="29"/>
        </w:rPr>
      </w:pPr>
    </w:p>
    <w:p w14:paraId="48B8EC39" w14:textId="77777777" w:rsidR="00123326" w:rsidRPr="00840371" w:rsidRDefault="00123326" w:rsidP="00BF69E2">
      <w:pPr>
        <w:jc w:val="both"/>
        <w:rPr>
          <w:rFonts w:ascii="Times New Roman" w:hAnsi="Times New Roman" w:cs="Times New Roman"/>
          <w:sz w:val="24"/>
          <w:szCs w:val="29"/>
        </w:rPr>
      </w:pPr>
    </w:p>
    <w:p w14:paraId="5CCAC761" w14:textId="6A4FBD96" w:rsidR="00EE4E84" w:rsidRPr="00840371" w:rsidRDefault="00EE4E84" w:rsidP="00BF69E2">
      <w:pPr>
        <w:jc w:val="both"/>
        <w:rPr>
          <w:rFonts w:ascii="Times New Roman" w:hAnsi="Times New Roman" w:cs="Times New Roman"/>
          <w:sz w:val="24"/>
          <w:szCs w:val="29"/>
        </w:rPr>
      </w:pPr>
    </w:p>
    <w:p w14:paraId="34EE8AD9" w14:textId="6DE9864C" w:rsidR="00EE4E84" w:rsidRPr="00840371" w:rsidRDefault="00EE4E84" w:rsidP="00BF69E2">
      <w:pPr>
        <w:jc w:val="both"/>
        <w:rPr>
          <w:rFonts w:ascii="Times New Roman" w:hAnsi="Times New Roman" w:cs="Times New Roman"/>
          <w:sz w:val="24"/>
          <w:szCs w:val="29"/>
        </w:rPr>
      </w:pPr>
    </w:p>
    <w:p w14:paraId="576EBBE8" w14:textId="77777777" w:rsidR="00EE4E84" w:rsidRPr="00840371" w:rsidRDefault="00EE4E84" w:rsidP="00BF69E2">
      <w:pPr>
        <w:jc w:val="both"/>
        <w:rPr>
          <w:rFonts w:ascii="Times New Roman" w:hAnsi="Times New Roman" w:cs="Times New Roman"/>
          <w:sz w:val="24"/>
          <w:szCs w:val="29"/>
        </w:rPr>
      </w:pPr>
    </w:p>
    <w:p w14:paraId="4150288B" w14:textId="6B471CD9" w:rsidR="00123326" w:rsidRPr="00840371" w:rsidRDefault="00123326" w:rsidP="00BF69E2">
      <w:pPr>
        <w:pStyle w:val="ListParagraph"/>
        <w:jc w:val="both"/>
        <w:rPr>
          <w:rFonts w:ascii="Times New Roman" w:hAnsi="Times New Roman" w:cs="Times New Roman"/>
          <w:sz w:val="24"/>
          <w:szCs w:val="29"/>
        </w:rPr>
      </w:pPr>
    </w:p>
    <w:p w14:paraId="1FCCA67A" w14:textId="56472A0F" w:rsidR="00BF69E2" w:rsidRPr="00840371" w:rsidRDefault="00EE4E84" w:rsidP="00BF69E2">
      <w:pPr>
        <w:pStyle w:val="ListParagraph"/>
        <w:jc w:val="both"/>
        <w:rPr>
          <w:rFonts w:ascii="Times New Roman" w:hAnsi="Times New Roman" w:cs="Times New Roman"/>
          <w:sz w:val="24"/>
          <w:szCs w:val="29"/>
        </w:rPr>
      </w:pPr>
      <w:r w:rsidRPr="00840371">
        <w:rPr>
          <w:rFonts w:ascii="Times New Roman" w:hAnsi="Times New Roman" w:cs="Times New Roman"/>
          <w:noProof/>
          <w:sz w:val="24"/>
          <w:szCs w:val="29"/>
          <w:lang w:eastAsia="en-PH"/>
        </w:rPr>
        <w:drawing>
          <wp:anchor distT="0" distB="0" distL="114300" distR="114300" simplePos="0" relativeHeight="251670016" behindDoc="1" locked="0" layoutInCell="1" allowOverlap="1" wp14:anchorId="44C2BBD6" wp14:editId="0A83DB73">
            <wp:simplePos x="0" y="0"/>
            <wp:positionH relativeFrom="column">
              <wp:posOffset>-437515</wp:posOffset>
            </wp:positionH>
            <wp:positionV relativeFrom="paragraph">
              <wp:posOffset>6350</wp:posOffset>
            </wp:positionV>
            <wp:extent cx="6847259" cy="5158854"/>
            <wp:effectExtent l="0" t="0" r="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19">
                      <a:extLst>
                        <a:ext uri="{28A0092B-C50C-407E-A947-70E740481C1C}">
                          <a14:useLocalDpi xmlns:a14="http://schemas.microsoft.com/office/drawing/2010/main" val="0"/>
                        </a:ext>
                      </a:extLst>
                    </a:blip>
                    <a:stretch>
                      <a:fillRect/>
                    </a:stretch>
                  </pic:blipFill>
                  <pic:spPr>
                    <a:xfrm>
                      <a:off x="0" y="0"/>
                      <a:ext cx="6847259" cy="5158854"/>
                    </a:xfrm>
                    <a:prstGeom prst="rect">
                      <a:avLst/>
                    </a:prstGeom>
                  </pic:spPr>
                </pic:pic>
              </a:graphicData>
            </a:graphic>
            <wp14:sizeRelH relativeFrom="page">
              <wp14:pctWidth>0</wp14:pctWidth>
            </wp14:sizeRelH>
            <wp14:sizeRelV relativeFrom="page">
              <wp14:pctHeight>0</wp14:pctHeight>
            </wp14:sizeRelV>
          </wp:anchor>
        </w:drawing>
      </w:r>
    </w:p>
    <w:p w14:paraId="091B6B25" w14:textId="77777777" w:rsidR="00BF69E2" w:rsidRPr="00840371" w:rsidRDefault="00BF69E2" w:rsidP="00BF69E2">
      <w:pPr>
        <w:jc w:val="both"/>
        <w:rPr>
          <w:rFonts w:ascii="Times New Roman" w:hAnsi="Times New Roman" w:cs="Times New Roman"/>
          <w:sz w:val="24"/>
          <w:szCs w:val="29"/>
        </w:rPr>
      </w:pPr>
    </w:p>
    <w:p w14:paraId="7BEA0F3A" w14:textId="77777777" w:rsidR="00BF69E2" w:rsidRPr="00840371" w:rsidRDefault="00BF69E2" w:rsidP="00BF69E2">
      <w:pPr>
        <w:jc w:val="both"/>
        <w:rPr>
          <w:rFonts w:ascii="Times New Roman" w:hAnsi="Times New Roman" w:cs="Times New Roman"/>
          <w:sz w:val="24"/>
          <w:szCs w:val="29"/>
        </w:rPr>
      </w:pPr>
    </w:p>
    <w:p w14:paraId="5D572B64" w14:textId="77777777" w:rsidR="00BF69E2" w:rsidRPr="00840371" w:rsidRDefault="00BF69E2" w:rsidP="00BF69E2">
      <w:pPr>
        <w:jc w:val="both"/>
        <w:rPr>
          <w:rFonts w:ascii="Times New Roman" w:hAnsi="Times New Roman" w:cs="Times New Roman"/>
          <w:sz w:val="24"/>
          <w:szCs w:val="29"/>
        </w:rPr>
      </w:pPr>
    </w:p>
    <w:p w14:paraId="742876F6" w14:textId="77777777" w:rsidR="00BF69E2" w:rsidRPr="00840371" w:rsidRDefault="00BF69E2" w:rsidP="00BF69E2">
      <w:pPr>
        <w:jc w:val="both"/>
        <w:rPr>
          <w:rFonts w:ascii="Times New Roman" w:hAnsi="Times New Roman" w:cs="Times New Roman"/>
          <w:sz w:val="24"/>
          <w:szCs w:val="29"/>
        </w:rPr>
      </w:pPr>
    </w:p>
    <w:p w14:paraId="4F68C130" w14:textId="77777777" w:rsidR="00BF69E2" w:rsidRPr="00840371" w:rsidRDefault="00BF69E2" w:rsidP="00BF69E2">
      <w:pPr>
        <w:jc w:val="both"/>
        <w:rPr>
          <w:rFonts w:ascii="Times New Roman" w:hAnsi="Times New Roman" w:cs="Times New Roman"/>
          <w:sz w:val="24"/>
          <w:szCs w:val="29"/>
        </w:rPr>
      </w:pPr>
    </w:p>
    <w:p w14:paraId="00C8382A" w14:textId="77777777" w:rsidR="00BF69E2" w:rsidRPr="00840371" w:rsidRDefault="00BF69E2" w:rsidP="00BF69E2">
      <w:pPr>
        <w:jc w:val="both"/>
        <w:rPr>
          <w:rFonts w:ascii="Times New Roman" w:hAnsi="Times New Roman" w:cs="Times New Roman"/>
          <w:sz w:val="24"/>
          <w:szCs w:val="29"/>
        </w:rPr>
      </w:pPr>
    </w:p>
    <w:p w14:paraId="1C1F620D" w14:textId="77777777" w:rsidR="00BF69E2" w:rsidRPr="00840371" w:rsidRDefault="00BF69E2" w:rsidP="00BF69E2">
      <w:pPr>
        <w:jc w:val="both"/>
        <w:rPr>
          <w:rFonts w:ascii="Times New Roman" w:hAnsi="Times New Roman" w:cs="Times New Roman"/>
          <w:sz w:val="24"/>
          <w:szCs w:val="29"/>
        </w:rPr>
      </w:pPr>
    </w:p>
    <w:p w14:paraId="7B014870" w14:textId="77777777" w:rsidR="00BF69E2" w:rsidRPr="00840371" w:rsidRDefault="00BF69E2" w:rsidP="00BF69E2">
      <w:pPr>
        <w:jc w:val="both"/>
        <w:rPr>
          <w:rFonts w:ascii="Times New Roman" w:hAnsi="Times New Roman" w:cs="Times New Roman"/>
          <w:sz w:val="24"/>
          <w:szCs w:val="29"/>
        </w:rPr>
      </w:pPr>
    </w:p>
    <w:p w14:paraId="7B44F379" w14:textId="77777777" w:rsidR="00BF69E2" w:rsidRPr="00840371" w:rsidRDefault="00BF69E2" w:rsidP="00BF69E2">
      <w:pPr>
        <w:jc w:val="both"/>
        <w:rPr>
          <w:rFonts w:ascii="Times New Roman" w:hAnsi="Times New Roman" w:cs="Times New Roman"/>
          <w:sz w:val="24"/>
          <w:szCs w:val="29"/>
        </w:rPr>
      </w:pPr>
    </w:p>
    <w:p w14:paraId="1F3D5814" w14:textId="0E639814" w:rsidR="00BF69E2" w:rsidRPr="00840371" w:rsidRDefault="00BF69E2" w:rsidP="00BF69E2">
      <w:pPr>
        <w:jc w:val="both"/>
        <w:rPr>
          <w:rFonts w:ascii="Times New Roman" w:hAnsi="Times New Roman" w:cs="Times New Roman"/>
          <w:sz w:val="24"/>
          <w:szCs w:val="29"/>
        </w:rPr>
      </w:pPr>
    </w:p>
    <w:p w14:paraId="1DCDE2A7" w14:textId="48FF6B7D" w:rsidR="00EE4E84" w:rsidRPr="00840371" w:rsidRDefault="00EE4E84" w:rsidP="00BF69E2">
      <w:pPr>
        <w:jc w:val="both"/>
        <w:rPr>
          <w:rFonts w:ascii="Times New Roman" w:hAnsi="Times New Roman" w:cs="Times New Roman"/>
          <w:sz w:val="24"/>
          <w:szCs w:val="29"/>
        </w:rPr>
      </w:pPr>
    </w:p>
    <w:p w14:paraId="09CB69D6" w14:textId="5BA7FEE6" w:rsidR="00EE4E84" w:rsidRPr="00840371" w:rsidRDefault="00EE4E84" w:rsidP="00BF69E2">
      <w:pPr>
        <w:jc w:val="both"/>
        <w:rPr>
          <w:rFonts w:ascii="Times New Roman" w:hAnsi="Times New Roman" w:cs="Times New Roman"/>
          <w:sz w:val="24"/>
          <w:szCs w:val="29"/>
        </w:rPr>
      </w:pPr>
    </w:p>
    <w:p w14:paraId="56EA9452" w14:textId="0048F4AB" w:rsidR="00EE4E84" w:rsidRPr="00840371" w:rsidRDefault="00EE4E84" w:rsidP="00BF69E2">
      <w:pPr>
        <w:jc w:val="both"/>
        <w:rPr>
          <w:rFonts w:ascii="Times New Roman" w:hAnsi="Times New Roman" w:cs="Times New Roman"/>
          <w:sz w:val="24"/>
          <w:szCs w:val="29"/>
        </w:rPr>
      </w:pPr>
    </w:p>
    <w:p w14:paraId="09DF06A9" w14:textId="4C0F4043" w:rsidR="00EE4E84" w:rsidRPr="00840371" w:rsidRDefault="00EE4E84" w:rsidP="00BF69E2">
      <w:pPr>
        <w:jc w:val="both"/>
        <w:rPr>
          <w:rFonts w:ascii="Times New Roman" w:hAnsi="Times New Roman" w:cs="Times New Roman"/>
          <w:sz w:val="24"/>
          <w:szCs w:val="29"/>
        </w:rPr>
      </w:pPr>
    </w:p>
    <w:p w14:paraId="00211B68" w14:textId="11251D81" w:rsidR="00EE4E84" w:rsidRPr="00840371" w:rsidRDefault="00EE4E84" w:rsidP="00BF69E2">
      <w:pPr>
        <w:jc w:val="both"/>
        <w:rPr>
          <w:rFonts w:ascii="Times New Roman" w:hAnsi="Times New Roman" w:cs="Times New Roman"/>
          <w:sz w:val="24"/>
          <w:szCs w:val="29"/>
        </w:rPr>
      </w:pPr>
    </w:p>
    <w:p w14:paraId="57E9A499" w14:textId="395C5569" w:rsidR="00EE4E84" w:rsidRPr="00840371" w:rsidRDefault="00EE4E84" w:rsidP="00BF69E2">
      <w:pPr>
        <w:jc w:val="both"/>
        <w:rPr>
          <w:rFonts w:ascii="Times New Roman" w:hAnsi="Times New Roman" w:cs="Times New Roman"/>
          <w:sz w:val="24"/>
          <w:szCs w:val="29"/>
        </w:rPr>
      </w:pPr>
    </w:p>
    <w:p w14:paraId="2261C8F3" w14:textId="24B671AA" w:rsidR="001D1561" w:rsidRPr="00840371" w:rsidRDefault="001D1561" w:rsidP="001D1561"/>
    <w:p w14:paraId="3F92F3DD" w14:textId="24AF6443" w:rsidR="00BF69E2" w:rsidRPr="00840371" w:rsidRDefault="007A179C" w:rsidP="001D1561">
      <w:pPr>
        <w:pStyle w:val="Heading2"/>
        <w:jc w:val="center"/>
        <w:rPr>
          <w:rFonts w:ascii="Arial" w:hAnsi="Arial" w:cs="Arial"/>
          <w:i/>
          <w:color w:val="auto"/>
          <w:sz w:val="25"/>
          <w:szCs w:val="25"/>
        </w:rPr>
      </w:pPr>
      <w:bookmarkStart w:id="17" w:name="_Figure_8._Event"/>
      <w:bookmarkEnd w:id="17"/>
      <w:r w:rsidRPr="00840371">
        <w:rPr>
          <w:rFonts w:ascii="Arial" w:hAnsi="Arial" w:cs="Arial"/>
          <w:color w:val="auto"/>
          <w:sz w:val="25"/>
          <w:szCs w:val="25"/>
        </w:rPr>
        <w:t>Figure 4</w:t>
      </w:r>
      <w:r w:rsidR="00123326" w:rsidRPr="00840371">
        <w:rPr>
          <w:rFonts w:ascii="Arial" w:hAnsi="Arial" w:cs="Arial"/>
          <w:color w:val="auto"/>
          <w:sz w:val="25"/>
          <w:szCs w:val="25"/>
        </w:rPr>
        <w:t xml:space="preserve">. </w:t>
      </w:r>
      <w:r w:rsidR="00123326" w:rsidRPr="00840371">
        <w:rPr>
          <w:rFonts w:ascii="Arial" w:hAnsi="Arial" w:cs="Arial"/>
          <w:i/>
          <w:color w:val="auto"/>
          <w:sz w:val="25"/>
          <w:szCs w:val="25"/>
        </w:rPr>
        <w:t>Event Table</w:t>
      </w:r>
    </w:p>
    <w:p w14:paraId="362C24CE" w14:textId="66173BF0" w:rsidR="00C861D6" w:rsidRPr="00840371" w:rsidRDefault="00C861D6" w:rsidP="00C861D6">
      <w:pPr>
        <w:jc w:val="center"/>
        <w:rPr>
          <w:rFonts w:ascii="Arial" w:hAnsi="Arial" w:cs="Arial"/>
          <w:i/>
          <w:sz w:val="24"/>
          <w:szCs w:val="24"/>
        </w:rPr>
      </w:pPr>
      <w:r w:rsidRPr="00840371">
        <w:rPr>
          <w:rFonts w:ascii="Arial" w:hAnsi="Arial" w:cs="Arial"/>
          <w:i/>
          <w:sz w:val="24"/>
          <w:szCs w:val="24"/>
        </w:rPr>
        <w:t>This table shows the data about the log files for each scenario in the system. This is also designed for the use case of the system to obtain.</w:t>
      </w:r>
    </w:p>
    <w:p w14:paraId="03A24D11" w14:textId="72254C88" w:rsidR="00BF69E2" w:rsidRPr="00840371" w:rsidRDefault="00BF69E2" w:rsidP="00BF69E2">
      <w:pPr>
        <w:jc w:val="both"/>
        <w:rPr>
          <w:rFonts w:ascii="Times New Roman" w:hAnsi="Times New Roman" w:cs="Times New Roman"/>
          <w:sz w:val="24"/>
          <w:szCs w:val="29"/>
        </w:rPr>
      </w:pPr>
    </w:p>
    <w:p w14:paraId="0473283F" w14:textId="348BE73C" w:rsidR="00BF69E2" w:rsidRPr="00840371" w:rsidRDefault="00BF69E2" w:rsidP="00BF69E2">
      <w:pPr>
        <w:jc w:val="both"/>
        <w:rPr>
          <w:noProof/>
          <w:lang w:eastAsia="en-PH"/>
        </w:rPr>
      </w:pPr>
    </w:p>
    <w:p w14:paraId="7632ABDB" w14:textId="5FCC6796" w:rsidR="000444B2" w:rsidRPr="00840371" w:rsidRDefault="000444B2" w:rsidP="00BF69E2">
      <w:pPr>
        <w:jc w:val="both"/>
        <w:rPr>
          <w:noProof/>
          <w:lang w:eastAsia="en-PH"/>
        </w:rPr>
      </w:pPr>
    </w:p>
    <w:p w14:paraId="3FAEDA75" w14:textId="48133E49" w:rsidR="000444B2" w:rsidRPr="00840371" w:rsidRDefault="000444B2" w:rsidP="00BF69E2">
      <w:pPr>
        <w:jc w:val="both"/>
        <w:rPr>
          <w:noProof/>
          <w:lang w:eastAsia="en-PH"/>
        </w:rPr>
      </w:pPr>
    </w:p>
    <w:p w14:paraId="25494619" w14:textId="7F5527E2" w:rsidR="000444B2" w:rsidRPr="00840371" w:rsidRDefault="000444B2" w:rsidP="00BF69E2">
      <w:pPr>
        <w:jc w:val="both"/>
        <w:rPr>
          <w:noProof/>
          <w:lang w:eastAsia="en-PH"/>
        </w:rPr>
      </w:pPr>
    </w:p>
    <w:p w14:paraId="00E80D6E" w14:textId="5A29564E" w:rsidR="000444B2" w:rsidRPr="00840371" w:rsidRDefault="000444B2" w:rsidP="00BF69E2">
      <w:pPr>
        <w:jc w:val="both"/>
        <w:rPr>
          <w:noProof/>
          <w:lang w:eastAsia="en-PH"/>
        </w:rPr>
      </w:pPr>
    </w:p>
    <w:p w14:paraId="7EE0E000" w14:textId="38957E4C" w:rsidR="000444B2" w:rsidRPr="00840371" w:rsidRDefault="000444B2" w:rsidP="00BF69E2">
      <w:pPr>
        <w:jc w:val="both"/>
        <w:rPr>
          <w:noProof/>
          <w:lang w:eastAsia="en-PH"/>
        </w:rPr>
      </w:pPr>
    </w:p>
    <w:p w14:paraId="5A1B0C4A" w14:textId="546B7CF5" w:rsidR="000444B2" w:rsidRPr="00840371" w:rsidRDefault="000444B2" w:rsidP="00BF69E2">
      <w:pPr>
        <w:jc w:val="both"/>
        <w:rPr>
          <w:noProof/>
          <w:lang w:eastAsia="en-PH"/>
        </w:rPr>
      </w:pPr>
    </w:p>
    <w:p w14:paraId="3AA592CE" w14:textId="47F9CFED" w:rsidR="000444B2" w:rsidRPr="00840371" w:rsidRDefault="000444B2" w:rsidP="00BF69E2">
      <w:pPr>
        <w:jc w:val="both"/>
        <w:rPr>
          <w:noProof/>
          <w:lang w:eastAsia="en-PH"/>
        </w:rPr>
      </w:pPr>
    </w:p>
    <w:p w14:paraId="55AAA371" w14:textId="4E65F8BB" w:rsidR="000444B2" w:rsidRPr="00840371" w:rsidRDefault="0081424F" w:rsidP="00BF69E2">
      <w:pPr>
        <w:jc w:val="both"/>
        <w:rPr>
          <w:rFonts w:ascii="Times New Roman" w:hAnsi="Times New Roman" w:cs="Times New Roman"/>
          <w:sz w:val="24"/>
          <w:szCs w:val="29"/>
        </w:rPr>
      </w:pPr>
      <w:r w:rsidRPr="00840371">
        <w:rPr>
          <w:rFonts w:ascii="Times New Roman" w:hAnsi="Times New Roman" w:cs="Times New Roman"/>
          <w:noProof/>
          <w:sz w:val="24"/>
          <w:szCs w:val="29"/>
          <w:lang w:eastAsia="en-PH"/>
        </w:rPr>
        <w:drawing>
          <wp:inline distT="0" distB="0" distL="0" distR="0" wp14:anchorId="4077B71A" wp14:editId="6997B75D">
            <wp:extent cx="5943600" cy="5034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12.07.2016.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5034280"/>
                    </a:xfrm>
                    <a:prstGeom prst="rect">
                      <a:avLst/>
                    </a:prstGeom>
                  </pic:spPr>
                </pic:pic>
              </a:graphicData>
            </a:graphic>
          </wp:inline>
        </w:drawing>
      </w:r>
    </w:p>
    <w:p w14:paraId="617E729C" w14:textId="2BB8A411" w:rsidR="00BF69E2" w:rsidRPr="00840371" w:rsidRDefault="007A179C" w:rsidP="001D1561">
      <w:pPr>
        <w:pStyle w:val="Heading2"/>
        <w:jc w:val="center"/>
        <w:rPr>
          <w:color w:val="auto"/>
        </w:rPr>
      </w:pPr>
      <w:bookmarkStart w:id="18" w:name="_Figure_9._Use"/>
      <w:bookmarkEnd w:id="18"/>
      <w:r w:rsidRPr="00840371">
        <w:rPr>
          <w:rFonts w:ascii="Arial" w:hAnsi="Arial" w:cs="Arial"/>
          <w:color w:val="auto"/>
          <w:sz w:val="25"/>
          <w:szCs w:val="25"/>
        </w:rPr>
        <w:t>Figure 5</w:t>
      </w:r>
      <w:r w:rsidR="001D1561" w:rsidRPr="00840371">
        <w:rPr>
          <w:rFonts w:ascii="Arial" w:hAnsi="Arial" w:cs="Arial"/>
          <w:color w:val="auto"/>
          <w:sz w:val="25"/>
          <w:szCs w:val="25"/>
        </w:rPr>
        <w:t xml:space="preserve">. </w:t>
      </w:r>
      <w:r w:rsidR="001D1561" w:rsidRPr="00840371">
        <w:rPr>
          <w:rFonts w:ascii="Arial" w:hAnsi="Arial" w:cs="Arial"/>
          <w:i/>
          <w:color w:val="auto"/>
          <w:sz w:val="25"/>
          <w:szCs w:val="25"/>
        </w:rPr>
        <w:t>Use Case</w:t>
      </w:r>
    </w:p>
    <w:p w14:paraId="4AFFC3D5" w14:textId="1139DB14" w:rsidR="00BF69E2" w:rsidRPr="00840371" w:rsidRDefault="00C861D6" w:rsidP="00C861D6">
      <w:pPr>
        <w:pStyle w:val="ListParagraph"/>
        <w:jc w:val="center"/>
        <w:rPr>
          <w:rFonts w:ascii="Arial" w:hAnsi="Arial" w:cs="Arial"/>
          <w:i/>
          <w:sz w:val="24"/>
          <w:szCs w:val="24"/>
        </w:rPr>
      </w:pPr>
      <w:r w:rsidRPr="00840371">
        <w:rPr>
          <w:rFonts w:ascii="Arial" w:hAnsi="Arial" w:cs="Arial"/>
          <w:i/>
          <w:sz w:val="24"/>
          <w:szCs w:val="24"/>
        </w:rPr>
        <w:t>These are the list of event steps of the system based on the Event Table.</w:t>
      </w:r>
    </w:p>
    <w:p w14:paraId="5108A835" w14:textId="12CF968A" w:rsidR="00BF69E2" w:rsidRPr="00840371" w:rsidRDefault="00BF69E2" w:rsidP="00BF69E2">
      <w:pPr>
        <w:pStyle w:val="ListParagraph"/>
        <w:jc w:val="both"/>
        <w:rPr>
          <w:rFonts w:ascii="Times New Roman" w:hAnsi="Times New Roman" w:cs="Times New Roman"/>
          <w:sz w:val="24"/>
          <w:szCs w:val="29"/>
        </w:rPr>
      </w:pPr>
    </w:p>
    <w:p w14:paraId="5429CD53" w14:textId="1D9E39C1" w:rsidR="00BF69E2" w:rsidRPr="00840371" w:rsidRDefault="00BF69E2" w:rsidP="00BF69E2">
      <w:pPr>
        <w:pStyle w:val="ListParagraph"/>
        <w:jc w:val="both"/>
        <w:rPr>
          <w:rFonts w:ascii="Times New Roman" w:hAnsi="Times New Roman" w:cs="Times New Roman"/>
          <w:sz w:val="24"/>
          <w:szCs w:val="29"/>
        </w:rPr>
      </w:pPr>
    </w:p>
    <w:p w14:paraId="62B6BB59" w14:textId="78C4017C" w:rsidR="00BF69E2" w:rsidRPr="00840371" w:rsidRDefault="00BF69E2" w:rsidP="00BF69E2">
      <w:pPr>
        <w:pStyle w:val="ListParagraph"/>
        <w:jc w:val="both"/>
        <w:rPr>
          <w:rFonts w:ascii="Times New Roman" w:hAnsi="Times New Roman" w:cs="Times New Roman"/>
          <w:sz w:val="24"/>
          <w:szCs w:val="29"/>
        </w:rPr>
      </w:pPr>
    </w:p>
    <w:p w14:paraId="0ECC26F1" w14:textId="77777777" w:rsidR="00BF69E2" w:rsidRDefault="00BF69E2" w:rsidP="00C861D6">
      <w:pPr>
        <w:jc w:val="both"/>
        <w:rPr>
          <w:rFonts w:ascii="Times New Roman" w:hAnsi="Times New Roman" w:cs="Times New Roman"/>
          <w:sz w:val="24"/>
          <w:szCs w:val="29"/>
        </w:rPr>
      </w:pPr>
    </w:p>
    <w:p w14:paraId="152BDDC5" w14:textId="77777777" w:rsidR="00CF3702" w:rsidRDefault="00CF3702" w:rsidP="00C861D6">
      <w:pPr>
        <w:jc w:val="both"/>
        <w:rPr>
          <w:rFonts w:ascii="Times New Roman" w:hAnsi="Times New Roman" w:cs="Times New Roman"/>
          <w:sz w:val="24"/>
          <w:szCs w:val="29"/>
        </w:rPr>
      </w:pPr>
    </w:p>
    <w:p w14:paraId="4EE79419" w14:textId="77777777" w:rsidR="00CF3702" w:rsidRDefault="00CF3702" w:rsidP="00C861D6">
      <w:pPr>
        <w:jc w:val="both"/>
        <w:rPr>
          <w:rFonts w:ascii="Times New Roman" w:hAnsi="Times New Roman" w:cs="Times New Roman"/>
          <w:sz w:val="24"/>
          <w:szCs w:val="29"/>
        </w:rPr>
      </w:pPr>
    </w:p>
    <w:p w14:paraId="25297281" w14:textId="77777777" w:rsidR="00CF3702" w:rsidRDefault="00CF3702" w:rsidP="00C861D6">
      <w:pPr>
        <w:jc w:val="both"/>
        <w:rPr>
          <w:rFonts w:ascii="Times New Roman" w:hAnsi="Times New Roman" w:cs="Times New Roman"/>
          <w:sz w:val="24"/>
          <w:szCs w:val="29"/>
        </w:rPr>
      </w:pPr>
    </w:p>
    <w:p w14:paraId="421A7629" w14:textId="77777777" w:rsidR="00CF3702" w:rsidRPr="00840371" w:rsidRDefault="00CF3702" w:rsidP="00C861D6">
      <w:pPr>
        <w:jc w:val="both"/>
        <w:rPr>
          <w:rFonts w:ascii="Times New Roman" w:hAnsi="Times New Roman" w:cs="Times New Roman"/>
          <w:sz w:val="24"/>
          <w:szCs w:val="29"/>
        </w:rPr>
      </w:pPr>
    </w:p>
    <w:p w14:paraId="48FEA1F3" w14:textId="45AB11C3" w:rsidR="00BF69E2" w:rsidRPr="00840371" w:rsidRDefault="005E5022" w:rsidP="00BF69E2">
      <w:pPr>
        <w:pStyle w:val="ListParagraph"/>
        <w:jc w:val="both"/>
        <w:rPr>
          <w:rFonts w:ascii="Times New Roman" w:hAnsi="Times New Roman" w:cs="Times New Roman"/>
          <w:sz w:val="24"/>
          <w:szCs w:val="29"/>
        </w:rPr>
      </w:pPr>
      <w:r w:rsidRPr="00840371">
        <w:rPr>
          <w:noProof/>
          <w:lang w:eastAsia="en-PH"/>
        </w:rPr>
        <w:drawing>
          <wp:anchor distT="0" distB="0" distL="114300" distR="114300" simplePos="0" relativeHeight="251644416" behindDoc="1" locked="0" layoutInCell="1" allowOverlap="1" wp14:anchorId="0D68E779" wp14:editId="407BC312">
            <wp:simplePos x="0" y="0"/>
            <wp:positionH relativeFrom="page">
              <wp:posOffset>0</wp:posOffset>
            </wp:positionH>
            <wp:positionV relativeFrom="paragraph">
              <wp:posOffset>323759</wp:posOffset>
            </wp:positionV>
            <wp:extent cx="7997190" cy="69088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21">
                      <a:extLst>
                        <a:ext uri="{28A0092B-C50C-407E-A947-70E740481C1C}">
                          <a14:useLocalDpi xmlns:a14="http://schemas.microsoft.com/office/drawing/2010/main" val="0"/>
                        </a:ext>
                      </a:extLst>
                    </a:blip>
                    <a:stretch>
                      <a:fillRect/>
                    </a:stretch>
                  </pic:blipFill>
                  <pic:spPr>
                    <a:xfrm>
                      <a:off x="0" y="0"/>
                      <a:ext cx="7997190" cy="6908800"/>
                    </a:xfrm>
                    <a:prstGeom prst="rect">
                      <a:avLst/>
                    </a:prstGeom>
                  </pic:spPr>
                </pic:pic>
              </a:graphicData>
            </a:graphic>
            <wp14:sizeRelH relativeFrom="page">
              <wp14:pctWidth>0</wp14:pctWidth>
            </wp14:sizeRelH>
            <wp14:sizeRelV relativeFrom="page">
              <wp14:pctHeight>0</wp14:pctHeight>
            </wp14:sizeRelV>
          </wp:anchor>
        </w:drawing>
      </w:r>
    </w:p>
    <w:p w14:paraId="5669B802" w14:textId="2A7AD787" w:rsidR="00991A82" w:rsidRPr="00840371" w:rsidRDefault="00991A82" w:rsidP="00991A82">
      <w:pPr>
        <w:rPr>
          <w:rFonts w:ascii="Times New Roman" w:hAnsi="Times New Roman" w:cs="Times New Roman"/>
          <w:sz w:val="24"/>
          <w:szCs w:val="29"/>
        </w:rPr>
      </w:pPr>
    </w:p>
    <w:p w14:paraId="5D89213A" w14:textId="78C7D0BA" w:rsidR="001D1561" w:rsidRPr="00840371" w:rsidRDefault="001D1561" w:rsidP="005E5022">
      <w:pPr>
        <w:rPr>
          <w:rFonts w:ascii="Times New Roman" w:hAnsi="Times New Roman" w:cs="Times New Roman"/>
          <w:sz w:val="24"/>
          <w:szCs w:val="29"/>
        </w:rPr>
      </w:pPr>
    </w:p>
    <w:p w14:paraId="3CB56492" w14:textId="439DB079" w:rsidR="001D1561" w:rsidRPr="00840371" w:rsidRDefault="001D1561" w:rsidP="001D1561"/>
    <w:p w14:paraId="1BE63C40" w14:textId="684C3D40" w:rsidR="001D1561" w:rsidRPr="00840371" w:rsidRDefault="001D1561" w:rsidP="001D1561"/>
    <w:p w14:paraId="79F451A8" w14:textId="1FC1AE75" w:rsidR="001D1561" w:rsidRPr="00840371" w:rsidRDefault="001D1561" w:rsidP="001D1561"/>
    <w:p w14:paraId="644E83E3" w14:textId="7B55E9DB" w:rsidR="001D1561" w:rsidRPr="00840371" w:rsidRDefault="001D1561" w:rsidP="001D1561"/>
    <w:p w14:paraId="29F96455" w14:textId="063882BE" w:rsidR="001D1561" w:rsidRPr="00840371" w:rsidRDefault="001D1561" w:rsidP="001D1561"/>
    <w:p w14:paraId="40FC5EC8" w14:textId="7CD5EFFD" w:rsidR="001D1561" w:rsidRPr="00840371" w:rsidRDefault="001D1561" w:rsidP="001D1561"/>
    <w:p w14:paraId="3664A61C" w14:textId="7800ADE2" w:rsidR="001D1561" w:rsidRPr="00840371" w:rsidRDefault="001D1561" w:rsidP="001D1561"/>
    <w:p w14:paraId="4D1BA5D8" w14:textId="1003D697" w:rsidR="001D1561" w:rsidRPr="00840371" w:rsidRDefault="001D1561" w:rsidP="001D1561"/>
    <w:p w14:paraId="7E4C1A58" w14:textId="7A6AD5E8" w:rsidR="001D1561" w:rsidRPr="00840371" w:rsidRDefault="001D1561" w:rsidP="001D1561"/>
    <w:p w14:paraId="6F9D1C31" w14:textId="082636F3" w:rsidR="001D1561" w:rsidRPr="00840371" w:rsidRDefault="001D1561" w:rsidP="001D1561"/>
    <w:p w14:paraId="3D16B17D" w14:textId="3F0D9E7C" w:rsidR="001D1561" w:rsidRPr="00840371" w:rsidRDefault="001D1561" w:rsidP="001D1561"/>
    <w:p w14:paraId="0885DD22" w14:textId="1066BB77" w:rsidR="001D1561" w:rsidRPr="00840371" w:rsidRDefault="001D1561" w:rsidP="001D1561"/>
    <w:p w14:paraId="50326DE4" w14:textId="64904AB9" w:rsidR="001D1561" w:rsidRPr="00840371" w:rsidRDefault="001D1561" w:rsidP="001D1561"/>
    <w:p w14:paraId="0E8F775F" w14:textId="4BCE3E25" w:rsidR="001D1561" w:rsidRPr="00840371" w:rsidRDefault="001D1561" w:rsidP="001D1561"/>
    <w:p w14:paraId="4232E1D7" w14:textId="309752EE" w:rsidR="001D1561" w:rsidRPr="00840371" w:rsidRDefault="001D1561" w:rsidP="001D1561"/>
    <w:p w14:paraId="38555498" w14:textId="69921F2D" w:rsidR="001D1561" w:rsidRPr="00840371" w:rsidRDefault="001D1561" w:rsidP="001D1561"/>
    <w:p w14:paraId="5E4A4316" w14:textId="77777777" w:rsidR="001D1561" w:rsidRPr="00840371" w:rsidRDefault="001D1561" w:rsidP="001D1561"/>
    <w:p w14:paraId="306A30BD" w14:textId="77777777" w:rsidR="001D1561" w:rsidRPr="00840371" w:rsidRDefault="001D1561" w:rsidP="001D1561"/>
    <w:p w14:paraId="25C2E2AE" w14:textId="67B670E3" w:rsidR="001D1561" w:rsidRPr="00840371" w:rsidRDefault="001D1561" w:rsidP="001D1561"/>
    <w:p w14:paraId="3176BCE2" w14:textId="0EAC536A" w:rsidR="001D1561" w:rsidRPr="00840371" w:rsidRDefault="007A179C" w:rsidP="001D1561">
      <w:pPr>
        <w:pStyle w:val="Heading2"/>
        <w:jc w:val="center"/>
        <w:rPr>
          <w:rFonts w:ascii="Arial" w:eastAsiaTheme="minorHAnsi" w:hAnsi="Arial" w:cs="Arial"/>
          <w:color w:val="auto"/>
          <w:sz w:val="25"/>
          <w:szCs w:val="25"/>
        </w:rPr>
      </w:pPr>
      <w:bookmarkStart w:id="19" w:name="_Figure_10._Class"/>
      <w:bookmarkEnd w:id="19"/>
      <w:r w:rsidRPr="00840371">
        <w:rPr>
          <w:rFonts w:ascii="Arial" w:eastAsiaTheme="minorHAnsi" w:hAnsi="Arial" w:cs="Arial"/>
          <w:color w:val="auto"/>
          <w:sz w:val="25"/>
          <w:szCs w:val="25"/>
        </w:rPr>
        <w:t>Figure 6</w:t>
      </w:r>
      <w:r w:rsidR="001D1561" w:rsidRPr="00840371">
        <w:rPr>
          <w:rFonts w:ascii="Arial" w:eastAsiaTheme="minorHAnsi" w:hAnsi="Arial" w:cs="Arial"/>
          <w:color w:val="auto"/>
          <w:sz w:val="25"/>
          <w:szCs w:val="25"/>
        </w:rPr>
        <w:t xml:space="preserve">. </w:t>
      </w:r>
      <w:r w:rsidR="001D1561" w:rsidRPr="00840371">
        <w:rPr>
          <w:rFonts w:ascii="Arial" w:eastAsiaTheme="minorHAnsi" w:hAnsi="Arial" w:cs="Arial"/>
          <w:i/>
          <w:color w:val="auto"/>
          <w:sz w:val="25"/>
          <w:szCs w:val="25"/>
        </w:rPr>
        <w:t>Class Diagram</w:t>
      </w:r>
    </w:p>
    <w:p w14:paraId="5D159D96" w14:textId="7BC812BC" w:rsidR="001D1561" w:rsidRPr="00840371" w:rsidRDefault="00AA09FB" w:rsidP="001D1561">
      <w:pPr>
        <w:jc w:val="center"/>
        <w:rPr>
          <w:rFonts w:ascii="Arial" w:hAnsi="Arial" w:cs="Arial"/>
          <w:i/>
          <w:sz w:val="24"/>
          <w:szCs w:val="24"/>
        </w:rPr>
      </w:pPr>
      <w:r w:rsidRPr="00840371">
        <w:rPr>
          <w:rFonts w:ascii="Arial" w:hAnsi="Arial" w:cs="Arial"/>
          <w:i/>
          <w:sz w:val="24"/>
          <w:szCs w:val="24"/>
        </w:rPr>
        <w:t>This diagram describes the classes of the system with their attributes and methods.</w:t>
      </w:r>
    </w:p>
    <w:p w14:paraId="20B285F5" w14:textId="2C2E067D" w:rsidR="00BF69E2" w:rsidRPr="00840371" w:rsidRDefault="00BF69E2" w:rsidP="00AA09FB">
      <w:pPr>
        <w:ind w:left="360"/>
        <w:rPr>
          <w:rFonts w:ascii="Times New Roman" w:hAnsi="Times New Roman" w:cs="Times New Roman"/>
          <w:sz w:val="24"/>
          <w:szCs w:val="29"/>
        </w:rPr>
      </w:pPr>
      <w:r w:rsidRPr="00840371">
        <w:rPr>
          <w:rFonts w:ascii="Times New Roman" w:hAnsi="Times New Roman" w:cs="Times New Roman"/>
          <w:noProof/>
          <w:sz w:val="24"/>
          <w:szCs w:val="29"/>
          <w:lang w:eastAsia="en-PH"/>
        </w:rPr>
        <w:drawing>
          <wp:inline distT="0" distB="0" distL="0" distR="0" wp14:anchorId="5A7883C6" wp14:editId="18CEBB1A">
            <wp:extent cx="6270991" cy="51041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22">
                      <a:extLst>
                        <a:ext uri="{28A0092B-C50C-407E-A947-70E740481C1C}">
                          <a14:useLocalDpi xmlns:a14="http://schemas.microsoft.com/office/drawing/2010/main" val="0"/>
                        </a:ext>
                      </a:extLst>
                    </a:blip>
                    <a:stretch>
                      <a:fillRect/>
                    </a:stretch>
                  </pic:blipFill>
                  <pic:spPr>
                    <a:xfrm>
                      <a:off x="0" y="0"/>
                      <a:ext cx="6270991" cy="5104130"/>
                    </a:xfrm>
                    <a:prstGeom prst="rect">
                      <a:avLst/>
                    </a:prstGeom>
                  </pic:spPr>
                </pic:pic>
              </a:graphicData>
            </a:graphic>
          </wp:inline>
        </w:drawing>
      </w:r>
    </w:p>
    <w:p w14:paraId="616FCE09" w14:textId="55CC019A" w:rsidR="001D1561" w:rsidRPr="00840371" w:rsidRDefault="007A179C" w:rsidP="001D1561">
      <w:pPr>
        <w:pStyle w:val="Heading2"/>
        <w:jc w:val="center"/>
        <w:rPr>
          <w:rFonts w:ascii="Arial" w:hAnsi="Arial" w:cs="Arial"/>
          <w:color w:val="auto"/>
          <w:sz w:val="25"/>
          <w:szCs w:val="25"/>
        </w:rPr>
      </w:pPr>
      <w:bookmarkStart w:id="20" w:name="_Figure_11._Object"/>
      <w:bookmarkEnd w:id="20"/>
      <w:r w:rsidRPr="00840371">
        <w:rPr>
          <w:rFonts w:ascii="Arial" w:hAnsi="Arial" w:cs="Arial"/>
          <w:color w:val="auto"/>
          <w:sz w:val="25"/>
          <w:szCs w:val="25"/>
        </w:rPr>
        <w:t>Figure 7</w:t>
      </w:r>
      <w:r w:rsidR="001D1561" w:rsidRPr="00840371">
        <w:rPr>
          <w:rFonts w:ascii="Arial" w:hAnsi="Arial" w:cs="Arial"/>
          <w:color w:val="auto"/>
          <w:sz w:val="25"/>
          <w:szCs w:val="25"/>
        </w:rPr>
        <w:t xml:space="preserve">. </w:t>
      </w:r>
      <w:r w:rsidR="001D1561" w:rsidRPr="00840371">
        <w:rPr>
          <w:rFonts w:ascii="Arial" w:hAnsi="Arial" w:cs="Arial"/>
          <w:i/>
          <w:color w:val="auto"/>
          <w:sz w:val="25"/>
          <w:szCs w:val="25"/>
        </w:rPr>
        <w:t>Object Diagram</w:t>
      </w:r>
    </w:p>
    <w:p w14:paraId="7BC9B9FA" w14:textId="4D15D266" w:rsidR="00BF69E2" w:rsidRPr="00840371" w:rsidRDefault="00AA09FB" w:rsidP="00AA09FB">
      <w:pPr>
        <w:ind w:left="360"/>
        <w:jc w:val="center"/>
        <w:rPr>
          <w:rFonts w:ascii="Arial" w:hAnsi="Arial" w:cs="Arial"/>
          <w:i/>
          <w:sz w:val="24"/>
          <w:szCs w:val="24"/>
        </w:rPr>
      </w:pPr>
      <w:r w:rsidRPr="00840371">
        <w:rPr>
          <w:rFonts w:ascii="Arial" w:hAnsi="Arial" w:cs="Arial"/>
          <w:i/>
          <w:sz w:val="24"/>
          <w:szCs w:val="24"/>
        </w:rPr>
        <w:t>This is based on the Class Diagram which shows the d</w:t>
      </w:r>
      <w:r w:rsidRPr="00840371">
        <w:rPr>
          <w:rFonts w:ascii="Arial" w:hAnsi="Arial" w:cs="Arial"/>
          <w:i/>
          <w:sz w:val="24"/>
          <w:szCs w:val="24"/>
          <w:shd w:val="clear" w:color="auto" w:fill="FFFFFF"/>
        </w:rPr>
        <w:t>etailed state of a system.</w:t>
      </w:r>
    </w:p>
    <w:p w14:paraId="04F0B1F2" w14:textId="531F9F27" w:rsidR="00BF69E2" w:rsidRPr="00840371" w:rsidRDefault="00BF69E2" w:rsidP="00BF69E2">
      <w:pPr>
        <w:ind w:left="360"/>
        <w:jc w:val="both"/>
        <w:rPr>
          <w:rFonts w:ascii="Times New Roman" w:hAnsi="Times New Roman" w:cs="Times New Roman"/>
          <w:sz w:val="24"/>
          <w:szCs w:val="29"/>
        </w:rPr>
      </w:pPr>
    </w:p>
    <w:p w14:paraId="20E749C9" w14:textId="7B2A3602" w:rsidR="00BF69E2" w:rsidRPr="00840371" w:rsidRDefault="00BF69E2" w:rsidP="00BF69E2">
      <w:pPr>
        <w:ind w:left="360"/>
        <w:jc w:val="both"/>
        <w:rPr>
          <w:rFonts w:ascii="Times New Roman" w:hAnsi="Times New Roman" w:cs="Times New Roman"/>
          <w:sz w:val="24"/>
          <w:szCs w:val="29"/>
        </w:rPr>
      </w:pPr>
    </w:p>
    <w:p w14:paraId="640678B0" w14:textId="77777777" w:rsidR="00BF69E2" w:rsidRPr="00840371" w:rsidRDefault="00BF69E2" w:rsidP="00BF69E2">
      <w:pPr>
        <w:ind w:left="360"/>
        <w:jc w:val="both"/>
        <w:rPr>
          <w:rFonts w:ascii="Times New Roman" w:hAnsi="Times New Roman" w:cs="Times New Roman"/>
          <w:sz w:val="24"/>
          <w:szCs w:val="29"/>
        </w:rPr>
      </w:pPr>
    </w:p>
    <w:p w14:paraId="6750DB84" w14:textId="77777777" w:rsidR="00BF69E2" w:rsidRPr="00840371" w:rsidRDefault="00BF69E2" w:rsidP="00BF69E2">
      <w:pPr>
        <w:ind w:left="360"/>
        <w:jc w:val="both"/>
        <w:rPr>
          <w:rFonts w:ascii="Times New Roman" w:hAnsi="Times New Roman" w:cs="Times New Roman"/>
          <w:sz w:val="24"/>
          <w:szCs w:val="29"/>
        </w:rPr>
      </w:pPr>
    </w:p>
    <w:p w14:paraId="613F8F22" w14:textId="77777777" w:rsidR="00AA09FB" w:rsidRPr="00840371" w:rsidRDefault="00AA09FB" w:rsidP="00BF69E2">
      <w:pPr>
        <w:ind w:left="360"/>
        <w:jc w:val="both"/>
        <w:rPr>
          <w:rFonts w:ascii="Times New Roman" w:hAnsi="Times New Roman" w:cs="Times New Roman"/>
          <w:sz w:val="24"/>
          <w:szCs w:val="29"/>
        </w:rPr>
      </w:pPr>
    </w:p>
    <w:p w14:paraId="24024028" w14:textId="77777777" w:rsidR="00BF69E2" w:rsidRPr="00840371" w:rsidRDefault="00BF69E2" w:rsidP="00BF69E2">
      <w:pPr>
        <w:ind w:left="360"/>
        <w:jc w:val="both"/>
        <w:rPr>
          <w:rFonts w:ascii="Times New Roman" w:hAnsi="Times New Roman" w:cs="Times New Roman"/>
          <w:sz w:val="24"/>
          <w:szCs w:val="29"/>
        </w:rPr>
      </w:pPr>
    </w:p>
    <w:p w14:paraId="0563F2E9" w14:textId="2EF82F70" w:rsidR="00BF69E2" w:rsidRPr="00840371" w:rsidRDefault="00BF69E2" w:rsidP="00BF69E2">
      <w:pPr>
        <w:ind w:left="360"/>
        <w:jc w:val="both"/>
        <w:rPr>
          <w:rFonts w:ascii="Times New Roman" w:hAnsi="Times New Roman" w:cs="Times New Roman"/>
          <w:sz w:val="24"/>
          <w:szCs w:val="29"/>
        </w:rPr>
      </w:pPr>
    </w:p>
    <w:p w14:paraId="04FDCD77" w14:textId="77777777" w:rsidR="00B742FC" w:rsidRPr="00840371" w:rsidRDefault="00B742FC" w:rsidP="00B742FC">
      <w:pPr>
        <w:jc w:val="both"/>
        <w:rPr>
          <w:rFonts w:ascii="Times New Roman" w:hAnsi="Times New Roman" w:cs="Times New Roman"/>
          <w:sz w:val="24"/>
          <w:szCs w:val="29"/>
        </w:rPr>
      </w:pPr>
    </w:p>
    <w:p w14:paraId="1FC40122" w14:textId="2C1997B7" w:rsidR="00BF69E2" w:rsidRPr="00840371" w:rsidRDefault="00BF69E2" w:rsidP="00B742FC">
      <w:pPr>
        <w:jc w:val="both"/>
        <w:rPr>
          <w:rFonts w:ascii="Times New Roman" w:hAnsi="Times New Roman" w:cs="Times New Roman"/>
          <w:sz w:val="24"/>
          <w:szCs w:val="29"/>
        </w:rPr>
      </w:pPr>
    </w:p>
    <w:p w14:paraId="580B4665" w14:textId="381207EE" w:rsidR="00256B24" w:rsidRPr="00840371" w:rsidRDefault="003C60F2" w:rsidP="00BF69E2">
      <w:pPr>
        <w:jc w:val="both"/>
        <w:rPr>
          <w:rFonts w:ascii="Times New Roman" w:hAnsi="Times New Roman" w:cs="Times New Roman"/>
          <w:sz w:val="24"/>
          <w:szCs w:val="29"/>
        </w:rPr>
      </w:pPr>
      <w:r w:rsidRPr="00840371">
        <w:rPr>
          <w:rFonts w:ascii="Times New Roman" w:hAnsi="Times New Roman" w:cs="Times New Roman"/>
          <w:noProof/>
          <w:sz w:val="24"/>
          <w:szCs w:val="29"/>
          <w:lang w:eastAsia="en-PH"/>
        </w:rPr>
        <w:drawing>
          <wp:anchor distT="0" distB="0" distL="114300" distR="114300" simplePos="0" relativeHeight="251675136" behindDoc="1" locked="0" layoutInCell="1" allowOverlap="1" wp14:anchorId="4EE74DEC" wp14:editId="6E5670E2">
            <wp:simplePos x="0" y="0"/>
            <wp:positionH relativeFrom="margin">
              <wp:align>center</wp:align>
            </wp:positionH>
            <wp:positionV relativeFrom="paragraph">
              <wp:posOffset>184785</wp:posOffset>
            </wp:positionV>
            <wp:extent cx="6575461" cy="570166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jpg"/>
                    <pic:cNvPicPr/>
                  </pic:nvPicPr>
                  <pic:blipFill>
                    <a:blip r:embed="rId23">
                      <a:extLst>
                        <a:ext uri="{28A0092B-C50C-407E-A947-70E740481C1C}">
                          <a14:useLocalDpi xmlns:a14="http://schemas.microsoft.com/office/drawing/2010/main" val="0"/>
                        </a:ext>
                      </a:extLst>
                    </a:blip>
                    <a:stretch>
                      <a:fillRect/>
                    </a:stretch>
                  </pic:blipFill>
                  <pic:spPr>
                    <a:xfrm>
                      <a:off x="0" y="0"/>
                      <a:ext cx="6575461" cy="5701665"/>
                    </a:xfrm>
                    <a:prstGeom prst="rect">
                      <a:avLst/>
                    </a:prstGeom>
                  </pic:spPr>
                </pic:pic>
              </a:graphicData>
            </a:graphic>
            <wp14:sizeRelH relativeFrom="page">
              <wp14:pctWidth>0</wp14:pctWidth>
            </wp14:sizeRelH>
            <wp14:sizeRelV relativeFrom="page">
              <wp14:pctHeight>0</wp14:pctHeight>
            </wp14:sizeRelV>
          </wp:anchor>
        </w:drawing>
      </w:r>
    </w:p>
    <w:p w14:paraId="48BD3AC5" w14:textId="4ADC8949" w:rsidR="00256B24" w:rsidRPr="00840371" w:rsidRDefault="00256B24" w:rsidP="00BF69E2">
      <w:pPr>
        <w:jc w:val="both"/>
        <w:rPr>
          <w:rFonts w:ascii="Times New Roman" w:hAnsi="Times New Roman" w:cs="Times New Roman"/>
          <w:sz w:val="24"/>
          <w:szCs w:val="29"/>
        </w:rPr>
      </w:pPr>
    </w:p>
    <w:p w14:paraId="585BC755" w14:textId="6F746CB9" w:rsidR="00256B24" w:rsidRPr="00840371" w:rsidRDefault="00256B24" w:rsidP="00BF69E2">
      <w:pPr>
        <w:jc w:val="both"/>
        <w:rPr>
          <w:rFonts w:ascii="Times New Roman" w:hAnsi="Times New Roman" w:cs="Times New Roman"/>
          <w:sz w:val="24"/>
          <w:szCs w:val="29"/>
        </w:rPr>
      </w:pPr>
    </w:p>
    <w:p w14:paraId="5E8EF507" w14:textId="0986B750" w:rsidR="00256B24" w:rsidRPr="00840371" w:rsidRDefault="00256B24" w:rsidP="00BF69E2">
      <w:pPr>
        <w:jc w:val="both"/>
        <w:rPr>
          <w:rFonts w:ascii="Times New Roman" w:hAnsi="Times New Roman" w:cs="Times New Roman"/>
          <w:sz w:val="24"/>
          <w:szCs w:val="29"/>
        </w:rPr>
      </w:pPr>
    </w:p>
    <w:p w14:paraId="139F29F3" w14:textId="0167F993" w:rsidR="00256B24" w:rsidRPr="00840371" w:rsidRDefault="00256B24" w:rsidP="00BF69E2">
      <w:pPr>
        <w:jc w:val="both"/>
        <w:rPr>
          <w:rFonts w:ascii="Times New Roman" w:hAnsi="Times New Roman" w:cs="Times New Roman"/>
          <w:sz w:val="24"/>
          <w:szCs w:val="29"/>
        </w:rPr>
      </w:pPr>
    </w:p>
    <w:p w14:paraId="46DBF42A" w14:textId="48ECCACB" w:rsidR="00256B24" w:rsidRPr="00840371" w:rsidRDefault="00256B24" w:rsidP="00BF69E2">
      <w:pPr>
        <w:jc w:val="both"/>
        <w:rPr>
          <w:rFonts w:ascii="Times New Roman" w:hAnsi="Times New Roman" w:cs="Times New Roman"/>
          <w:sz w:val="24"/>
          <w:szCs w:val="29"/>
        </w:rPr>
      </w:pPr>
    </w:p>
    <w:p w14:paraId="5A3CD70C" w14:textId="67D7020D" w:rsidR="00256B24" w:rsidRPr="00840371" w:rsidRDefault="00256B24" w:rsidP="00BF69E2">
      <w:pPr>
        <w:jc w:val="both"/>
        <w:rPr>
          <w:rFonts w:ascii="Times New Roman" w:hAnsi="Times New Roman" w:cs="Times New Roman"/>
          <w:sz w:val="24"/>
          <w:szCs w:val="29"/>
        </w:rPr>
      </w:pPr>
    </w:p>
    <w:p w14:paraId="3E76ABA7" w14:textId="3A3C89EA" w:rsidR="00256B24" w:rsidRPr="00840371" w:rsidRDefault="00256B24" w:rsidP="00BF69E2">
      <w:pPr>
        <w:jc w:val="both"/>
        <w:rPr>
          <w:rFonts w:ascii="Times New Roman" w:hAnsi="Times New Roman" w:cs="Times New Roman"/>
          <w:sz w:val="24"/>
          <w:szCs w:val="29"/>
        </w:rPr>
      </w:pPr>
    </w:p>
    <w:p w14:paraId="3F83A701" w14:textId="38AAB8C4" w:rsidR="00256B24" w:rsidRPr="00840371" w:rsidRDefault="00256B24" w:rsidP="00BF69E2">
      <w:pPr>
        <w:jc w:val="both"/>
        <w:rPr>
          <w:rFonts w:ascii="Times New Roman" w:hAnsi="Times New Roman" w:cs="Times New Roman"/>
          <w:sz w:val="24"/>
          <w:szCs w:val="29"/>
        </w:rPr>
      </w:pPr>
    </w:p>
    <w:p w14:paraId="087F0428" w14:textId="0BCF3AEA" w:rsidR="00256B24" w:rsidRPr="00840371" w:rsidRDefault="00256B24" w:rsidP="00BF69E2">
      <w:pPr>
        <w:jc w:val="both"/>
        <w:rPr>
          <w:rFonts w:ascii="Times New Roman" w:hAnsi="Times New Roman" w:cs="Times New Roman"/>
          <w:sz w:val="24"/>
          <w:szCs w:val="29"/>
        </w:rPr>
      </w:pPr>
    </w:p>
    <w:p w14:paraId="2813E851" w14:textId="1EC445F1" w:rsidR="00256B24" w:rsidRPr="00840371" w:rsidRDefault="00256B24" w:rsidP="00BF69E2">
      <w:pPr>
        <w:jc w:val="both"/>
        <w:rPr>
          <w:rFonts w:ascii="Times New Roman" w:hAnsi="Times New Roman" w:cs="Times New Roman"/>
          <w:sz w:val="24"/>
          <w:szCs w:val="29"/>
        </w:rPr>
      </w:pPr>
    </w:p>
    <w:p w14:paraId="6ABBF235" w14:textId="4747DC48" w:rsidR="00256B24" w:rsidRPr="00840371" w:rsidRDefault="00256B24" w:rsidP="00BF69E2">
      <w:pPr>
        <w:jc w:val="both"/>
        <w:rPr>
          <w:rFonts w:ascii="Times New Roman" w:hAnsi="Times New Roman" w:cs="Times New Roman"/>
          <w:sz w:val="24"/>
          <w:szCs w:val="29"/>
        </w:rPr>
      </w:pPr>
    </w:p>
    <w:p w14:paraId="2ADA87C1" w14:textId="1C96C989" w:rsidR="00256B24" w:rsidRPr="00840371" w:rsidRDefault="00256B24" w:rsidP="00BF69E2">
      <w:pPr>
        <w:jc w:val="both"/>
        <w:rPr>
          <w:rFonts w:ascii="Times New Roman" w:hAnsi="Times New Roman" w:cs="Times New Roman"/>
          <w:sz w:val="24"/>
          <w:szCs w:val="29"/>
        </w:rPr>
      </w:pPr>
    </w:p>
    <w:p w14:paraId="5FBE5F1D" w14:textId="2553CD47" w:rsidR="00256B24" w:rsidRPr="00840371" w:rsidRDefault="00256B24" w:rsidP="00BF69E2">
      <w:pPr>
        <w:jc w:val="both"/>
        <w:rPr>
          <w:rFonts w:ascii="Times New Roman" w:hAnsi="Times New Roman" w:cs="Times New Roman"/>
          <w:sz w:val="24"/>
          <w:szCs w:val="29"/>
        </w:rPr>
      </w:pPr>
    </w:p>
    <w:p w14:paraId="1AF6EC4B" w14:textId="0DD3C860" w:rsidR="00256B24" w:rsidRPr="00840371" w:rsidRDefault="00256B24" w:rsidP="00BF69E2">
      <w:pPr>
        <w:jc w:val="both"/>
        <w:rPr>
          <w:rFonts w:ascii="Times New Roman" w:hAnsi="Times New Roman" w:cs="Times New Roman"/>
          <w:sz w:val="24"/>
          <w:szCs w:val="29"/>
        </w:rPr>
      </w:pPr>
    </w:p>
    <w:p w14:paraId="10BAB729" w14:textId="661160C8" w:rsidR="00256B24" w:rsidRPr="00840371" w:rsidRDefault="00256B24" w:rsidP="00BF69E2">
      <w:pPr>
        <w:jc w:val="both"/>
        <w:rPr>
          <w:rFonts w:ascii="Times New Roman" w:hAnsi="Times New Roman" w:cs="Times New Roman"/>
          <w:sz w:val="24"/>
          <w:szCs w:val="29"/>
        </w:rPr>
      </w:pPr>
    </w:p>
    <w:p w14:paraId="43BABE09" w14:textId="6E192FE4" w:rsidR="00256B24" w:rsidRPr="00840371" w:rsidRDefault="00256B24" w:rsidP="00BF69E2">
      <w:pPr>
        <w:jc w:val="both"/>
        <w:rPr>
          <w:rFonts w:ascii="Times New Roman" w:hAnsi="Times New Roman" w:cs="Times New Roman"/>
          <w:sz w:val="24"/>
          <w:szCs w:val="29"/>
        </w:rPr>
      </w:pPr>
    </w:p>
    <w:p w14:paraId="574F28C0" w14:textId="12DB2F62" w:rsidR="00256B24" w:rsidRPr="00840371" w:rsidRDefault="00256B24" w:rsidP="00BF69E2">
      <w:pPr>
        <w:jc w:val="both"/>
        <w:rPr>
          <w:rFonts w:ascii="Times New Roman" w:hAnsi="Times New Roman" w:cs="Times New Roman"/>
          <w:sz w:val="24"/>
          <w:szCs w:val="29"/>
        </w:rPr>
      </w:pPr>
    </w:p>
    <w:p w14:paraId="7DB59013" w14:textId="39652210" w:rsidR="00256B24" w:rsidRPr="00840371" w:rsidRDefault="00256B24" w:rsidP="00BF69E2">
      <w:pPr>
        <w:jc w:val="both"/>
        <w:rPr>
          <w:rFonts w:ascii="Times New Roman" w:hAnsi="Times New Roman" w:cs="Times New Roman"/>
          <w:sz w:val="24"/>
          <w:szCs w:val="29"/>
        </w:rPr>
      </w:pPr>
    </w:p>
    <w:p w14:paraId="77D88EB5" w14:textId="49E7C039" w:rsidR="00256B24" w:rsidRPr="00840371" w:rsidRDefault="00256B24" w:rsidP="00BF69E2">
      <w:pPr>
        <w:jc w:val="both"/>
        <w:rPr>
          <w:rFonts w:ascii="Times New Roman" w:hAnsi="Times New Roman" w:cs="Times New Roman"/>
          <w:sz w:val="24"/>
          <w:szCs w:val="29"/>
        </w:rPr>
      </w:pPr>
    </w:p>
    <w:p w14:paraId="5AF319F9" w14:textId="3A5F39C9" w:rsidR="003C60F2" w:rsidRPr="00840371" w:rsidRDefault="007A179C" w:rsidP="003C60F2">
      <w:pPr>
        <w:pStyle w:val="Heading2"/>
        <w:ind w:left="360"/>
        <w:jc w:val="center"/>
        <w:rPr>
          <w:rFonts w:ascii="Arial" w:hAnsi="Arial" w:cs="Arial"/>
          <w:color w:val="auto"/>
          <w:sz w:val="25"/>
          <w:szCs w:val="25"/>
        </w:rPr>
      </w:pPr>
      <w:bookmarkStart w:id="21" w:name="_Figure_12._State"/>
      <w:bookmarkEnd w:id="21"/>
      <w:r w:rsidRPr="00840371">
        <w:rPr>
          <w:rFonts w:ascii="Arial" w:hAnsi="Arial" w:cs="Arial"/>
          <w:color w:val="auto"/>
          <w:sz w:val="25"/>
          <w:szCs w:val="25"/>
        </w:rPr>
        <w:t>Figure 8</w:t>
      </w:r>
      <w:r w:rsidR="003C60F2" w:rsidRPr="00840371">
        <w:rPr>
          <w:rFonts w:ascii="Arial" w:hAnsi="Arial" w:cs="Arial"/>
          <w:color w:val="auto"/>
          <w:sz w:val="25"/>
          <w:szCs w:val="25"/>
        </w:rPr>
        <w:t xml:space="preserve">. </w:t>
      </w:r>
      <w:r w:rsidR="003C60F2" w:rsidRPr="00840371">
        <w:rPr>
          <w:rFonts w:ascii="Arial" w:hAnsi="Arial" w:cs="Arial"/>
          <w:i/>
          <w:color w:val="auto"/>
          <w:sz w:val="25"/>
          <w:szCs w:val="25"/>
        </w:rPr>
        <w:t>State Diagram</w:t>
      </w:r>
    </w:p>
    <w:p w14:paraId="5AC617F5" w14:textId="6747537C" w:rsidR="00256B24" w:rsidRPr="00840371" w:rsidRDefault="00AA09FB" w:rsidP="00AA09FB">
      <w:pPr>
        <w:jc w:val="center"/>
        <w:rPr>
          <w:rFonts w:ascii="Arial" w:hAnsi="Arial" w:cs="Arial"/>
          <w:i/>
          <w:sz w:val="24"/>
          <w:szCs w:val="29"/>
        </w:rPr>
      </w:pPr>
      <w:r w:rsidRPr="00840371">
        <w:rPr>
          <w:rFonts w:ascii="Arial" w:hAnsi="Arial" w:cs="Arial"/>
          <w:i/>
          <w:sz w:val="24"/>
          <w:szCs w:val="29"/>
        </w:rPr>
        <w:t>This diagram presents the behaviour and the processes of the system.</w:t>
      </w:r>
    </w:p>
    <w:p w14:paraId="06A11D2B" w14:textId="2AC76E89" w:rsidR="00256B24" w:rsidRPr="00840371" w:rsidRDefault="00256B24" w:rsidP="00BF69E2">
      <w:pPr>
        <w:jc w:val="both"/>
        <w:rPr>
          <w:rFonts w:ascii="Times New Roman" w:hAnsi="Times New Roman" w:cs="Times New Roman"/>
          <w:sz w:val="24"/>
          <w:szCs w:val="29"/>
        </w:rPr>
      </w:pPr>
    </w:p>
    <w:p w14:paraId="3FE8555C" w14:textId="62EA5BFC" w:rsidR="00B742FC" w:rsidRPr="00840371" w:rsidRDefault="00B742FC" w:rsidP="00BF69E2">
      <w:pPr>
        <w:jc w:val="both"/>
        <w:rPr>
          <w:rFonts w:ascii="Times New Roman" w:hAnsi="Times New Roman" w:cs="Times New Roman"/>
          <w:sz w:val="24"/>
          <w:szCs w:val="29"/>
        </w:rPr>
      </w:pPr>
    </w:p>
    <w:p w14:paraId="53D7C93B" w14:textId="247FA565" w:rsidR="00B742FC" w:rsidRPr="00840371" w:rsidRDefault="00B742FC" w:rsidP="00BF69E2">
      <w:pPr>
        <w:jc w:val="both"/>
        <w:rPr>
          <w:rFonts w:ascii="Times New Roman" w:hAnsi="Times New Roman" w:cs="Times New Roman"/>
          <w:sz w:val="24"/>
          <w:szCs w:val="29"/>
        </w:rPr>
      </w:pPr>
    </w:p>
    <w:p w14:paraId="4FF8DF25" w14:textId="45B1B4E1" w:rsidR="003C60F2" w:rsidRPr="00840371" w:rsidRDefault="003C60F2" w:rsidP="00BF69E2">
      <w:pPr>
        <w:jc w:val="both"/>
        <w:rPr>
          <w:rFonts w:ascii="Times New Roman" w:hAnsi="Times New Roman" w:cs="Times New Roman"/>
          <w:sz w:val="24"/>
          <w:szCs w:val="29"/>
        </w:rPr>
      </w:pPr>
    </w:p>
    <w:p w14:paraId="4D74EE4F" w14:textId="77777777" w:rsidR="003C60F2" w:rsidRPr="00840371" w:rsidRDefault="003C60F2" w:rsidP="00BF69E2">
      <w:pPr>
        <w:jc w:val="both"/>
        <w:rPr>
          <w:rFonts w:ascii="Times New Roman" w:hAnsi="Times New Roman" w:cs="Times New Roman"/>
          <w:sz w:val="24"/>
          <w:szCs w:val="29"/>
        </w:rPr>
      </w:pPr>
    </w:p>
    <w:p w14:paraId="49323D82" w14:textId="276E8F9A" w:rsidR="00B742FC" w:rsidRPr="00840371" w:rsidRDefault="00B742FC" w:rsidP="00BF69E2">
      <w:pPr>
        <w:jc w:val="both"/>
        <w:rPr>
          <w:rFonts w:ascii="Times New Roman" w:hAnsi="Times New Roman" w:cs="Times New Roman"/>
          <w:sz w:val="24"/>
          <w:szCs w:val="29"/>
        </w:rPr>
      </w:pPr>
    </w:p>
    <w:p w14:paraId="7E15C8C1" w14:textId="114FE23A" w:rsidR="00BF69E2" w:rsidRPr="00840371" w:rsidRDefault="00BF69E2" w:rsidP="00BF69E2">
      <w:pPr>
        <w:jc w:val="both"/>
        <w:rPr>
          <w:rFonts w:ascii="Times New Roman" w:hAnsi="Times New Roman" w:cs="Times New Roman"/>
          <w:sz w:val="24"/>
          <w:szCs w:val="29"/>
        </w:rPr>
      </w:pPr>
    </w:p>
    <w:p w14:paraId="07BA30AC" w14:textId="37E245B1" w:rsidR="00EE3460" w:rsidRPr="00840371" w:rsidRDefault="00256B24" w:rsidP="00BF69E2">
      <w:pPr>
        <w:pStyle w:val="ListParagraph"/>
        <w:jc w:val="both"/>
        <w:rPr>
          <w:rFonts w:ascii="Times New Roman" w:hAnsi="Times New Roman" w:cs="Times New Roman"/>
          <w:sz w:val="24"/>
          <w:szCs w:val="29"/>
        </w:rPr>
      </w:pPr>
      <w:r w:rsidRPr="00840371">
        <w:rPr>
          <w:rFonts w:ascii="Times New Roman" w:hAnsi="Times New Roman" w:cs="Times New Roman"/>
          <w:noProof/>
          <w:sz w:val="24"/>
          <w:szCs w:val="29"/>
          <w:lang w:eastAsia="en-PH"/>
        </w:rPr>
        <w:drawing>
          <wp:anchor distT="0" distB="0" distL="114300" distR="114300" simplePos="0" relativeHeight="251677184" behindDoc="1" locked="0" layoutInCell="1" allowOverlap="1" wp14:anchorId="2430DC47" wp14:editId="08C4FC47">
            <wp:simplePos x="0" y="0"/>
            <wp:positionH relativeFrom="column">
              <wp:posOffset>-272956</wp:posOffset>
            </wp:positionH>
            <wp:positionV relativeFrom="paragraph">
              <wp:posOffset>268975</wp:posOffset>
            </wp:positionV>
            <wp:extent cx="6585549" cy="4326340"/>
            <wp:effectExtent l="0" t="0" r="635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jpg"/>
                    <pic:cNvPicPr/>
                  </pic:nvPicPr>
                  <pic:blipFill>
                    <a:blip r:embed="rId24">
                      <a:extLst>
                        <a:ext uri="{28A0092B-C50C-407E-A947-70E740481C1C}">
                          <a14:useLocalDpi xmlns:a14="http://schemas.microsoft.com/office/drawing/2010/main" val="0"/>
                        </a:ext>
                      </a:extLst>
                    </a:blip>
                    <a:stretch>
                      <a:fillRect/>
                    </a:stretch>
                  </pic:blipFill>
                  <pic:spPr>
                    <a:xfrm>
                      <a:off x="0" y="0"/>
                      <a:ext cx="6592876" cy="4331153"/>
                    </a:xfrm>
                    <a:prstGeom prst="rect">
                      <a:avLst/>
                    </a:prstGeom>
                  </pic:spPr>
                </pic:pic>
              </a:graphicData>
            </a:graphic>
            <wp14:sizeRelH relativeFrom="page">
              <wp14:pctWidth>0</wp14:pctWidth>
            </wp14:sizeRelH>
            <wp14:sizeRelV relativeFrom="page">
              <wp14:pctHeight>0</wp14:pctHeight>
            </wp14:sizeRelV>
          </wp:anchor>
        </w:drawing>
      </w:r>
    </w:p>
    <w:p w14:paraId="6E13E6BF" w14:textId="737E25B7" w:rsidR="00256B24" w:rsidRPr="00840371" w:rsidRDefault="00256B24" w:rsidP="00BF69E2">
      <w:pPr>
        <w:pStyle w:val="ListParagraph"/>
        <w:jc w:val="both"/>
        <w:rPr>
          <w:rFonts w:ascii="Times New Roman" w:hAnsi="Times New Roman" w:cs="Times New Roman"/>
          <w:sz w:val="24"/>
          <w:szCs w:val="29"/>
        </w:rPr>
      </w:pPr>
    </w:p>
    <w:p w14:paraId="5CBA6916" w14:textId="5277B5CA" w:rsidR="00256B24" w:rsidRPr="00840371" w:rsidRDefault="00256B24" w:rsidP="00BF69E2">
      <w:pPr>
        <w:pStyle w:val="ListParagraph"/>
        <w:jc w:val="both"/>
        <w:rPr>
          <w:rFonts w:ascii="Times New Roman" w:hAnsi="Times New Roman" w:cs="Times New Roman"/>
          <w:sz w:val="24"/>
          <w:szCs w:val="29"/>
        </w:rPr>
      </w:pPr>
    </w:p>
    <w:p w14:paraId="1E381336" w14:textId="393E20E9" w:rsidR="00256B24" w:rsidRPr="00840371" w:rsidRDefault="00256B24" w:rsidP="00BF69E2">
      <w:pPr>
        <w:pStyle w:val="ListParagraph"/>
        <w:jc w:val="both"/>
        <w:rPr>
          <w:rFonts w:ascii="Times New Roman" w:hAnsi="Times New Roman" w:cs="Times New Roman"/>
          <w:sz w:val="24"/>
          <w:szCs w:val="29"/>
        </w:rPr>
      </w:pPr>
    </w:p>
    <w:p w14:paraId="581B2E5E" w14:textId="433A3504" w:rsidR="00256B24" w:rsidRPr="00840371" w:rsidRDefault="00256B24" w:rsidP="00BF69E2">
      <w:pPr>
        <w:pStyle w:val="ListParagraph"/>
        <w:jc w:val="both"/>
        <w:rPr>
          <w:rFonts w:ascii="Times New Roman" w:hAnsi="Times New Roman" w:cs="Times New Roman"/>
          <w:sz w:val="24"/>
          <w:szCs w:val="29"/>
        </w:rPr>
      </w:pPr>
    </w:p>
    <w:p w14:paraId="061891B0" w14:textId="74C17016" w:rsidR="00256B24" w:rsidRPr="00840371" w:rsidRDefault="00256B24" w:rsidP="00BF69E2">
      <w:pPr>
        <w:pStyle w:val="ListParagraph"/>
        <w:jc w:val="both"/>
        <w:rPr>
          <w:rFonts w:ascii="Times New Roman" w:hAnsi="Times New Roman" w:cs="Times New Roman"/>
          <w:sz w:val="24"/>
          <w:szCs w:val="29"/>
        </w:rPr>
      </w:pPr>
    </w:p>
    <w:p w14:paraId="5E6C4BB7" w14:textId="1E48DB5C" w:rsidR="00256B24" w:rsidRPr="00840371" w:rsidRDefault="00256B24" w:rsidP="00BF69E2">
      <w:pPr>
        <w:pStyle w:val="ListParagraph"/>
        <w:jc w:val="both"/>
        <w:rPr>
          <w:rFonts w:ascii="Times New Roman" w:hAnsi="Times New Roman" w:cs="Times New Roman"/>
          <w:sz w:val="24"/>
          <w:szCs w:val="29"/>
        </w:rPr>
      </w:pPr>
    </w:p>
    <w:p w14:paraId="019DC8C5" w14:textId="77777777" w:rsidR="00256B24" w:rsidRPr="00840371" w:rsidRDefault="00256B24" w:rsidP="00BF69E2">
      <w:pPr>
        <w:pStyle w:val="ListParagraph"/>
        <w:jc w:val="both"/>
        <w:rPr>
          <w:rFonts w:ascii="Times New Roman" w:hAnsi="Times New Roman" w:cs="Times New Roman"/>
          <w:sz w:val="24"/>
          <w:szCs w:val="29"/>
        </w:rPr>
      </w:pPr>
    </w:p>
    <w:p w14:paraId="395F1DE9" w14:textId="417C1B7B" w:rsidR="00256B24" w:rsidRPr="00840371" w:rsidRDefault="00256B24" w:rsidP="00BF69E2">
      <w:pPr>
        <w:pStyle w:val="ListParagraph"/>
        <w:jc w:val="both"/>
        <w:rPr>
          <w:rFonts w:ascii="Times New Roman" w:hAnsi="Times New Roman" w:cs="Times New Roman"/>
          <w:sz w:val="24"/>
          <w:szCs w:val="29"/>
        </w:rPr>
      </w:pPr>
    </w:p>
    <w:p w14:paraId="761A98AF" w14:textId="7719D65A" w:rsidR="00256B24" w:rsidRPr="00840371" w:rsidRDefault="00256B24" w:rsidP="00BF69E2">
      <w:pPr>
        <w:pStyle w:val="ListParagraph"/>
        <w:jc w:val="both"/>
        <w:rPr>
          <w:rFonts w:ascii="Times New Roman" w:hAnsi="Times New Roman" w:cs="Times New Roman"/>
          <w:sz w:val="24"/>
          <w:szCs w:val="29"/>
        </w:rPr>
      </w:pPr>
    </w:p>
    <w:p w14:paraId="106CABDF" w14:textId="4961F6F2" w:rsidR="00256B24" w:rsidRPr="00840371" w:rsidRDefault="00256B24" w:rsidP="00BF69E2">
      <w:pPr>
        <w:pStyle w:val="ListParagraph"/>
        <w:jc w:val="both"/>
        <w:rPr>
          <w:rFonts w:ascii="Times New Roman" w:hAnsi="Times New Roman" w:cs="Times New Roman"/>
          <w:sz w:val="24"/>
          <w:szCs w:val="29"/>
        </w:rPr>
      </w:pPr>
    </w:p>
    <w:p w14:paraId="072DBE5D" w14:textId="022D4FA6" w:rsidR="00256B24" w:rsidRPr="00840371" w:rsidRDefault="00256B24" w:rsidP="00BF69E2">
      <w:pPr>
        <w:pStyle w:val="ListParagraph"/>
        <w:jc w:val="both"/>
        <w:rPr>
          <w:rFonts w:ascii="Times New Roman" w:hAnsi="Times New Roman" w:cs="Times New Roman"/>
          <w:sz w:val="24"/>
          <w:szCs w:val="29"/>
        </w:rPr>
      </w:pPr>
    </w:p>
    <w:p w14:paraId="115D0A11" w14:textId="77777777" w:rsidR="00256B24" w:rsidRPr="00840371" w:rsidRDefault="00256B24" w:rsidP="00BF69E2">
      <w:pPr>
        <w:pStyle w:val="ListParagraph"/>
        <w:jc w:val="both"/>
        <w:rPr>
          <w:rFonts w:ascii="Times New Roman" w:hAnsi="Times New Roman" w:cs="Times New Roman"/>
          <w:sz w:val="24"/>
          <w:szCs w:val="29"/>
        </w:rPr>
      </w:pPr>
    </w:p>
    <w:p w14:paraId="7E63FF37" w14:textId="72AB44F1" w:rsidR="00256B24" w:rsidRPr="00840371" w:rsidRDefault="00256B24" w:rsidP="00BF69E2">
      <w:pPr>
        <w:pStyle w:val="ListParagraph"/>
        <w:jc w:val="both"/>
        <w:rPr>
          <w:rFonts w:ascii="Times New Roman" w:hAnsi="Times New Roman" w:cs="Times New Roman"/>
          <w:sz w:val="24"/>
          <w:szCs w:val="29"/>
        </w:rPr>
      </w:pPr>
    </w:p>
    <w:p w14:paraId="7F3A4C71" w14:textId="3CDF6F60" w:rsidR="003C60F2" w:rsidRPr="00840371" w:rsidRDefault="003C60F2" w:rsidP="00BF69E2">
      <w:pPr>
        <w:pStyle w:val="ListParagraph"/>
        <w:jc w:val="both"/>
        <w:rPr>
          <w:rFonts w:ascii="Times New Roman" w:hAnsi="Times New Roman" w:cs="Times New Roman"/>
          <w:sz w:val="24"/>
          <w:szCs w:val="29"/>
        </w:rPr>
      </w:pPr>
    </w:p>
    <w:p w14:paraId="59572994" w14:textId="77777777" w:rsidR="003C60F2" w:rsidRPr="00840371" w:rsidRDefault="003C60F2" w:rsidP="003C60F2"/>
    <w:p w14:paraId="3FCF85A7" w14:textId="77777777" w:rsidR="003C60F2" w:rsidRPr="00840371" w:rsidRDefault="003C60F2" w:rsidP="003C60F2"/>
    <w:p w14:paraId="21939648" w14:textId="77777777" w:rsidR="003C60F2" w:rsidRPr="00840371" w:rsidRDefault="003C60F2" w:rsidP="003C60F2"/>
    <w:p w14:paraId="2BBD88D1" w14:textId="77777777" w:rsidR="003C60F2" w:rsidRPr="00840371" w:rsidRDefault="003C60F2" w:rsidP="003C60F2"/>
    <w:p w14:paraId="462B93BD" w14:textId="77777777" w:rsidR="003C60F2" w:rsidRPr="00840371" w:rsidRDefault="003C60F2" w:rsidP="003C60F2"/>
    <w:p w14:paraId="03C544EC" w14:textId="77777777" w:rsidR="003C60F2" w:rsidRPr="00840371" w:rsidRDefault="003C60F2" w:rsidP="003C60F2"/>
    <w:p w14:paraId="62C099FA" w14:textId="19A2BB55" w:rsidR="003C60F2" w:rsidRPr="00840371" w:rsidRDefault="003C60F2" w:rsidP="003C60F2"/>
    <w:p w14:paraId="64228859" w14:textId="4CE4D4E4" w:rsidR="003C60F2" w:rsidRPr="00840371" w:rsidRDefault="007A179C" w:rsidP="006B641D">
      <w:pPr>
        <w:pStyle w:val="Heading2"/>
        <w:ind w:left="360"/>
        <w:jc w:val="center"/>
        <w:rPr>
          <w:rFonts w:ascii="Arial" w:hAnsi="Arial" w:cs="Arial"/>
          <w:i/>
          <w:color w:val="auto"/>
          <w:sz w:val="25"/>
          <w:szCs w:val="25"/>
        </w:rPr>
      </w:pPr>
      <w:bookmarkStart w:id="22" w:name="_Figure_13._Timing"/>
      <w:bookmarkEnd w:id="22"/>
      <w:r w:rsidRPr="00840371">
        <w:rPr>
          <w:rFonts w:ascii="Arial" w:hAnsi="Arial" w:cs="Arial"/>
          <w:color w:val="auto"/>
          <w:sz w:val="25"/>
          <w:szCs w:val="25"/>
        </w:rPr>
        <w:t>Figure 9</w:t>
      </w:r>
      <w:r w:rsidR="0020381A" w:rsidRPr="00840371">
        <w:rPr>
          <w:rFonts w:ascii="Arial" w:hAnsi="Arial" w:cs="Arial"/>
          <w:color w:val="auto"/>
          <w:sz w:val="25"/>
          <w:szCs w:val="25"/>
        </w:rPr>
        <w:t xml:space="preserve">. </w:t>
      </w:r>
      <w:r w:rsidR="0020381A" w:rsidRPr="00840371">
        <w:rPr>
          <w:rFonts w:ascii="Arial" w:hAnsi="Arial" w:cs="Arial"/>
          <w:i/>
          <w:color w:val="auto"/>
          <w:sz w:val="25"/>
          <w:szCs w:val="25"/>
        </w:rPr>
        <w:t>Timing Diagram</w:t>
      </w:r>
    </w:p>
    <w:p w14:paraId="53DA6473" w14:textId="4ED878BF" w:rsidR="0020381A" w:rsidRPr="00840371" w:rsidRDefault="00AA09FB" w:rsidP="00AA09FB">
      <w:pPr>
        <w:jc w:val="center"/>
        <w:rPr>
          <w:rFonts w:ascii="Arial" w:hAnsi="Arial" w:cs="Arial"/>
          <w:i/>
          <w:sz w:val="24"/>
          <w:szCs w:val="24"/>
        </w:rPr>
      </w:pPr>
      <w:r w:rsidRPr="00840371">
        <w:rPr>
          <w:rFonts w:ascii="Arial" w:hAnsi="Arial" w:cs="Arial"/>
          <w:i/>
          <w:sz w:val="24"/>
          <w:szCs w:val="24"/>
        </w:rPr>
        <w:t>This is the representation of the domain time of the running system.</w:t>
      </w:r>
    </w:p>
    <w:p w14:paraId="12F9661A" w14:textId="77777777" w:rsidR="00BF69E2" w:rsidRPr="00840371" w:rsidRDefault="00BF69E2" w:rsidP="003C60F2">
      <w:pPr>
        <w:jc w:val="center"/>
      </w:pPr>
    </w:p>
    <w:p w14:paraId="07B14131" w14:textId="295F77F3" w:rsidR="00BF69E2" w:rsidRPr="00840371" w:rsidRDefault="00BF69E2" w:rsidP="00BF69E2">
      <w:pPr>
        <w:pStyle w:val="ListParagraph"/>
        <w:jc w:val="both"/>
        <w:rPr>
          <w:rFonts w:ascii="Times New Roman" w:hAnsi="Times New Roman" w:cs="Times New Roman"/>
          <w:sz w:val="24"/>
          <w:szCs w:val="29"/>
        </w:rPr>
      </w:pPr>
      <w:bookmarkStart w:id="23" w:name="_Sequence_Diagram"/>
      <w:bookmarkEnd w:id="23"/>
      <w:r w:rsidRPr="00840371">
        <w:rPr>
          <w:rFonts w:ascii="Times New Roman" w:hAnsi="Times New Roman" w:cs="Times New Roman"/>
          <w:noProof/>
          <w:sz w:val="24"/>
          <w:szCs w:val="29"/>
          <w:lang w:eastAsia="en-PH"/>
        </w:rPr>
        <w:drawing>
          <wp:inline distT="0" distB="0" distL="0" distR="0" wp14:anchorId="113DCEF9" wp14:editId="0B39CEC6">
            <wp:extent cx="5943600" cy="551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5513705"/>
                    </a:xfrm>
                    <a:prstGeom prst="rect">
                      <a:avLst/>
                    </a:prstGeom>
                  </pic:spPr>
                </pic:pic>
              </a:graphicData>
            </a:graphic>
          </wp:inline>
        </w:drawing>
      </w:r>
      <w:r w:rsidR="00B66113" w:rsidRPr="00840371">
        <w:rPr>
          <w:rFonts w:ascii="Times New Roman" w:hAnsi="Times New Roman" w:cs="Times New Roman"/>
          <w:sz w:val="24"/>
          <w:szCs w:val="29"/>
        </w:rPr>
        <w:t xml:space="preserve"> </w:t>
      </w:r>
      <w:r w:rsidR="00F65171" w:rsidRPr="00840371">
        <w:rPr>
          <w:rFonts w:ascii="Times New Roman" w:hAnsi="Times New Roman" w:cs="Times New Roman"/>
          <w:sz w:val="24"/>
          <w:szCs w:val="29"/>
        </w:rPr>
        <w:t xml:space="preserve"> </w:t>
      </w:r>
    </w:p>
    <w:p w14:paraId="2F621BDE" w14:textId="6B79BB83" w:rsidR="00143166" w:rsidRPr="00840371" w:rsidRDefault="00143166" w:rsidP="00143166">
      <w:pPr>
        <w:pStyle w:val="ListParagraph"/>
        <w:jc w:val="both"/>
        <w:rPr>
          <w:rFonts w:ascii="Times New Roman" w:hAnsi="Times New Roman" w:cs="Times New Roman"/>
          <w:sz w:val="24"/>
          <w:szCs w:val="29"/>
        </w:rPr>
      </w:pPr>
    </w:p>
    <w:p w14:paraId="0073C48B" w14:textId="1E38E33E" w:rsidR="006B641D" w:rsidRPr="00840371" w:rsidRDefault="007A179C" w:rsidP="006B641D">
      <w:pPr>
        <w:pStyle w:val="Heading2"/>
        <w:ind w:left="360"/>
        <w:jc w:val="center"/>
        <w:rPr>
          <w:rFonts w:ascii="Arial" w:hAnsi="Arial" w:cs="Arial"/>
          <w:color w:val="auto"/>
          <w:sz w:val="25"/>
          <w:szCs w:val="25"/>
        </w:rPr>
      </w:pPr>
      <w:r w:rsidRPr="00840371">
        <w:rPr>
          <w:rFonts w:ascii="Arial" w:hAnsi="Arial" w:cs="Arial"/>
          <w:color w:val="auto"/>
          <w:sz w:val="25"/>
          <w:szCs w:val="25"/>
        </w:rPr>
        <w:t>Figure 10</w:t>
      </w:r>
      <w:r w:rsidR="006B641D" w:rsidRPr="00840371">
        <w:rPr>
          <w:rFonts w:ascii="Arial" w:hAnsi="Arial" w:cs="Arial"/>
          <w:color w:val="auto"/>
          <w:sz w:val="25"/>
          <w:szCs w:val="25"/>
        </w:rPr>
        <w:t xml:space="preserve">. </w:t>
      </w:r>
      <w:r w:rsidR="006B641D" w:rsidRPr="00840371">
        <w:rPr>
          <w:rFonts w:ascii="Arial" w:hAnsi="Arial" w:cs="Arial"/>
          <w:i/>
          <w:color w:val="auto"/>
          <w:sz w:val="25"/>
          <w:szCs w:val="25"/>
        </w:rPr>
        <w:t>Sequence Diagram</w:t>
      </w:r>
    </w:p>
    <w:p w14:paraId="381B8208" w14:textId="667964E4" w:rsidR="00143166" w:rsidRPr="00840371" w:rsidRDefault="00AA09FB" w:rsidP="00AA09FB">
      <w:pPr>
        <w:pStyle w:val="ListParagraph"/>
        <w:jc w:val="center"/>
        <w:rPr>
          <w:rFonts w:ascii="Arial" w:hAnsi="Arial" w:cs="Arial"/>
          <w:i/>
          <w:sz w:val="24"/>
          <w:szCs w:val="29"/>
        </w:rPr>
      </w:pPr>
      <w:r w:rsidRPr="00840371">
        <w:rPr>
          <w:rFonts w:ascii="Arial" w:hAnsi="Arial" w:cs="Arial"/>
          <w:i/>
          <w:sz w:val="24"/>
          <w:szCs w:val="29"/>
        </w:rPr>
        <w:t>This diagram shows how objects of the system operates to the other actors.</w:t>
      </w:r>
    </w:p>
    <w:p w14:paraId="5FAA5E8A" w14:textId="25F9C367" w:rsidR="00143166" w:rsidRPr="00840371" w:rsidRDefault="00143166" w:rsidP="00143166">
      <w:pPr>
        <w:pStyle w:val="ListParagraph"/>
        <w:jc w:val="both"/>
        <w:rPr>
          <w:rFonts w:ascii="Times New Roman" w:hAnsi="Times New Roman" w:cs="Times New Roman"/>
          <w:sz w:val="24"/>
          <w:szCs w:val="29"/>
        </w:rPr>
      </w:pPr>
    </w:p>
    <w:p w14:paraId="79CA1623" w14:textId="58C0471B" w:rsidR="00143166" w:rsidRPr="00840371" w:rsidRDefault="00143166" w:rsidP="00143166">
      <w:pPr>
        <w:pStyle w:val="ListParagraph"/>
        <w:jc w:val="both"/>
        <w:rPr>
          <w:rFonts w:ascii="Times New Roman" w:hAnsi="Times New Roman" w:cs="Times New Roman"/>
          <w:sz w:val="24"/>
          <w:szCs w:val="29"/>
        </w:rPr>
      </w:pPr>
    </w:p>
    <w:p w14:paraId="6374C387" w14:textId="117E0164" w:rsidR="00143166" w:rsidRPr="00840371" w:rsidRDefault="00143166" w:rsidP="00143166">
      <w:pPr>
        <w:pStyle w:val="ListParagraph"/>
        <w:jc w:val="both"/>
        <w:rPr>
          <w:rFonts w:ascii="Times New Roman" w:hAnsi="Times New Roman" w:cs="Times New Roman"/>
          <w:sz w:val="24"/>
          <w:szCs w:val="29"/>
        </w:rPr>
      </w:pPr>
    </w:p>
    <w:p w14:paraId="2A0809A9" w14:textId="116751F1" w:rsidR="00143166" w:rsidRPr="00840371" w:rsidRDefault="00143166" w:rsidP="00143166">
      <w:pPr>
        <w:pStyle w:val="ListParagraph"/>
        <w:jc w:val="both"/>
        <w:rPr>
          <w:rFonts w:ascii="Times New Roman" w:hAnsi="Times New Roman" w:cs="Times New Roman"/>
          <w:sz w:val="24"/>
          <w:szCs w:val="29"/>
        </w:rPr>
      </w:pPr>
    </w:p>
    <w:p w14:paraId="43BF5135" w14:textId="77777777" w:rsidR="00143166" w:rsidRPr="00840371" w:rsidRDefault="00143166" w:rsidP="00143166">
      <w:pPr>
        <w:pStyle w:val="ListParagraph"/>
        <w:jc w:val="both"/>
        <w:rPr>
          <w:rFonts w:ascii="Times New Roman" w:hAnsi="Times New Roman" w:cs="Times New Roman"/>
          <w:sz w:val="24"/>
          <w:szCs w:val="29"/>
        </w:rPr>
      </w:pPr>
    </w:p>
    <w:p w14:paraId="50C3021F" w14:textId="77777777" w:rsidR="00BF69E2" w:rsidRPr="00840371" w:rsidRDefault="00BF69E2" w:rsidP="00BF69E2">
      <w:pPr>
        <w:pStyle w:val="ListParagraph"/>
        <w:jc w:val="both"/>
        <w:rPr>
          <w:rFonts w:ascii="Times New Roman" w:hAnsi="Times New Roman" w:cs="Times New Roman"/>
          <w:sz w:val="24"/>
          <w:szCs w:val="29"/>
        </w:rPr>
      </w:pPr>
    </w:p>
    <w:p w14:paraId="6435338E" w14:textId="77777777" w:rsidR="00BF69E2" w:rsidRPr="00840371" w:rsidRDefault="00BF69E2" w:rsidP="00BF69E2">
      <w:pPr>
        <w:pStyle w:val="ListParagraph"/>
        <w:jc w:val="both"/>
        <w:rPr>
          <w:rFonts w:ascii="Times New Roman" w:hAnsi="Times New Roman" w:cs="Times New Roman"/>
          <w:sz w:val="24"/>
          <w:szCs w:val="29"/>
        </w:rPr>
      </w:pPr>
    </w:p>
    <w:p w14:paraId="15FED620" w14:textId="4E46130C" w:rsidR="00256B24" w:rsidRPr="00840371" w:rsidRDefault="00256B24" w:rsidP="00F65171">
      <w:pPr>
        <w:jc w:val="both"/>
        <w:rPr>
          <w:rFonts w:ascii="Times New Roman" w:hAnsi="Times New Roman" w:cs="Times New Roman"/>
          <w:sz w:val="24"/>
          <w:szCs w:val="29"/>
        </w:rPr>
      </w:pPr>
    </w:p>
    <w:p w14:paraId="1B2815BF" w14:textId="77777777" w:rsidR="00256B24" w:rsidRPr="00840371" w:rsidRDefault="00256B24" w:rsidP="00BF69E2">
      <w:pPr>
        <w:pStyle w:val="ListParagraph"/>
        <w:jc w:val="both"/>
        <w:rPr>
          <w:rFonts w:ascii="Times New Roman" w:hAnsi="Times New Roman" w:cs="Times New Roman"/>
          <w:sz w:val="24"/>
          <w:szCs w:val="29"/>
        </w:rPr>
      </w:pPr>
    </w:p>
    <w:p w14:paraId="309DDFFB" w14:textId="77777777" w:rsidR="00840371" w:rsidRPr="00840371" w:rsidRDefault="00840371" w:rsidP="00BF69E2">
      <w:pPr>
        <w:pStyle w:val="ListParagraph"/>
        <w:jc w:val="both"/>
        <w:rPr>
          <w:rFonts w:ascii="Times New Roman" w:hAnsi="Times New Roman" w:cs="Times New Roman"/>
          <w:sz w:val="24"/>
          <w:szCs w:val="29"/>
        </w:rPr>
      </w:pPr>
    </w:p>
    <w:p w14:paraId="33A65DA0" w14:textId="77777777" w:rsidR="00840371" w:rsidRPr="00840371" w:rsidRDefault="00840371" w:rsidP="00BF69E2">
      <w:pPr>
        <w:pStyle w:val="ListParagraph"/>
        <w:jc w:val="both"/>
        <w:rPr>
          <w:rFonts w:ascii="Times New Roman" w:hAnsi="Times New Roman" w:cs="Times New Roman"/>
          <w:sz w:val="24"/>
          <w:szCs w:val="29"/>
        </w:rPr>
      </w:pPr>
    </w:p>
    <w:p w14:paraId="37598B6B" w14:textId="039FC002" w:rsidR="00F65171" w:rsidRPr="00840371" w:rsidRDefault="00F65171" w:rsidP="00F65171">
      <w:bookmarkStart w:id="24" w:name="_Communication_Diagram"/>
      <w:bookmarkEnd w:id="24"/>
    </w:p>
    <w:p w14:paraId="594B27C6" w14:textId="6FEA45BB" w:rsidR="00BF69E2" w:rsidRPr="00840371" w:rsidRDefault="00BF69E2" w:rsidP="00BF69E2">
      <w:pPr>
        <w:pStyle w:val="ListParagraph"/>
        <w:jc w:val="both"/>
        <w:rPr>
          <w:rFonts w:ascii="Times New Roman" w:hAnsi="Times New Roman" w:cs="Times New Roman"/>
          <w:sz w:val="24"/>
          <w:szCs w:val="29"/>
        </w:rPr>
      </w:pPr>
      <w:r w:rsidRPr="00840371">
        <w:rPr>
          <w:rFonts w:ascii="Times New Roman" w:hAnsi="Times New Roman" w:cs="Times New Roman"/>
          <w:noProof/>
          <w:sz w:val="24"/>
          <w:szCs w:val="29"/>
          <w:lang w:eastAsia="en-PH"/>
        </w:rPr>
        <w:drawing>
          <wp:inline distT="0" distB="0" distL="0" distR="0" wp14:anchorId="43BE2AC4" wp14:editId="717B7AD1">
            <wp:extent cx="5943600" cy="43726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372610"/>
                    </a:xfrm>
                    <a:prstGeom prst="rect">
                      <a:avLst/>
                    </a:prstGeom>
                  </pic:spPr>
                </pic:pic>
              </a:graphicData>
            </a:graphic>
          </wp:inline>
        </w:drawing>
      </w:r>
    </w:p>
    <w:p w14:paraId="3341CA3F" w14:textId="77777777" w:rsidR="00BF69E2" w:rsidRPr="00840371" w:rsidRDefault="00BF69E2" w:rsidP="00BF69E2">
      <w:pPr>
        <w:pStyle w:val="ListParagraph"/>
        <w:jc w:val="both"/>
        <w:rPr>
          <w:rFonts w:ascii="Times New Roman" w:hAnsi="Times New Roman" w:cs="Times New Roman"/>
          <w:sz w:val="24"/>
          <w:szCs w:val="29"/>
        </w:rPr>
      </w:pPr>
    </w:p>
    <w:p w14:paraId="07810513" w14:textId="1422316D" w:rsidR="006B641D" w:rsidRPr="00840371" w:rsidRDefault="007A179C" w:rsidP="006B641D">
      <w:pPr>
        <w:pStyle w:val="Heading2"/>
        <w:ind w:left="360"/>
        <w:jc w:val="center"/>
        <w:rPr>
          <w:rFonts w:ascii="Arial" w:hAnsi="Arial" w:cs="Arial"/>
          <w:i/>
          <w:color w:val="auto"/>
          <w:sz w:val="25"/>
          <w:szCs w:val="25"/>
        </w:rPr>
      </w:pPr>
      <w:r w:rsidRPr="00840371">
        <w:rPr>
          <w:rFonts w:ascii="Arial" w:hAnsi="Arial" w:cs="Arial"/>
          <w:color w:val="auto"/>
          <w:sz w:val="25"/>
          <w:szCs w:val="25"/>
        </w:rPr>
        <w:t>Figure 11</w:t>
      </w:r>
      <w:r w:rsidR="006B641D" w:rsidRPr="00840371">
        <w:rPr>
          <w:rFonts w:ascii="Arial" w:hAnsi="Arial" w:cs="Arial"/>
          <w:color w:val="auto"/>
          <w:sz w:val="25"/>
          <w:szCs w:val="25"/>
        </w:rPr>
        <w:t>.</w:t>
      </w:r>
      <w:r w:rsidR="006B641D" w:rsidRPr="00840371">
        <w:rPr>
          <w:rFonts w:ascii="Arial" w:hAnsi="Arial" w:cs="Arial"/>
          <w:i/>
          <w:color w:val="auto"/>
          <w:sz w:val="25"/>
          <w:szCs w:val="25"/>
        </w:rPr>
        <w:t xml:space="preserve"> Communication Diagram</w:t>
      </w:r>
    </w:p>
    <w:p w14:paraId="7DF89B44" w14:textId="267944E4" w:rsidR="00BF69E2" w:rsidRPr="00840371" w:rsidRDefault="00AA09FB" w:rsidP="00AA09FB">
      <w:pPr>
        <w:pStyle w:val="ListParagraph"/>
        <w:jc w:val="center"/>
        <w:rPr>
          <w:rFonts w:ascii="Arial" w:hAnsi="Arial" w:cs="Arial"/>
          <w:i/>
          <w:sz w:val="24"/>
          <w:szCs w:val="29"/>
        </w:rPr>
      </w:pPr>
      <w:r w:rsidRPr="00840371">
        <w:rPr>
          <w:rFonts w:ascii="Arial" w:hAnsi="Arial" w:cs="Arial"/>
          <w:i/>
          <w:sz w:val="24"/>
          <w:szCs w:val="29"/>
        </w:rPr>
        <w:t>This represents the interaction of the objects with the other actors.</w:t>
      </w:r>
    </w:p>
    <w:p w14:paraId="45696B60" w14:textId="77777777" w:rsidR="00BF69E2" w:rsidRPr="00840371" w:rsidRDefault="00BF69E2" w:rsidP="00BF69E2">
      <w:pPr>
        <w:pStyle w:val="ListParagraph"/>
        <w:jc w:val="both"/>
        <w:rPr>
          <w:rFonts w:ascii="Times New Roman" w:hAnsi="Times New Roman" w:cs="Times New Roman"/>
          <w:sz w:val="24"/>
          <w:szCs w:val="29"/>
        </w:rPr>
      </w:pPr>
    </w:p>
    <w:p w14:paraId="78491C76" w14:textId="77777777" w:rsidR="00BF69E2" w:rsidRPr="00840371" w:rsidRDefault="00BF69E2" w:rsidP="00BF69E2">
      <w:pPr>
        <w:pStyle w:val="ListParagraph"/>
        <w:jc w:val="both"/>
        <w:rPr>
          <w:rFonts w:ascii="Times New Roman" w:hAnsi="Times New Roman" w:cs="Times New Roman"/>
          <w:sz w:val="24"/>
          <w:szCs w:val="29"/>
        </w:rPr>
      </w:pPr>
    </w:p>
    <w:p w14:paraId="27D5CBDC" w14:textId="77777777" w:rsidR="00BF69E2" w:rsidRPr="00840371" w:rsidRDefault="00BF69E2" w:rsidP="00BF69E2">
      <w:pPr>
        <w:pStyle w:val="ListParagraph"/>
        <w:jc w:val="both"/>
        <w:rPr>
          <w:rFonts w:ascii="Times New Roman" w:hAnsi="Times New Roman" w:cs="Times New Roman"/>
          <w:sz w:val="24"/>
          <w:szCs w:val="29"/>
        </w:rPr>
      </w:pPr>
    </w:p>
    <w:p w14:paraId="4FFA8D77" w14:textId="77777777" w:rsidR="00BF69E2" w:rsidRPr="00840371" w:rsidRDefault="00BF69E2" w:rsidP="00BF69E2">
      <w:pPr>
        <w:pStyle w:val="ListParagraph"/>
        <w:jc w:val="both"/>
        <w:rPr>
          <w:rFonts w:ascii="Times New Roman" w:hAnsi="Times New Roman" w:cs="Times New Roman"/>
          <w:sz w:val="24"/>
          <w:szCs w:val="29"/>
        </w:rPr>
      </w:pPr>
    </w:p>
    <w:p w14:paraId="5A11E033" w14:textId="77777777" w:rsidR="00BF69E2" w:rsidRPr="00840371" w:rsidRDefault="00BF69E2" w:rsidP="00BF69E2">
      <w:pPr>
        <w:pStyle w:val="ListParagraph"/>
        <w:jc w:val="both"/>
        <w:rPr>
          <w:rFonts w:ascii="Times New Roman" w:hAnsi="Times New Roman" w:cs="Times New Roman"/>
          <w:sz w:val="24"/>
          <w:szCs w:val="29"/>
        </w:rPr>
      </w:pPr>
    </w:p>
    <w:p w14:paraId="7AD2F9C9" w14:textId="77777777" w:rsidR="00BF69E2" w:rsidRPr="00840371" w:rsidRDefault="00BF69E2" w:rsidP="00BF69E2">
      <w:pPr>
        <w:pStyle w:val="ListParagraph"/>
        <w:jc w:val="both"/>
        <w:rPr>
          <w:rFonts w:ascii="Times New Roman" w:hAnsi="Times New Roman" w:cs="Times New Roman"/>
          <w:sz w:val="24"/>
          <w:szCs w:val="29"/>
        </w:rPr>
      </w:pPr>
    </w:p>
    <w:p w14:paraId="0AC59E7E" w14:textId="77777777" w:rsidR="00BF69E2" w:rsidRPr="00840371" w:rsidRDefault="00BF69E2" w:rsidP="00BF69E2">
      <w:pPr>
        <w:pStyle w:val="ListParagraph"/>
        <w:jc w:val="both"/>
        <w:rPr>
          <w:rFonts w:ascii="Times New Roman" w:hAnsi="Times New Roman" w:cs="Times New Roman"/>
          <w:sz w:val="24"/>
          <w:szCs w:val="29"/>
        </w:rPr>
      </w:pPr>
    </w:p>
    <w:p w14:paraId="5A5DEEA9" w14:textId="77777777" w:rsidR="00BF69E2" w:rsidRPr="00840371" w:rsidRDefault="00BF69E2" w:rsidP="00BF69E2">
      <w:pPr>
        <w:pStyle w:val="ListParagraph"/>
        <w:jc w:val="both"/>
        <w:rPr>
          <w:rFonts w:ascii="Times New Roman" w:hAnsi="Times New Roman" w:cs="Times New Roman"/>
          <w:sz w:val="24"/>
          <w:szCs w:val="29"/>
        </w:rPr>
      </w:pPr>
    </w:p>
    <w:p w14:paraId="6099ADA6" w14:textId="77777777" w:rsidR="00BF69E2" w:rsidRPr="00840371" w:rsidRDefault="00BF69E2" w:rsidP="00BF69E2">
      <w:pPr>
        <w:pStyle w:val="ListParagraph"/>
        <w:jc w:val="both"/>
        <w:rPr>
          <w:rFonts w:ascii="Times New Roman" w:hAnsi="Times New Roman" w:cs="Times New Roman"/>
          <w:sz w:val="24"/>
          <w:szCs w:val="29"/>
        </w:rPr>
      </w:pPr>
    </w:p>
    <w:p w14:paraId="02A7947F" w14:textId="77777777" w:rsidR="00BF69E2" w:rsidRPr="00840371" w:rsidRDefault="00BF69E2" w:rsidP="00BF69E2">
      <w:pPr>
        <w:pStyle w:val="ListParagraph"/>
        <w:jc w:val="both"/>
        <w:rPr>
          <w:rFonts w:ascii="Times New Roman" w:hAnsi="Times New Roman" w:cs="Times New Roman"/>
          <w:sz w:val="24"/>
          <w:szCs w:val="29"/>
        </w:rPr>
      </w:pPr>
    </w:p>
    <w:p w14:paraId="71F881C8" w14:textId="77777777" w:rsidR="00BF69E2" w:rsidRPr="00840371" w:rsidRDefault="00BF69E2" w:rsidP="00BF69E2">
      <w:pPr>
        <w:pStyle w:val="ListParagraph"/>
        <w:jc w:val="both"/>
        <w:rPr>
          <w:rFonts w:ascii="Times New Roman" w:hAnsi="Times New Roman" w:cs="Times New Roman"/>
          <w:sz w:val="24"/>
          <w:szCs w:val="29"/>
        </w:rPr>
      </w:pPr>
    </w:p>
    <w:p w14:paraId="6597D7F5" w14:textId="77777777" w:rsidR="00BF69E2" w:rsidRPr="00840371" w:rsidRDefault="00BF69E2" w:rsidP="00BF69E2">
      <w:pPr>
        <w:pStyle w:val="ListParagraph"/>
        <w:jc w:val="both"/>
        <w:rPr>
          <w:rFonts w:ascii="Times New Roman" w:hAnsi="Times New Roman" w:cs="Times New Roman"/>
          <w:sz w:val="24"/>
          <w:szCs w:val="29"/>
        </w:rPr>
      </w:pPr>
    </w:p>
    <w:p w14:paraId="0D44BDFB" w14:textId="77777777" w:rsidR="00BF69E2" w:rsidRPr="00840371" w:rsidRDefault="00BF69E2" w:rsidP="00BF69E2">
      <w:pPr>
        <w:pStyle w:val="ListParagraph"/>
        <w:jc w:val="both"/>
        <w:rPr>
          <w:rFonts w:ascii="Times New Roman" w:hAnsi="Times New Roman" w:cs="Times New Roman"/>
          <w:sz w:val="24"/>
          <w:szCs w:val="29"/>
        </w:rPr>
      </w:pPr>
    </w:p>
    <w:p w14:paraId="2138EFD9" w14:textId="77777777" w:rsidR="00BF69E2" w:rsidRPr="00840371" w:rsidRDefault="00BF69E2" w:rsidP="00BF69E2">
      <w:pPr>
        <w:pStyle w:val="ListParagraph"/>
        <w:jc w:val="both"/>
        <w:rPr>
          <w:rFonts w:ascii="Times New Roman" w:hAnsi="Times New Roman" w:cs="Times New Roman"/>
          <w:sz w:val="24"/>
          <w:szCs w:val="29"/>
        </w:rPr>
      </w:pPr>
    </w:p>
    <w:p w14:paraId="20560B03" w14:textId="77777777" w:rsidR="00BF69E2" w:rsidRPr="00840371" w:rsidRDefault="00BF69E2" w:rsidP="00BF69E2">
      <w:pPr>
        <w:pStyle w:val="ListParagraph"/>
        <w:jc w:val="both"/>
        <w:rPr>
          <w:rFonts w:ascii="Times New Roman" w:hAnsi="Times New Roman" w:cs="Times New Roman"/>
          <w:sz w:val="24"/>
          <w:szCs w:val="29"/>
        </w:rPr>
      </w:pPr>
    </w:p>
    <w:p w14:paraId="1FF127E4" w14:textId="77777777" w:rsidR="00BF69E2" w:rsidRPr="00840371" w:rsidRDefault="00BF69E2" w:rsidP="00BF69E2">
      <w:pPr>
        <w:pStyle w:val="ListParagraph"/>
        <w:jc w:val="both"/>
        <w:rPr>
          <w:rFonts w:ascii="Times New Roman" w:hAnsi="Times New Roman" w:cs="Times New Roman"/>
          <w:sz w:val="24"/>
          <w:szCs w:val="29"/>
        </w:rPr>
      </w:pPr>
    </w:p>
    <w:p w14:paraId="01941958" w14:textId="77777777" w:rsidR="00BF69E2" w:rsidRPr="00840371" w:rsidRDefault="00BF69E2" w:rsidP="00BF69E2">
      <w:pPr>
        <w:pStyle w:val="ListParagraph"/>
        <w:jc w:val="both"/>
        <w:rPr>
          <w:rFonts w:ascii="Times New Roman" w:hAnsi="Times New Roman" w:cs="Times New Roman"/>
          <w:sz w:val="24"/>
          <w:szCs w:val="29"/>
        </w:rPr>
      </w:pPr>
    </w:p>
    <w:p w14:paraId="5A52577D" w14:textId="77777777" w:rsidR="004F7518" w:rsidRPr="00840371" w:rsidRDefault="004F7518" w:rsidP="004F7518">
      <w:bookmarkStart w:id="25" w:name="_Activity_Diagram"/>
      <w:bookmarkEnd w:id="25"/>
    </w:p>
    <w:p w14:paraId="32BCE578" w14:textId="527C5DA7" w:rsidR="006B641D" w:rsidRPr="00840371" w:rsidRDefault="00BF69E2" w:rsidP="006B641D">
      <w:pPr>
        <w:pStyle w:val="ListParagraph"/>
        <w:jc w:val="both"/>
        <w:rPr>
          <w:rFonts w:ascii="Arial" w:hAnsi="Arial" w:cs="Arial"/>
          <w:i/>
          <w:sz w:val="28"/>
          <w:szCs w:val="28"/>
        </w:rPr>
      </w:pPr>
      <w:r w:rsidRPr="00840371">
        <w:rPr>
          <w:rFonts w:ascii="Times New Roman" w:hAnsi="Times New Roman" w:cs="Times New Roman"/>
          <w:noProof/>
          <w:sz w:val="24"/>
          <w:szCs w:val="29"/>
          <w:lang w:eastAsia="en-PH"/>
        </w:rPr>
        <w:drawing>
          <wp:inline distT="0" distB="0" distL="0" distR="0" wp14:anchorId="2923870F" wp14:editId="530109EA">
            <wp:extent cx="5943600" cy="48329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832985"/>
                    </a:xfrm>
                    <a:prstGeom prst="rect">
                      <a:avLst/>
                    </a:prstGeom>
                  </pic:spPr>
                </pic:pic>
              </a:graphicData>
            </a:graphic>
          </wp:inline>
        </w:drawing>
      </w:r>
    </w:p>
    <w:p w14:paraId="00223F97" w14:textId="2CFF092C" w:rsidR="006B641D" w:rsidRPr="00840371" w:rsidRDefault="007A179C" w:rsidP="006B641D">
      <w:pPr>
        <w:pStyle w:val="Heading2"/>
        <w:ind w:left="360"/>
        <w:jc w:val="center"/>
        <w:rPr>
          <w:rFonts w:ascii="Arial" w:hAnsi="Arial" w:cs="Arial"/>
          <w:color w:val="auto"/>
          <w:sz w:val="25"/>
          <w:szCs w:val="25"/>
        </w:rPr>
      </w:pPr>
      <w:r w:rsidRPr="00840371">
        <w:rPr>
          <w:rFonts w:ascii="Arial" w:hAnsi="Arial" w:cs="Arial"/>
          <w:color w:val="auto"/>
          <w:sz w:val="25"/>
          <w:szCs w:val="25"/>
        </w:rPr>
        <w:t>Figure 12</w:t>
      </w:r>
      <w:r w:rsidR="006B641D" w:rsidRPr="00840371">
        <w:rPr>
          <w:rFonts w:ascii="Arial" w:hAnsi="Arial" w:cs="Arial"/>
          <w:color w:val="auto"/>
          <w:sz w:val="25"/>
          <w:szCs w:val="25"/>
        </w:rPr>
        <w:t xml:space="preserve">. </w:t>
      </w:r>
      <w:r w:rsidR="006B641D" w:rsidRPr="00840371">
        <w:rPr>
          <w:rFonts w:ascii="Arial" w:hAnsi="Arial" w:cs="Arial"/>
          <w:i/>
          <w:color w:val="auto"/>
          <w:sz w:val="25"/>
          <w:szCs w:val="25"/>
        </w:rPr>
        <w:t>Activity Diagram</w:t>
      </w:r>
    </w:p>
    <w:p w14:paraId="77DFBA1F" w14:textId="5B950FBB" w:rsidR="0089075B" w:rsidRPr="00840371" w:rsidRDefault="008256F4" w:rsidP="008256F4">
      <w:pPr>
        <w:jc w:val="center"/>
        <w:rPr>
          <w:rFonts w:ascii="Arial" w:hAnsi="Arial" w:cs="Arial"/>
          <w:sz w:val="24"/>
          <w:szCs w:val="24"/>
        </w:rPr>
      </w:pPr>
      <w:r w:rsidRPr="00840371">
        <w:rPr>
          <w:rFonts w:ascii="Arial" w:hAnsi="Arial" w:cs="Arial"/>
          <w:sz w:val="24"/>
          <w:szCs w:val="24"/>
        </w:rPr>
        <w:t xml:space="preserve">This portrays the flow of the activities of the system. </w:t>
      </w:r>
    </w:p>
    <w:p w14:paraId="5CF41E96" w14:textId="77777777" w:rsidR="0089075B" w:rsidRPr="00840371" w:rsidRDefault="0089075B" w:rsidP="00BF69E2"/>
    <w:p w14:paraId="1C464CEA" w14:textId="77777777" w:rsidR="0089075B" w:rsidRPr="00840371" w:rsidRDefault="0089075B" w:rsidP="00BF69E2"/>
    <w:p w14:paraId="5001807A" w14:textId="77777777" w:rsidR="0089075B" w:rsidRPr="00840371" w:rsidRDefault="0089075B" w:rsidP="00BF69E2"/>
    <w:p w14:paraId="64AAAF7F" w14:textId="77777777" w:rsidR="0089075B" w:rsidRPr="00840371" w:rsidRDefault="0089075B" w:rsidP="00BF69E2"/>
    <w:p w14:paraId="031B798D" w14:textId="77777777" w:rsidR="0089075B" w:rsidRPr="00840371" w:rsidRDefault="0089075B" w:rsidP="00BF69E2"/>
    <w:p w14:paraId="5012C49A" w14:textId="77777777" w:rsidR="0089075B" w:rsidRPr="00840371" w:rsidRDefault="0089075B" w:rsidP="00BF69E2"/>
    <w:p w14:paraId="1EB14399" w14:textId="77777777" w:rsidR="0089075B" w:rsidRPr="00840371" w:rsidRDefault="0089075B" w:rsidP="00BF69E2"/>
    <w:p w14:paraId="70B6C1A6" w14:textId="77777777" w:rsidR="00E35ED9" w:rsidRPr="00840371" w:rsidRDefault="00E35ED9" w:rsidP="00E35ED9">
      <w:bookmarkStart w:id="26" w:name="_Package_Diagram"/>
      <w:bookmarkEnd w:id="26"/>
    </w:p>
    <w:p w14:paraId="354032E5" w14:textId="7626356A" w:rsidR="0089075B" w:rsidRPr="00840371" w:rsidRDefault="0089075B" w:rsidP="0089075B">
      <w:pPr>
        <w:ind w:left="360"/>
        <w:rPr>
          <w:rFonts w:ascii="Times New Roman" w:hAnsi="Times New Roman" w:cs="Times New Roman"/>
          <w:sz w:val="24"/>
          <w:szCs w:val="24"/>
        </w:rPr>
      </w:pPr>
      <w:r w:rsidRPr="00840371">
        <w:rPr>
          <w:rFonts w:ascii="Times New Roman" w:hAnsi="Times New Roman" w:cs="Times New Roman"/>
          <w:noProof/>
          <w:sz w:val="24"/>
          <w:szCs w:val="24"/>
          <w:lang w:eastAsia="en-PH"/>
        </w:rPr>
        <w:drawing>
          <wp:inline distT="0" distB="0" distL="0" distR="0" wp14:anchorId="265BF1D9" wp14:editId="28FB4473">
            <wp:extent cx="5943600" cy="34982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age Diagram 23.07.16.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98215"/>
                    </a:xfrm>
                    <a:prstGeom prst="rect">
                      <a:avLst/>
                    </a:prstGeom>
                  </pic:spPr>
                </pic:pic>
              </a:graphicData>
            </a:graphic>
          </wp:inline>
        </w:drawing>
      </w:r>
    </w:p>
    <w:p w14:paraId="56284A05" w14:textId="77777777" w:rsidR="0089075B" w:rsidRPr="00840371" w:rsidRDefault="0089075B" w:rsidP="0089075B">
      <w:pPr>
        <w:ind w:left="360"/>
        <w:rPr>
          <w:rFonts w:ascii="Times New Roman" w:hAnsi="Times New Roman" w:cs="Times New Roman"/>
          <w:sz w:val="24"/>
          <w:szCs w:val="24"/>
        </w:rPr>
      </w:pPr>
    </w:p>
    <w:p w14:paraId="2C33C82D" w14:textId="4DDCF3FF" w:rsidR="006B641D" w:rsidRPr="00840371" w:rsidRDefault="007A179C" w:rsidP="006B641D">
      <w:pPr>
        <w:pStyle w:val="Heading2"/>
        <w:ind w:left="360"/>
        <w:jc w:val="center"/>
        <w:rPr>
          <w:rFonts w:ascii="Arial" w:hAnsi="Arial" w:cs="Arial"/>
          <w:i/>
          <w:color w:val="auto"/>
          <w:sz w:val="25"/>
          <w:szCs w:val="25"/>
        </w:rPr>
      </w:pPr>
      <w:r w:rsidRPr="00840371">
        <w:rPr>
          <w:rFonts w:ascii="Arial" w:hAnsi="Arial" w:cs="Arial"/>
          <w:color w:val="auto"/>
          <w:sz w:val="25"/>
          <w:szCs w:val="25"/>
        </w:rPr>
        <w:t>Figure 13</w:t>
      </w:r>
      <w:r w:rsidR="006B641D" w:rsidRPr="00840371">
        <w:rPr>
          <w:rFonts w:ascii="Arial" w:hAnsi="Arial" w:cs="Arial"/>
          <w:i/>
          <w:color w:val="auto"/>
          <w:sz w:val="25"/>
          <w:szCs w:val="25"/>
        </w:rPr>
        <w:t>. Package Diagram</w:t>
      </w:r>
    </w:p>
    <w:p w14:paraId="58E39E95" w14:textId="0A36BB13" w:rsidR="0089075B" w:rsidRPr="00840371" w:rsidRDefault="008256F4" w:rsidP="008256F4">
      <w:pPr>
        <w:ind w:left="360"/>
        <w:jc w:val="center"/>
        <w:rPr>
          <w:rFonts w:ascii="Arial" w:hAnsi="Arial" w:cs="Arial"/>
          <w:i/>
          <w:sz w:val="24"/>
          <w:szCs w:val="24"/>
        </w:rPr>
      </w:pPr>
      <w:r w:rsidRPr="00840371">
        <w:rPr>
          <w:rFonts w:ascii="Arial" w:hAnsi="Arial" w:cs="Arial"/>
          <w:i/>
          <w:sz w:val="24"/>
          <w:szCs w:val="24"/>
        </w:rPr>
        <w:t>This diagram serves as the arrangement of the elements of the system.</w:t>
      </w:r>
    </w:p>
    <w:p w14:paraId="2F479192" w14:textId="77777777" w:rsidR="0089075B" w:rsidRPr="00840371" w:rsidRDefault="0089075B" w:rsidP="0089075B">
      <w:pPr>
        <w:ind w:left="360"/>
        <w:rPr>
          <w:rFonts w:ascii="Times New Roman" w:hAnsi="Times New Roman" w:cs="Times New Roman"/>
          <w:sz w:val="24"/>
          <w:szCs w:val="24"/>
        </w:rPr>
      </w:pPr>
    </w:p>
    <w:p w14:paraId="67A866E7" w14:textId="77777777" w:rsidR="0089075B" w:rsidRPr="00840371" w:rsidRDefault="0089075B" w:rsidP="0089075B">
      <w:pPr>
        <w:ind w:left="360"/>
        <w:rPr>
          <w:rFonts w:ascii="Times New Roman" w:hAnsi="Times New Roman" w:cs="Times New Roman"/>
          <w:sz w:val="24"/>
          <w:szCs w:val="24"/>
        </w:rPr>
      </w:pPr>
    </w:p>
    <w:p w14:paraId="42809617" w14:textId="77777777" w:rsidR="0089075B" w:rsidRPr="00840371" w:rsidRDefault="0089075B" w:rsidP="0089075B">
      <w:pPr>
        <w:ind w:left="360"/>
        <w:rPr>
          <w:rFonts w:ascii="Times New Roman" w:hAnsi="Times New Roman" w:cs="Times New Roman"/>
          <w:sz w:val="24"/>
          <w:szCs w:val="24"/>
        </w:rPr>
      </w:pPr>
    </w:p>
    <w:p w14:paraId="5A0AD8F4" w14:textId="77777777" w:rsidR="0089075B" w:rsidRPr="00840371" w:rsidRDefault="0089075B" w:rsidP="0089075B">
      <w:pPr>
        <w:ind w:left="360"/>
        <w:rPr>
          <w:rFonts w:ascii="Times New Roman" w:hAnsi="Times New Roman" w:cs="Times New Roman"/>
          <w:sz w:val="24"/>
          <w:szCs w:val="24"/>
        </w:rPr>
      </w:pPr>
    </w:p>
    <w:p w14:paraId="6D31F85B" w14:textId="77777777" w:rsidR="0089075B" w:rsidRPr="00840371" w:rsidRDefault="0089075B" w:rsidP="0089075B">
      <w:pPr>
        <w:ind w:left="360"/>
        <w:rPr>
          <w:rFonts w:ascii="Times New Roman" w:hAnsi="Times New Roman" w:cs="Times New Roman"/>
          <w:sz w:val="24"/>
          <w:szCs w:val="24"/>
        </w:rPr>
      </w:pPr>
    </w:p>
    <w:p w14:paraId="3111B498" w14:textId="77777777" w:rsidR="0089075B" w:rsidRPr="00840371" w:rsidRDefault="0089075B" w:rsidP="0089075B">
      <w:pPr>
        <w:ind w:left="360"/>
        <w:rPr>
          <w:rFonts w:ascii="Times New Roman" w:hAnsi="Times New Roman" w:cs="Times New Roman"/>
          <w:sz w:val="24"/>
          <w:szCs w:val="24"/>
        </w:rPr>
      </w:pPr>
    </w:p>
    <w:p w14:paraId="0F49F6AD" w14:textId="77777777" w:rsidR="0089075B" w:rsidRPr="00840371" w:rsidRDefault="0089075B" w:rsidP="0089075B">
      <w:pPr>
        <w:ind w:left="360"/>
        <w:rPr>
          <w:rFonts w:ascii="Times New Roman" w:hAnsi="Times New Roman" w:cs="Times New Roman"/>
          <w:sz w:val="24"/>
          <w:szCs w:val="24"/>
        </w:rPr>
      </w:pPr>
    </w:p>
    <w:p w14:paraId="2388FAF4" w14:textId="77777777" w:rsidR="0089075B" w:rsidRPr="00840371" w:rsidRDefault="0089075B" w:rsidP="0089075B">
      <w:pPr>
        <w:ind w:left="360"/>
        <w:rPr>
          <w:rFonts w:ascii="Times New Roman" w:hAnsi="Times New Roman" w:cs="Times New Roman"/>
          <w:sz w:val="24"/>
          <w:szCs w:val="24"/>
        </w:rPr>
      </w:pPr>
    </w:p>
    <w:p w14:paraId="59102DA5" w14:textId="77777777" w:rsidR="0089075B" w:rsidRPr="00840371" w:rsidRDefault="0089075B" w:rsidP="0089075B">
      <w:pPr>
        <w:ind w:left="360"/>
        <w:rPr>
          <w:rFonts w:ascii="Times New Roman" w:hAnsi="Times New Roman" w:cs="Times New Roman"/>
          <w:sz w:val="24"/>
          <w:szCs w:val="24"/>
        </w:rPr>
      </w:pPr>
    </w:p>
    <w:p w14:paraId="5CB3E5F6" w14:textId="77777777" w:rsidR="0089075B" w:rsidRPr="00840371" w:rsidRDefault="0089075B" w:rsidP="0089075B">
      <w:pPr>
        <w:ind w:left="360"/>
        <w:rPr>
          <w:rFonts w:ascii="Times New Roman" w:hAnsi="Times New Roman" w:cs="Times New Roman"/>
          <w:sz w:val="24"/>
          <w:szCs w:val="24"/>
        </w:rPr>
      </w:pPr>
    </w:p>
    <w:p w14:paraId="7C89F218" w14:textId="77777777" w:rsidR="0089075B" w:rsidRPr="00840371" w:rsidRDefault="0089075B" w:rsidP="0089075B">
      <w:pPr>
        <w:ind w:left="360"/>
        <w:rPr>
          <w:rFonts w:ascii="Times New Roman" w:hAnsi="Times New Roman" w:cs="Times New Roman"/>
          <w:sz w:val="24"/>
          <w:szCs w:val="24"/>
        </w:rPr>
      </w:pPr>
    </w:p>
    <w:p w14:paraId="531979DB" w14:textId="77777777" w:rsidR="0089075B" w:rsidRPr="00840371" w:rsidRDefault="0089075B" w:rsidP="0089075B">
      <w:pPr>
        <w:ind w:left="360"/>
        <w:rPr>
          <w:rFonts w:ascii="Times New Roman" w:hAnsi="Times New Roman" w:cs="Times New Roman"/>
          <w:sz w:val="24"/>
          <w:szCs w:val="24"/>
        </w:rPr>
      </w:pPr>
    </w:p>
    <w:p w14:paraId="29F41575" w14:textId="77777777" w:rsidR="0089075B" w:rsidRPr="00840371" w:rsidRDefault="0089075B" w:rsidP="0089075B">
      <w:pPr>
        <w:ind w:left="360"/>
        <w:rPr>
          <w:rFonts w:ascii="Times New Roman" w:hAnsi="Times New Roman" w:cs="Times New Roman"/>
          <w:sz w:val="24"/>
          <w:szCs w:val="24"/>
        </w:rPr>
      </w:pPr>
    </w:p>
    <w:p w14:paraId="2E2FFEA2" w14:textId="77777777" w:rsidR="00E35ED9" w:rsidRPr="00840371" w:rsidRDefault="00E35ED9" w:rsidP="00E35ED9">
      <w:bookmarkStart w:id="27" w:name="_Composite_Diagram"/>
      <w:bookmarkEnd w:id="27"/>
    </w:p>
    <w:p w14:paraId="43485859" w14:textId="2BDA3D62" w:rsidR="0089075B" w:rsidRPr="00840371" w:rsidRDefault="0089075B" w:rsidP="0089075B">
      <w:pPr>
        <w:pStyle w:val="ListParagraph"/>
        <w:rPr>
          <w:rFonts w:ascii="Times New Roman" w:hAnsi="Times New Roman" w:cs="Times New Roman"/>
          <w:sz w:val="24"/>
          <w:szCs w:val="24"/>
        </w:rPr>
      </w:pPr>
      <w:r w:rsidRPr="00840371">
        <w:rPr>
          <w:rFonts w:ascii="Times New Roman" w:hAnsi="Times New Roman" w:cs="Times New Roman"/>
          <w:noProof/>
          <w:sz w:val="24"/>
          <w:szCs w:val="24"/>
          <w:lang w:eastAsia="en-PH"/>
        </w:rPr>
        <w:drawing>
          <wp:inline distT="0" distB="0" distL="0" distR="0" wp14:anchorId="1E371381" wp14:editId="42E7C32D">
            <wp:extent cx="5943600" cy="29832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osite Diagram 23.07.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14:paraId="50376931" w14:textId="77777777" w:rsidR="0089075B" w:rsidRPr="00840371" w:rsidRDefault="0089075B" w:rsidP="0089075B">
      <w:pPr>
        <w:pStyle w:val="ListParagraph"/>
        <w:rPr>
          <w:rFonts w:ascii="Times New Roman" w:hAnsi="Times New Roman" w:cs="Times New Roman"/>
          <w:sz w:val="25"/>
          <w:szCs w:val="25"/>
        </w:rPr>
      </w:pPr>
    </w:p>
    <w:p w14:paraId="701FBDCA" w14:textId="0FAFDD26" w:rsidR="006B641D" w:rsidRPr="00840371" w:rsidRDefault="007A179C" w:rsidP="006B641D">
      <w:pPr>
        <w:pStyle w:val="Heading2"/>
        <w:ind w:left="360"/>
        <w:jc w:val="center"/>
        <w:rPr>
          <w:rFonts w:ascii="Arial" w:hAnsi="Arial" w:cs="Arial"/>
          <w:i/>
          <w:color w:val="auto"/>
          <w:sz w:val="25"/>
          <w:szCs w:val="25"/>
        </w:rPr>
      </w:pPr>
      <w:r w:rsidRPr="00840371">
        <w:rPr>
          <w:rFonts w:ascii="Arial" w:hAnsi="Arial" w:cs="Arial"/>
          <w:color w:val="auto"/>
          <w:sz w:val="25"/>
          <w:szCs w:val="25"/>
        </w:rPr>
        <w:t>Figure 14</w:t>
      </w:r>
      <w:r w:rsidR="006B641D" w:rsidRPr="00840371">
        <w:rPr>
          <w:rFonts w:ascii="Arial" w:hAnsi="Arial" w:cs="Arial"/>
          <w:color w:val="auto"/>
          <w:sz w:val="25"/>
          <w:szCs w:val="25"/>
        </w:rPr>
        <w:t xml:space="preserve">. </w:t>
      </w:r>
      <w:r w:rsidR="006B641D" w:rsidRPr="00840371">
        <w:rPr>
          <w:rFonts w:ascii="Arial" w:hAnsi="Arial" w:cs="Arial"/>
          <w:i/>
          <w:color w:val="auto"/>
          <w:sz w:val="25"/>
          <w:szCs w:val="25"/>
        </w:rPr>
        <w:t>Composite Diagram</w:t>
      </w:r>
    </w:p>
    <w:p w14:paraId="5711F73C" w14:textId="0F85DD62" w:rsidR="0089075B" w:rsidRPr="00840371" w:rsidRDefault="008256F4" w:rsidP="006B641D">
      <w:pPr>
        <w:pStyle w:val="ListParagraph"/>
        <w:jc w:val="center"/>
        <w:rPr>
          <w:rFonts w:ascii="Arial" w:hAnsi="Arial" w:cs="Arial"/>
          <w:sz w:val="24"/>
          <w:szCs w:val="24"/>
        </w:rPr>
      </w:pPr>
      <w:r w:rsidRPr="00840371">
        <w:rPr>
          <w:rFonts w:ascii="Arial" w:hAnsi="Arial" w:cs="Arial"/>
          <w:sz w:val="24"/>
          <w:szCs w:val="24"/>
        </w:rPr>
        <w:t>The diagram shown act as the internal structure of the system.</w:t>
      </w:r>
    </w:p>
    <w:p w14:paraId="6746A5D1" w14:textId="77777777" w:rsidR="0089075B" w:rsidRPr="00840371" w:rsidRDefault="0089075B" w:rsidP="0089075B">
      <w:pPr>
        <w:pStyle w:val="ListParagraph"/>
        <w:rPr>
          <w:rFonts w:ascii="Arial" w:hAnsi="Arial" w:cs="Arial"/>
          <w:sz w:val="24"/>
          <w:szCs w:val="24"/>
        </w:rPr>
      </w:pPr>
    </w:p>
    <w:p w14:paraId="1C5427C8" w14:textId="77777777" w:rsidR="0089075B" w:rsidRPr="00840371" w:rsidRDefault="0089075B" w:rsidP="0089075B">
      <w:pPr>
        <w:pStyle w:val="ListParagraph"/>
        <w:rPr>
          <w:rFonts w:ascii="Times New Roman" w:hAnsi="Times New Roman" w:cs="Times New Roman"/>
          <w:sz w:val="24"/>
          <w:szCs w:val="24"/>
        </w:rPr>
      </w:pPr>
    </w:p>
    <w:p w14:paraId="6386E9DD" w14:textId="77777777" w:rsidR="0089075B" w:rsidRPr="00840371" w:rsidRDefault="0089075B" w:rsidP="0089075B">
      <w:pPr>
        <w:pStyle w:val="ListParagraph"/>
        <w:rPr>
          <w:rFonts w:ascii="Times New Roman" w:hAnsi="Times New Roman" w:cs="Times New Roman"/>
          <w:sz w:val="24"/>
          <w:szCs w:val="24"/>
        </w:rPr>
      </w:pPr>
    </w:p>
    <w:p w14:paraId="49C6A4B1" w14:textId="52E2F407" w:rsidR="0089075B" w:rsidRPr="00840371" w:rsidRDefault="0089075B" w:rsidP="0089075B">
      <w:pPr>
        <w:pStyle w:val="ListParagraph"/>
        <w:rPr>
          <w:rFonts w:ascii="Times New Roman" w:hAnsi="Times New Roman" w:cs="Times New Roman"/>
          <w:sz w:val="24"/>
          <w:szCs w:val="24"/>
        </w:rPr>
      </w:pPr>
    </w:p>
    <w:p w14:paraId="67B8A175" w14:textId="277AFDF8" w:rsidR="006B641D" w:rsidRPr="00840371" w:rsidRDefault="006B641D" w:rsidP="0089075B">
      <w:pPr>
        <w:pStyle w:val="ListParagraph"/>
        <w:rPr>
          <w:rFonts w:ascii="Times New Roman" w:hAnsi="Times New Roman" w:cs="Times New Roman"/>
          <w:sz w:val="24"/>
          <w:szCs w:val="24"/>
        </w:rPr>
      </w:pPr>
    </w:p>
    <w:p w14:paraId="346DD45B" w14:textId="68BB1886" w:rsidR="006B641D" w:rsidRPr="00840371" w:rsidRDefault="006B641D" w:rsidP="0089075B">
      <w:pPr>
        <w:pStyle w:val="ListParagraph"/>
        <w:rPr>
          <w:rFonts w:ascii="Times New Roman" w:hAnsi="Times New Roman" w:cs="Times New Roman"/>
          <w:sz w:val="24"/>
          <w:szCs w:val="24"/>
        </w:rPr>
      </w:pPr>
    </w:p>
    <w:p w14:paraId="6CA8BABF" w14:textId="69033AD3" w:rsidR="006B641D" w:rsidRPr="00840371" w:rsidRDefault="006B641D" w:rsidP="0089075B">
      <w:pPr>
        <w:pStyle w:val="ListParagraph"/>
        <w:rPr>
          <w:rFonts w:ascii="Times New Roman" w:hAnsi="Times New Roman" w:cs="Times New Roman"/>
          <w:sz w:val="24"/>
          <w:szCs w:val="24"/>
        </w:rPr>
      </w:pPr>
    </w:p>
    <w:p w14:paraId="3BF4A7B7" w14:textId="2784459D" w:rsidR="006B641D" w:rsidRPr="00840371" w:rsidRDefault="006B641D" w:rsidP="0089075B">
      <w:pPr>
        <w:pStyle w:val="ListParagraph"/>
        <w:rPr>
          <w:rFonts w:ascii="Times New Roman" w:hAnsi="Times New Roman" w:cs="Times New Roman"/>
          <w:sz w:val="24"/>
          <w:szCs w:val="24"/>
        </w:rPr>
      </w:pPr>
    </w:p>
    <w:p w14:paraId="186F61FE" w14:textId="354A50A4" w:rsidR="006B641D" w:rsidRPr="00840371" w:rsidRDefault="006B641D" w:rsidP="0089075B">
      <w:pPr>
        <w:pStyle w:val="ListParagraph"/>
        <w:rPr>
          <w:rFonts w:ascii="Times New Roman" w:hAnsi="Times New Roman" w:cs="Times New Roman"/>
          <w:sz w:val="24"/>
          <w:szCs w:val="24"/>
        </w:rPr>
      </w:pPr>
    </w:p>
    <w:p w14:paraId="7F0465D0" w14:textId="503B2D2A" w:rsidR="006B641D" w:rsidRDefault="006B641D" w:rsidP="0089075B">
      <w:pPr>
        <w:pStyle w:val="ListParagraph"/>
        <w:rPr>
          <w:rFonts w:ascii="Times New Roman" w:hAnsi="Times New Roman" w:cs="Times New Roman"/>
          <w:sz w:val="24"/>
          <w:szCs w:val="24"/>
        </w:rPr>
      </w:pPr>
    </w:p>
    <w:p w14:paraId="0C33DEAF" w14:textId="77777777" w:rsidR="00CF3702" w:rsidRDefault="00CF3702" w:rsidP="0089075B">
      <w:pPr>
        <w:pStyle w:val="ListParagraph"/>
        <w:rPr>
          <w:rFonts w:ascii="Times New Roman" w:hAnsi="Times New Roman" w:cs="Times New Roman"/>
          <w:sz w:val="24"/>
          <w:szCs w:val="24"/>
        </w:rPr>
      </w:pPr>
    </w:p>
    <w:p w14:paraId="3CF2A69B" w14:textId="77777777" w:rsidR="00CF3702" w:rsidRDefault="00CF3702" w:rsidP="0089075B">
      <w:pPr>
        <w:pStyle w:val="ListParagraph"/>
        <w:rPr>
          <w:rFonts w:ascii="Times New Roman" w:hAnsi="Times New Roman" w:cs="Times New Roman"/>
          <w:sz w:val="24"/>
          <w:szCs w:val="24"/>
        </w:rPr>
      </w:pPr>
    </w:p>
    <w:p w14:paraId="43EE69A4" w14:textId="77777777" w:rsidR="00CF3702" w:rsidRDefault="00CF3702" w:rsidP="0089075B">
      <w:pPr>
        <w:pStyle w:val="ListParagraph"/>
        <w:rPr>
          <w:rFonts w:ascii="Times New Roman" w:hAnsi="Times New Roman" w:cs="Times New Roman"/>
          <w:sz w:val="24"/>
          <w:szCs w:val="24"/>
        </w:rPr>
      </w:pPr>
    </w:p>
    <w:p w14:paraId="2C57908C" w14:textId="77777777" w:rsidR="00CF3702" w:rsidRPr="00840371" w:rsidRDefault="00CF3702" w:rsidP="0089075B">
      <w:pPr>
        <w:pStyle w:val="ListParagraph"/>
        <w:rPr>
          <w:rFonts w:ascii="Times New Roman" w:hAnsi="Times New Roman" w:cs="Times New Roman"/>
          <w:sz w:val="24"/>
          <w:szCs w:val="24"/>
        </w:rPr>
      </w:pPr>
    </w:p>
    <w:p w14:paraId="09408D76" w14:textId="43535C36" w:rsidR="006B641D" w:rsidRPr="00840371" w:rsidRDefault="006B641D" w:rsidP="0089075B">
      <w:pPr>
        <w:pStyle w:val="ListParagraph"/>
        <w:rPr>
          <w:rFonts w:ascii="Times New Roman" w:hAnsi="Times New Roman" w:cs="Times New Roman"/>
          <w:sz w:val="24"/>
          <w:szCs w:val="24"/>
        </w:rPr>
      </w:pPr>
    </w:p>
    <w:p w14:paraId="70056E3D" w14:textId="2F73BE9C" w:rsidR="006B641D" w:rsidRPr="00840371" w:rsidRDefault="006B641D" w:rsidP="0089075B">
      <w:pPr>
        <w:pStyle w:val="ListParagraph"/>
        <w:rPr>
          <w:rFonts w:ascii="Times New Roman" w:hAnsi="Times New Roman" w:cs="Times New Roman"/>
          <w:sz w:val="24"/>
          <w:szCs w:val="24"/>
        </w:rPr>
      </w:pPr>
    </w:p>
    <w:p w14:paraId="7B897F5D" w14:textId="77777777" w:rsidR="008256F4" w:rsidRPr="00840371" w:rsidRDefault="008256F4" w:rsidP="0089075B">
      <w:pPr>
        <w:pStyle w:val="ListParagraph"/>
        <w:rPr>
          <w:rFonts w:ascii="Times New Roman" w:hAnsi="Times New Roman" w:cs="Times New Roman"/>
          <w:sz w:val="24"/>
          <w:szCs w:val="24"/>
        </w:rPr>
      </w:pPr>
    </w:p>
    <w:p w14:paraId="62C96BF6" w14:textId="30ABEF70" w:rsidR="008256F4" w:rsidRPr="00840371" w:rsidRDefault="008256F4" w:rsidP="005A707A">
      <w:pPr>
        <w:rPr>
          <w:rFonts w:ascii="Arial" w:hAnsi="Arial" w:cs="Arial"/>
          <w:b/>
          <w:sz w:val="28"/>
          <w:szCs w:val="28"/>
        </w:rPr>
      </w:pPr>
      <w:r w:rsidRPr="00840371">
        <w:rPr>
          <w:rFonts w:ascii="Arial" w:hAnsi="Arial" w:cs="Arial"/>
          <w:b/>
          <w:sz w:val="28"/>
          <w:szCs w:val="28"/>
        </w:rPr>
        <w:t>Figure 15. Use Case Fully Developed</w:t>
      </w:r>
    </w:p>
    <w:tbl>
      <w:tblPr>
        <w:tblStyle w:val="TableGrid"/>
        <w:tblW w:w="0" w:type="auto"/>
        <w:tblInd w:w="-2" w:type="dxa"/>
        <w:tblLook w:val="04A0" w:firstRow="1" w:lastRow="0" w:firstColumn="1" w:lastColumn="0" w:noHBand="0" w:noVBand="1"/>
      </w:tblPr>
      <w:tblGrid>
        <w:gridCol w:w="4068"/>
        <w:gridCol w:w="2593"/>
        <w:gridCol w:w="2691"/>
      </w:tblGrid>
      <w:tr w:rsidR="00840371" w:rsidRPr="00840371" w14:paraId="6272CB3E" w14:textId="77777777" w:rsidTr="008256F4">
        <w:trPr>
          <w:trHeight w:val="78"/>
        </w:trPr>
        <w:tc>
          <w:tcPr>
            <w:tcW w:w="4802" w:type="dxa"/>
            <w:tcBorders>
              <w:bottom w:val="single" w:sz="6" w:space="0" w:color="000000" w:themeColor="text1"/>
              <w:right w:val="single" w:sz="6" w:space="0" w:color="000000" w:themeColor="text1"/>
            </w:tcBorders>
          </w:tcPr>
          <w:p w14:paraId="60472CF8" w14:textId="77777777" w:rsidR="008256F4" w:rsidRPr="00840371" w:rsidRDefault="008256F4" w:rsidP="008256F4">
            <w:pPr>
              <w:rPr>
                <w:rFonts w:ascii="Arial" w:hAnsi="Arial" w:cs="Arial"/>
                <w:b/>
              </w:rPr>
            </w:pPr>
            <w:r w:rsidRPr="00840371">
              <w:rPr>
                <w:rFonts w:ascii="Arial" w:hAnsi="Arial" w:cs="Arial"/>
                <w:b/>
              </w:rPr>
              <w:t>Use Case Name:</w:t>
            </w:r>
          </w:p>
        </w:tc>
        <w:tc>
          <w:tcPr>
            <w:tcW w:w="5701" w:type="dxa"/>
            <w:gridSpan w:val="2"/>
            <w:tcBorders>
              <w:left w:val="single" w:sz="6" w:space="0" w:color="000000" w:themeColor="text1"/>
            </w:tcBorders>
          </w:tcPr>
          <w:p w14:paraId="25950F25" w14:textId="77777777" w:rsidR="008256F4" w:rsidRPr="00840371" w:rsidRDefault="008256F4" w:rsidP="008256F4">
            <w:pPr>
              <w:rPr>
                <w:rFonts w:ascii="Arial" w:hAnsi="Arial" w:cs="Arial"/>
              </w:rPr>
            </w:pPr>
            <w:r w:rsidRPr="00840371">
              <w:rPr>
                <w:rFonts w:ascii="Arial" w:hAnsi="Arial" w:cs="Arial"/>
              </w:rPr>
              <w:t>Read offline weather station</w:t>
            </w:r>
          </w:p>
        </w:tc>
      </w:tr>
      <w:tr w:rsidR="00840371" w:rsidRPr="00840371" w14:paraId="60DD31B9" w14:textId="77777777" w:rsidTr="008256F4">
        <w:trPr>
          <w:trHeight w:val="336"/>
        </w:trPr>
        <w:tc>
          <w:tcPr>
            <w:tcW w:w="4802" w:type="dxa"/>
            <w:tcBorders>
              <w:top w:val="single" w:sz="6" w:space="0" w:color="000000" w:themeColor="text1"/>
              <w:right w:val="single" w:sz="6" w:space="0" w:color="000000" w:themeColor="text1"/>
            </w:tcBorders>
          </w:tcPr>
          <w:p w14:paraId="68EBEA54" w14:textId="77777777" w:rsidR="008256F4" w:rsidRPr="00840371" w:rsidRDefault="008256F4" w:rsidP="008256F4">
            <w:pPr>
              <w:rPr>
                <w:rFonts w:ascii="Arial" w:hAnsi="Arial" w:cs="Arial"/>
                <w:b/>
              </w:rPr>
            </w:pPr>
            <w:r w:rsidRPr="00840371">
              <w:rPr>
                <w:rFonts w:ascii="Arial" w:hAnsi="Arial" w:cs="Arial"/>
                <w:b/>
              </w:rPr>
              <w:t>Scenario:</w:t>
            </w:r>
          </w:p>
        </w:tc>
        <w:tc>
          <w:tcPr>
            <w:tcW w:w="5701" w:type="dxa"/>
            <w:gridSpan w:val="2"/>
            <w:tcBorders>
              <w:left w:val="single" w:sz="6" w:space="0" w:color="000000" w:themeColor="text1"/>
            </w:tcBorders>
          </w:tcPr>
          <w:p w14:paraId="3D898C6E" w14:textId="77777777" w:rsidR="008256F4" w:rsidRPr="00840371" w:rsidRDefault="008256F4" w:rsidP="008256F4">
            <w:pPr>
              <w:rPr>
                <w:rFonts w:ascii="Arial" w:hAnsi="Arial" w:cs="Arial"/>
              </w:rPr>
            </w:pPr>
            <w:r w:rsidRPr="00840371">
              <w:rPr>
                <w:rFonts w:ascii="Arial" w:hAnsi="Arial" w:cs="Arial"/>
              </w:rPr>
              <w:t>Read list of offline weather station</w:t>
            </w:r>
          </w:p>
        </w:tc>
      </w:tr>
      <w:tr w:rsidR="00840371" w:rsidRPr="00840371" w14:paraId="2E120C67" w14:textId="77777777" w:rsidTr="008256F4">
        <w:trPr>
          <w:trHeight w:val="386"/>
        </w:trPr>
        <w:tc>
          <w:tcPr>
            <w:tcW w:w="4802" w:type="dxa"/>
            <w:tcBorders>
              <w:right w:val="single" w:sz="6" w:space="0" w:color="000000" w:themeColor="text1"/>
            </w:tcBorders>
          </w:tcPr>
          <w:p w14:paraId="20C97747" w14:textId="77777777" w:rsidR="008256F4" w:rsidRPr="00840371" w:rsidRDefault="008256F4" w:rsidP="008256F4">
            <w:pPr>
              <w:rPr>
                <w:rFonts w:ascii="Arial" w:hAnsi="Arial" w:cs="Arial"/>
                <w:b/>
              </w:rPr>
            </w:pPr>
            <w:r w:rsidRPr="00840371">
              <w:rPr>
                <w:rFonts w:ascii="Arial" w:hAnsi="Arial" w:cs="Arial"/>
                <w:b/>
              </w:rPr>
              <w:t>Triggering Event:</w:t>
            </w:r>
          </w:p>
        </w:tc>
        <w:tc>
          <w:tcPr>
            <w:tcW w:w="5701" w:type="dxa"/>
            <w:gridSpan w:val="2"/>
            <w:tcBorders>
              <w:left w:val="single" w:sz="6" w:space="0" w:color="000000" w:themeColor="text1"/>
            </w:tcBorders>
          </w:tcPr>
          <w:p w14:paraId="6BF195F0" w14:textId="77777777" w:rsidR="008256F4" w:rsidRPr="00840371" w:rsidRDefault="008256F4" w:rsidP="008256F4">
            <w:pPr>
              <w:rPr>
                <w:rFonts w:ascii="Arial" w:hAnsi="Arial" w:cs="Arial"/>
              </w:rPr>
            </w:pPr>
            <w:r w:rsidRPr="00840371">
              <w:rPr>
                <w:rFonts w:ascii="Arial" w:hAnsi="Arial" w:cs="Arial"/>
              </w:rPr>
              <w:t>Status check</w:t>
            </w:r>
          </w:p>
        </w:tc>
      </w:tr>
      <w:tr w:rsidR="00840371" w:rsidRPr="00840371" w14:paraId="08961F01" w14:textId="77777777" w:rsidTr="008256F4">
        <w:trPr>
          <w:trHeight w:val="635"/>
        </w:trPr>
        <w:tc>
          <w:tcPr>
            <w:tcW w:w="4802" w:type="dxa"/>
            <w:tcBorders>
              <w:right w:val="single" w:sz="6" w:space="0" w:color="000000" w:themeColor="text1"/>
            </w:tcBorders>
          </w:tcPr>
          <w:p w14:paraId="05729AC5" w14:textId="77777777" w:rsidR="008256F4" w:rsidRPr="00840371" w:rsidRDefault="008256F4" w:rsidP="008256F4">
            <w:pPr>
              <w:rPr>
                <w:rFonts w:ascii="Arial" w:hAnsi="Arial" w:cs="Arial"/>
                <w:b/>
              </w:rPr>
            </w:pPr>
            <w:r w:rsidRPr="00840371">
              <w:rPr>
                <w:rFonts w:ascii="Arial" w:hAnsi="Arial" w:cs="Arial"/>
                <w:b/>
              </w:rPr>
              <w:t>Brief Description:</w:t>
            </w:r>
          </w:p>
        </w:tc>
        <w:tc>
          <w:tcPr>
            <w:tcW w:w="5701" w:type="dxa"/>
            <w:gridSpan w:val="2"/>
            <w:tcBorders>
              <w:left w:val="single" w:sz="6" w:space="0" w:color="000000" w:themeColor="text1"/>
            </w:tcBorders>
          </w:tcPr>
          <w:p w14:paraId="18A838C2" w14:textId="77777777" w:rsidR="008256F4" w:rsidRPr="00840371" w:rsidRDefault="008256F4" w:rsidP="008256F4">
            <w:pPr>
              <w:rPr>
                <w:rFonts w:ascii="Arial" w:hAnsi="Arial" w:cs="Arial"/>
              </w:rPr>
            </w:pPr>
            <w:r w:rsidRPr="00840371">
              <w:rPr>
                <w:rFonts w:ascii="Arial" w:hAnsi="Arial" w:cs="Arial"/>
              </w:rPr>
              <w:t>When the technician is required to see if any of the weather stations is offline, he must do a status check of the weather stations to acquire a list of offline weather stations.</w:t>
            </w:r>
          </w:p>
        </w:tc>
      </w:tr>
      <w:tr w:rsidR="00840371" w:rsidRPr="00840371" w14:paraId="7E3BCD0F" w14:textId="77777777" w:rsidTr="008256F4">
        <w:trPr>
          <w:trHeight w:val="677"/>
        </w:trPr>
        <w:tc>
          <w:tcPr>
            <w:tcW w:w="4802" w:type="dxa"/>
            <w:tcBorders>
              <w:right w:val="single" w:sz="6" w:space="0" w:color="000000" w:themeColor="text1"/>
            </w:tcBorders>
          </w:tcPr>
          <w:p w14:paraId="02302982" w14:textId="77777777" w:rsidR="008256F4" w:rsidRPr="00840371" w:rsidRDefault="008256F4" w:rsidP="008256F4">
            <w:pPr>
              <w:rPr>
                <w:rFonts w:ascii="Arial" w:hAnsi="Arial" w:cs="Arial"/>
                <w:b/>
              </w:rPr>
            </w:pPr>
            <w:r w:rsidRPr="00840371">
              <w:rPr>
                <w:rFonts w:ascii="Arial" w:hAnsi="Arial" w:cs="Arial"/>
                <w:b/>
              </w:rPr>
              <w:t>Actors:</w:t>
            </w:r>
          </w:p>
        </w:tc>
        <w:tc>
          <w:tcPr>
            <w:tcW w:w="5701" w:type="dxa"/>
            <w:gridSpan w:val="2"/>
            <w:tcBorders>
              <w:left w:val="single" w:sz="6" w:space="0" w:color="000000" w:themeColor="text1"/>
            </w:tcBorders>
          </w:tcPr>
          <w:p w14:paraId="0CB4FFED" w14:textId="77777777" w:rsidR="008256F4" w:rsidRPr="00840371" w:rsidRDefault="008256F4" w:rsidP="008256F4">
            <w:pPr>
              <w:rPr>
                <w:rFonts w:ascii="Arial" w:hAnsi="Arial" w:cs="Arial"/>
              </w:rPr>
            </w:pPr>
            <w:r w:rsidRPr="00840371">
              <w:rPr>
                <w:rFonts w:ascii="Arial" w:hAnsi="Arial" w:cs="Arial"/>
              </w:rPr>
              <w:t>Data Quality Team</w:t>
            </w:r>
          </w:p>
          <w:p w14:paraId="16CAD436" w14:textId="77777777" w:rsidR="008256F4" w:rsidRPr="00840371" w:rsidRDefault="008256F4" w:rsidP="008256F4">
            <w:pPr>
              <w:rPr>
                <w:rFonts w:ascii="Arial" w:hAnsi="Arial" w:cs="Arial"/>
              </w:rPr>
            </w:pPr>
          </w:p>
        </w:tc>
      </w:tr>
      <w:tr w:rsidR="00840371" w:rsidRPr="00840371" w14:paraId="3C3F44BE" w14:textId="77777777" w:rsidTr="008256F4">
        <w:trPr>
          <w:trHeight w:val="635"/>
        </w:trPr>
        <w:tc>
          <w:tcPr>
            <w:tcW w:w="4802" w:type="dxa"/>
            <w:tcBorders>
              <w:right w:val="single" w:sz="6" w:space="0" w:color="000000" w:themeColor="text1"/>
            </w:tcBorders>
          </w:tcPr>
          <w:p w14:paraId="5736A4E8" w14:textId="77777777" w:rsidR="008256F4" w:rsidRPr="00840371" w:rsidRDefault="008256F4" w:rsidP="008256F4">
            <w:pPr>
              <w:rPr>
                <w:rFonts w:ascii="Arial" w:hAnsi="Arial" w:cs="Arial"/>
                <w:b/>
              </w:rPr>
            </w:pPr>
            <w:r w:rsidRPr="00840371">
              <w:rPr>
                <w:rFonts w:ascii="Arial" w:hAnsi="Arial" w:cs="Arial"/>
                <w:b/>
              </w:rPr>
              <w:t>Related Use Cases:</w:t>
            </w:r>
          </w:p>
        </w:tc>
        <w:tc>
          <w:tcPr>
            <w:tcW w:w="5701" w:type="dxa"/>
            <w:gridSpan w:val="2"/>
            <w:tcBorders>
              <w:left w:val="single" w:sz="6" w:space="0" w:color="000000" w:themeColor="text1"/>
            </w:tcBorders>
          </w:tcPr>
          <w:p w14:paraId="66614274" w14:textId="77777777" w:rsidR="008256F4" w:rsidRPr="00840371" w:rsidRDefault="008256F4" w:rsidP="008256F4">
            <w:pPr>
              <w:rPr>
                <w:rFonts w:ascii="Arial" w:hAnsi="Arial" w:cs="Arial"/>
              </w:rPr>
            </w:pPr>
            <w:r w:rsidRPr="00840371">
              <w:rPr>
                <w:rFonts w:ascii="Arial" w:hAnsi="Arial" w:cs="Arial"/>
                <w:szCs w:val="20"/>
              </w:rPr>
              <w:t>Alert and presentation error of weather machine</w:t>
            </w:r>
          </w:p>
        </w:tc>
      </w:tr>
      <w:tr w:rsidR="00840371" w:rsidRPr="00840371" w14:paraId="1D4D194F" w14:textId="77777777" w:rsidTr="008256F4">
        <w:trPr>
          <w:trHeight w:val="635"/>
        </w:trPr>
        <w:tc>
          <w:tcPr>
            <w:tcW w:w="4802" w:type="dxa"/>
            <w:tcBorders>
              <w:right w:val="single" w:sz="6" w:space="0" w:color="000000" w:themeColor="text1"/>
            </w:tcBorders>
          </w:tcPr>
          <w:p w14:paraId="623CF660" w14:textId="77777777" w:rsidR="008256F4" w:rsidRPr="00840371" w:rsidRDefault="008256F4" w:rsidP="008256F4">
            <w:pPr>
              <w:rPr>
                <w:rFonts w:ascii="Arial" w:hAnsi="Arial" w:cs="Arial"/>
                <w:b/>
              </w:rPr>
            </w:pPr>
            <w:r w:rsidRPr="00840371">
              <w:rPr>
                <w:rFonts w:ascii="Arial" w:hAnsi="Arial" w:cs="Arial"/>
                <w:b/>
              </w:rPr>
              <w:t>Stakeholders:</w:t>
            </w:r>
          </w:p>
        </w:tc>
        <w:tc>
          <w:tcPr>
            <w:tcW w:w="5701" w:type="dxa"/>
            <w:gridSpan w:val="2"/>
            <w:tcBorders>
              <w:left w:val="single" w:sz="6" w:space="0" w:color="000000" w:themeColor="text1"/>
            </w:tcBorders>
          </w:tcPr>
          <w:p w14:paraId="57C4BA68" w14:textId="77777777" w:rsidR="008256F4" w:rsidRPr="00840371" w:rsidRDefault="008256F4" w:rsidP="008256F4">
            <w:pPr>
              <w:rPr>
                <w:rFonts w:ascii="Arial" w:hAnsi="Arial" w:cs="Arial"/>
              </w:rPr>
            </w:pPr>
            <w:r w:rsidRPr="00840371">
              <w:rPr>
                <w:rFonts w:ascii="Arial" w:hAnsi="Arial" w:cs="Arial"/>
              </w:rPr>
              <w:t>Data Quality team: to check the upload and download of the data of the weather stations</w:t>
            </w:r>
          </w:p>
          <w:p w14:paraId="31301973" w14:textId="77777777" w:rsidR="008256F4" w:rsidRPr="00840371" w:rsidRDefault="008256F4" w:rsidP="008256F4">
            <w:pPr>
              <w:rPr>
                <w:rFonts w:ascii="Arial" w:hAnsi="Arial" w:cs="Arial"/>
              </w:rPr>
            </w:pPr>
            <w:r w:rsidRPr="00840371">
              <w:rPr>
                <w:rFonts w:ascii="Arial" w:hAnsi="Arial" w:cs="Arial"/>
              </w:rPr>
              <w:t>Operations and Maintenance department: to apply maintenance for the weather stations to be operational again</w:t>
            </w:r>
          </w:p>
        </w:tc>
      </w:tr>
      <w:tr w:rsidR="00840371" w:rsidRPr="00840371" w14:paraId="10175575" w14:textId="77777777" w:rsidTr="008256F4">
        <w:trPr>
          <w:trHeight w:val="377"/>
        </w:trPr>
        <w:tc>
          <w:tcPr>
            <w:tcW w:w="4802" w:type="dxa"/>
            <w:tcBorders>
              <w:bottom w:val="single" w:sz="6" w:space="0" w:color="000000" w:themeColor="text1"/>
              <w:right w:val="single" w:sz="6" w:space="0" w:color="000000" w:themeColor="text1"/>
            </w:tcBorders>
          </w:tcPr>
          <w:p w14:paraId="31D0BEF2" w14:textId="77777777" w:rsidR="008256F4" w:rsidRPr="00840371" w:rsidRDefault="008256F4" w:rsidP="008256F4">
            <w:pPr>
              <w:rPr>
                <w:rFonts w:ascii="Arial" w:hAnsi="Arial" w:cs="Arial"/>
                <w:b/>
              </w:rPr>
            </w:pPr>
            <w:r w:rsidRPr="00840371">
              <w:rPr>
                <w:rFonts w:ascii="Arial" w:hAnsi="Arial" w:cs="Arial"/>
                <w:b/>
              </w:rPr>
              <w:t>Preconditions:</w:t>
            </w:r>
          </w:p>
        </w:tc>
        <w:tc>
          <w:tcPr>
            <w:tcW w:w="5701" w:type="dxa"/>
            <w:gridSpan w:val="2"/>
            <w:tcBorders>
              <w:left w:val="single" w:sz="6" w:space="0" w:color="000000" w:themeColor="text1"/>
              <w:bottom w:val="single" w:sz="6" w:space="0" w:color="000000" w:themeColor="text1"/>
              <w:right w:val="single" w:sz="6" w:space="0" w:color="000000" w:themeColor="text1"/>
            </w:tcBorders>
          </w:tcPr>
          <w:p w14:paraId="303A1C30" w14:textId="77777777" w:rsidR="008256F4" w:rsidRPr="00840371" w:rsidRDefault="008256F4" w:rsidP="008256F4">
            <w:pPr>
              <w:rPr>
                <w:rFonts w:ascii="Arial" w:hAnsi="Arial" w:cs="Arial"/>
              </w:rPr>
            </w:pPr>
            <w:r w:rsidRPr="00840371">
              <w:rPr>
                <w:rFonts w:ascii="Arial" w:hAnsi="Arial" w:cs="Arial"/>
              </w:rPr>
              <w:t>Weather station must exist</w:t>
            </w:r>
          </w:p>
          <w:p w14:paraId="405821D9" w14:textId="77777777" w:rsidR="008256F4" w:rsidRPr="00840371" w:rsidRDefault="008256F4" w:rsidP="008256F4">
            <w:pPr>
              <w:rPr>
                <w:rFonts w:ascii="Arial" w:hAnsi="Arial" w:cs="Arial"/>
              </w:rPr>
            </w:pPr>
            <w:r w:rsidRPr="00840371">
              <w:rPr>
                <w:rFonts w:ascii="Arial" w:hAnsi="Arial" w:cs="Arial"/>
              </w:rPr>
              <w:t>Alert System must be functional</w:t>
            </w:r>
          </w:p>
        </w:tc>
      </w:tr>
      <w:tr w:rsidR="00840371" w:rsidRPr="00840371" w14:paraId="73466521" w14:textId="77777777" w:rsidTr="008256F4">
        <w:tblPrEx>
          <w:tblBorders>
            <w:top w:val="single" w:sz="6" w:space="0" w:color="000000" w:themeColor="text1"/>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250"/>
        </w:trPr>
        <w:tc>
          <w:tcPr>
            <w:tcW w:w="480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3611E3" w14:textId="77777777" w:rsidR="008256F4" w:rsidRPr="00840371" w:rsidRDefault="008256F4" w:rsidP="008256F4">
            <w:pPr>
              <w:rPr>
                <w:rFonts w:ascii="Arial" w:hAnsi="Arial" w:cs="Arial"/>
                <w:b/>
              </w:rPr>
            </w:pPr>
            <w:r w:rsidRPr="00840371">
              <w:rPr>
                <w:rFonts w:ascii="Arial" w:hAnsi="Arial" w:cs="Arial"/>
                <w:b/>
              </w:rPr>
              <w:t>Post Conditions:</w:t>
            </w:r>
          </w:p>
        </w:tc>
        <w:tc>
          <w:tcPr>
            <w:tcW w:w="5701" w:type="dxa"/>
            <w:gridSpan w:val="2"/>
            <w:tcBorders>
              <w:top w:val="single" w:sz="6" w:space="0" w:color="000000" w:themeColor="text1"/>
              <w:left w:val="single" w:sz="6" w:space="0" w:color="000000" w:themeColor="text1"/>
              <w:bottom w:val="single" w:sz="4" w:space="0" w:color="auto"/>
              <w:right w:val="single" w:sz="6" w:space="0" w:color="000000" w:themeColor="text1"/>
            </w:tcBorders>
          </w:tcPr>
          <w:p w14:paraId="37592DFF" w14:textId="77777777" w:rsidR="008256F4" w:rsidRPr="00840371" w:rsidRDefault="008256F4" w:rsidP="008256F4">
            <w:pPr>
              <w:rPr>
                <w:rFonts w:ascii="Arial" w:hAnsi="Arial" w:cs="Arial"/>
              </w:rPr>
            </w:pPr>
            <w:r w:rsidRPr="00840371">
              <w:rPr>
                <w:rFonts w:ascii="Arial" w:hAnsi="Arial" w:cs="Arial"/>
              </w:rPr>
              <w:t>Alert System warns technician of down or non-functional weather stations</w:t>
            </w:r>
          </w:p>
        </w:tc>
      </w:tr>
      <w:tr w:rsidR="00840371" w:rsidRPr="00840371" w14:paraId="7D0B5423" w14:textId="77777777" w:rsidTr="008256F4">
        <w:tblPrEx>
          <w:tblBorders>
            <w:top w:val="single" w:sz="6" w:space="0" w:color="000000" w:themeColor="text1"/>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450"/>
        </w:trPr>
        <w:tc>
          <w:tcPr>
            <w:tcW w:w="4802" w:type="dxa"/>
            <w:vMerge w:val="restart"/>
            <w:tcBorders>
              <w:top w:val="single" w:sz="6" w:space="0" w:color="000000" w:themeColor="text1"/>
              <w:left w:val="single" w:sz="6" w:space="0" w:color="000000" w:themeColor="text1"/>
              <w:right w:val="single" w:sz="6" w:space="0" w:color="000000" w:themeColor="text1"/>
            </w:tcBorders>
          </w:tcPr>
          <w:p w14:paraId="6EA2867E" w14:textId="77777777" w:rsidR="008256F4" w:rsidRPr="00840371" w:rsidRDefault="008256F4" w:rsidP="008256F4">
            <w:pPr>
              <w:rPr>
                <w:rFonts w:ascii="Arial" w:hAnsi="Arial" w:cs="Arial"/>
                <w:b/>
              </w:rPr>
            </w:pPr>
            <w:r w:rsidRPr="00840371">
              <w:rPr>
                <w:rFonts w:ascii="Arial" w:hAnsi="Arial" w:cs="Arial"/>
                <w:b/>
              </w:rPr>
              <w:t>Flow of Activities:</w:t>
            </w:r>
          </w:p>
          <w:p w14:paraId="6C0E7201" w14:textId="77777777" w:rsidR="008256F4" w:rsidRPr="00840371" w:rsidRDefault="008256F4" w:rsidP="008256F4">
            <w:pPr>
              <w:rPr>
                <w:rFonts w:ascii="Arial" w:hAnsi="Arial" w:cs="Arial"/>
                <w:b/>
              </w:rPr>
            </w:pPr>
          </w:p>
        </w:tc>
        <w:tc>
          <w:tcPr>
            <w:tcW w:w="2773" w:type="dxa"/>
            <w:tcBorders>
              <w:top w:val="single" w:sz="4" w:space="0" w:color="auto"/>
              <w:left w:val="single" w:sz="6" w:space="0" w:color="000000" w:themeColor="text1"/>
              <w:bottom w:val="single" w:sz="4" w:space="0" w:color="auto"/>
              <w:right w:val="single" w:sz="4" w:space="0" w:color="auto"/>
            </w:tcBorders>
          </w:tcPr>
          <w:p w14:paraId="01386F4D" w14:textId="77777777" w:rsidR="008256F4" w:rsidRPr="00840371" w:rsidRDefault="008256F4" w:rsidP="008256F4">
            <w:pPr>
              <w:rPr>
                <w:rFonts w:ascii="Arial" w:hAnsi="Arial" w:cs="Arial"/>
              </w:rPr>
            </w:pPr>
            <w:r w:rsidRPr="00840371">
              <w:rPr>
                <w:rFonts w:ascii="Arial" w:hAnsi="Arial" w:cs="Arial"/>
              </w:rPr>
              <w:t>Actor</w:t>
            </w:r>
          </w:p>
        </w:tc>
        <w:tc>
          <w:tcPr>
            <w:tcW w:w="2928" w:type="dxa"/>
            <w:tcBorders>
              <w:top w:val="single" w:sz="4" w:space="0" w:color="auto"/>
              <w:left w:val="single" w:sz="4" w:space="0" w:color="auto"/>
              <w:bottom w:val="single" w:sz="4" w:space="0" w:color="auto"/>
              <w:right w:val="single" w:sz="6" w:space="0" w:color="000000" w:themeColor="text1"/>
            </w:tcBorders>
          </w:tcPr>
          <w:p w14:paraId="6D1295D7" w14:textId="77777777" w:rsidR="008256F4" w:rsidRPr="00840371" w:rsidRDefault="008256F4" w:rsidP="008256F4">
            <w:pPr>
              <w:rPr>
                <w:rFonts w:ascii="Arial" w:hAnsi="Arial" w:cs="Arial"/>
              </w:rPr>
            </w:pPr>
            <w:r w:rsidRPr="00840371">
              <w:rPr>
                <w:rFonts w:ascii="Arial" w:hAnsi="Arial" w:cs="Arial"/>
              </w:rPr>
              <w:t>System</w:t>
            </w:r>
          </w:p>
        </w:tc>
      </w:tr>
      <w:tr w:rsidR="00840371" w:rsidRPr="00840371" w14:paraId="598E2CB6" w14:textId="77777777" w:rsidTr="008256F4">
        <w:tblPrEx>
          <w:tblBorders>
            <w:top w:val="single" w:sz="6" w:space="0" w:color="000000" w:themeColor="text1"/>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4157"/>
        </w:trPr>
        <w:tc>
          <w:tcPr>
            <w:tcW w:w="4802" w:type="dxa"/>
            <w:vMerge/>
            <w:tcBorders>
              <w:left w:val="single" w:sz="6" w:space="0" w:color="000000" w:themeColor="text1"/>
              <w:bottom w:val="single" w:sz="6" w:space="0" w:color="000000" w:themeColor="text1"/>
              <w:right w:val="single" w:sz="6" w:space="0" w:color="000000" w:themeColor="text1"/>
            </w:tcBorders>
          </w:tcPr>
          <w:p w14:paraId="36A7B1D6" w14:textId="77777777" w:rsidR="008256F4" w:rsidRPr="00840371" w:rsidRDefault="008256F4" w:rsidP="008256F4">
            <w:pPr>
              <w:rPr>
                <w:rFonts w:ascii="Arial" w:hAnsi="Arial" w:cs="Arial"/>
                <w:b/>
              </w:rPr>
            </w:pPr>
          </w:p>
        </w:tc>
        <w:tc>
          <w:tcPr>
            <w:tcW w:w="2773" w:type="dxa"/>
            <w:tcBorders>
              <w:top w:val="single" w:sz="4" w:space="0" w:color="auto"/>
              <w:left w:val="single" w:sz="6" w:space="0" w:color="000000" w:themeColor="text1"/>
              <w:bottom w:val="single" w:sz="6" w:space="0" w:color="000000" w:themeColor="text1"/>
              <w:right w:val="single" w:sz="4" w:space="0" w:color="auto"/>
            </w:tcBorders>
          </w:tcPr>
          <w:p w14:paraId="5A5E209A" w14:textId="77777777" w:rsidR="008256F4" w:rsidRPr="00840371" w:rsidRDefault="008256F4" w:rsidP="00063FD6">
            <w:pPr>
              <w:pStyle w:val="ListParagraph"/>
              <w:numPr>
                <w:ilvl w:val="0"/>
                <w:numId w:val="21"/>
              </w:numPr>
              <w:rPr>
                <w:rFonts w:ascii="Arial" w:hAnsi="Arial" w:cs="Arial"/>
              </w:rPr>
            </w:pPr>
            <w:r w:rsidRPr="00840371">
              <w:rPr>
                <w:rFonts w:ascii="Arial" w:hAnsi="Arial" w:cs="Arial"/>
              </w:rPr>
              <w:t>The technician goes to the application and enters his login information</w:t>
            </w:r>
          </w:p>
          <w:p w14:paraId="6815A72F" w14:textId="77777777" w:rsidR="008256F4" w:rsidRPr="00840371" w:rsidRDefault="008256F4" w:rsidP="00063FD6">
            <w:pPr>
              <w:pStyle w:val="ListParagraph"/>
              <w:numPr>
                <w:ilvl w:val="0"/>
                <w:numId w:val="21"/>
              </w:numPr>
              <w:rPr>
                <w:rFonts w:ascii="Arial" w:hAnsi="Arial" w:cs="Arial"/>
              </w:rPr>
            </w:pPr>
            <w:r w:rsidRPr="00840371">
              <w:rPr>
                <w:rFonts w:ascii="Arial" w:hAnsi="Arial" w:cs="Arial"/>
              </w:rPr>
              <w:t>He navigates to the weather stations status page</w:t>
            </w:r>
          </w:p>
          <w:p w14:paraId="21BB9DDA" w14:textId="77777777" w:rsidR="008256F4" w:rsidRPr="00840371" w:rsidRDefault="008256F4" w:rsidP="00063FD6">
            <w:pPr>
              <w:pStyle w:val="ListParagraph"/>
              <w:numPr>
                <w:ilvl w:val="0"/>
                <w:numId w:val="21"/>
              </w:numPr>
              <w:rPr>
                <w:rFonts w:ascii="Arial" w:hAnsi="Arial" w:cs="Arial"/>
              </w:rPr>
            </w:pPr>
            <w:r w:rsidRPr="00840371">
              <w:rPr>
                <w:rFonts w:ascii="Arial" w:hAnsi="Arial" w:cs="Arial"/>
              </w:rPr>
              <w:t>The Technician analyzes the statuses</w:t>
            </w:r>
          </w:p>
          <w:p w14:paraId="35A37DA0" w14:textId="77777777" w:rsidR="008256F4" w:rsidRPr="00840371" w:rsidRDefault="008256F4" w:rsidP="00063FD6">
            <w:pPr>
              <w:pStyle w:val="ListParagraph"/>
              <w:numPr>
                <w:ilvl w:val="0"/>
                <w:numId w:val="21"/>
              </w:numPr>
              <w:rPr>
                <w:rFonts w:ascii="Arial" w:hAnsi="Arial" w:cs="Arial"/>
              </w:rPr>
            </w:pPr>
            <w:r w:rsidRPr="00840371">
              <w:rPr>
                <w:rFonts w:ascii="Arial" w:hAnsi="Arial" w:cs="Arial"/>
              </w:rPr>
              <w:t>The Technician lists down the weather station statuses</w:t>
            </w:r>
          </w:p>
        </w:tc>
        <w:tc>
          <w:tcPr>
            <w:tcW w:w="2928" w:type="dxa"/>
            <w:tcBorders>
              <w:top w:val="single" w:sz="4" w:space="0" w:color="auto"/>
              <w:left w:val="single" w:sz="4" w:space="0" w:color="auto"/>
              <w:bottom w:val="single" w:sz="6" w:space="0" w:color="000000" w:themeColor="text1"/>
              <w:right w:val="single" w:sz="6" w:space="0" w:color="000000" w:themeColor="text1"/>
            </w:tcBorders>
          </w:tcPr>
          <w:p w14:paraId="5C173D43" w14:textId="77777777" w:rsidR="008256F4" w:rsidRPr="00840371" w:rsidRDefault="008256F4" w:rsidP="00063FD6">
            <w:pPr>
              <w:pStyle w:val="ListParagraph"/>
              <w:numPr>
                <w:ilvl w:val="1"/>
                <w:numId w:val="16"/>
              </w:numPr>
              <w:rPr>
                <w:rFonts w:ascii="Arial" w:hAnsi="Arial" w:cs="Arial"/>
              </w:rPr>
            </w:pPr>
            <w:r w:rsidRPr="00840371">
              <w:rPr>
                <w:rFonts w:ascii="Arial" w:hAnsi="Arial" w:cs="Arial"/>
              </w:rPr>
              <w:t>System asks for authentication</w:t>
            </w:r>
          </w:p>
          <w:p w14:paraId="029620E4" w14:textId="77777777" w:rsidR="008256F4" w:rsidRPr="00840371" w:rsidRDefault="008256F4" w:rsidP="008256F4">
            <w:pPr>
              <w:rPr>
                <w:rFonts w:ascii="Arial" w:hAnsi="Arial" w:cs="Arial"/>
              </w:rPr>
            </w:pPr>
          </w:p>
          <w:p w14:paraId="54786D5F" w14:textId="77777777" w:rsidR="008256F4" w:rsidRPr="00840371" w:rsidRDefault="008256F4" w:rsidP="008256F4">
            <w:pPr>
              <w:rPr>
                <w:rFonts w:ascii="Arial" w:hAnsi="Arial" w:cs="Arial"/>
              </w:rPr>
            </w:pPr>
          </w:p>
          <w:p w14:paraId="2B08A53D" w14:textId="77777777" w:rsidR="008256F4" w:rsidRPr="00840371" w:rsidRDefault="008256F4" w:rsidP="008256F4">
            <w:pPr>
              <w:rPr>
                <w:rFonts w:ascii="Arial" w:hAnsi="Arial" w:cs="Arial"/>
              </w:rPr>
            </w:pPr>
          </w:p>
          <w:p w14:paraId="05B7E9D5" w14:textId="77777777" w:rsidR="008256F4" w:rsidRPr="00840371" w:rsidRDefault="008256F4" w:rsidP="008256F4">
            <w:pPr>
              <w:rPr>
                <w:rFonts w:ascii="Arial" w:hAnsi="Arial" w:cs="Arial"/>
              </w:rPr>
            </w:pPr>
            <w:r w:rsidRPr="00840371">
              <w:rPr>
                <w:rFonts w:ascii="Arial" w:hAnsi="Arial" w:cs="Arial"/>
              </w:rPr>
              <w:t>2.1 Displays the status information</w:t>
            </w:r>
          </w:p>
          <w:p w14:paraId="7B924D98" w14:textId="77777777" w:rsidR="008256F4" w:rsidRPr="00840371" w:rsidRDefault="008256F4" w:rsidP="008256F4">
            <w:pPr>
              <w:rPr>
                <w:rFonts w:ascii="Arial" w:hAnsi="Arial" w:cs="Arial"/>
              </w:rPr>
            </w:pPr>
          </w:p>
          <w:p w14:paraId="36B7A96B" w14:textId="77777777" w:rsidR="008256F4" w:rsidRPr="00840371" w:rsidRDefault="008256F4" w:rsidP="008256F4">
            <w:pPr>
              <w:rPr>
                <w:rFonts w:ascii="Arial" w:hAnsi="Arial" w:cs="Arial"/>
              </w:rPr>
            </w:pPr>
          </w:p>
          <w:p w14:paraId="3EEB489C" w14:textId="77777777" w:rsidR="008256F4" w:rsidRPr="00840371" w:rsidRDefault="008256F4" w:rsidP="008256F4">
            <w:pPr>
              <w:rPr>
                <w:rFonts w:ascii="Arial" w:hAnsi="Arial" w:cs="Arial"/>
              </w:rPr>
            </w:pPr>
          </w:p>
          <w:p w14:paraId="634D613C" w14:textId="77777777" w:rsidR="008256F4" w:rsidRPr="00840371" w:rsidRDefault="008256F4" w:rsidP="008256F4">
            <w:pPr>
              <w:rPr>
                <w:rFonts w:ascii="Arial" w:hAnsi="Arial" w:cs="Arial"/>
              </w:rPr>
            </w:pPr>
          </w:p>
          <w:p w14:paraId="2A982F76" w14:textId="77777777" w:rsidR="008256F4" w:rsidRPr="00840371" w:rsidRDefault="008256F4" w:rsidP="008256F4">
            <w:pPr>
              <w:rPr>
                <w:rFonts w:ascii="Arial" w:hAnsi="Arial" w:cs="Arial"/>
              </w:rPr>
            </w:pPr>
          </w:p>
          <w:p w14:paraId="2B619497" w14:textId="77777777" w:rsidR="008256F4" w:rsidRPr="00840371" w:rsidRDefault="008256F4" w:rsidP="008256F4">
            <w:pPr>
              <w:rPr>
                <w:rFonts w:ascii="Arial" w:hAnsi="Arial" w:cs="Arial"/>
              </w:rPr>
            </w:pPr>
          </w:p>
        </w:tc>
      </w:tr>
      <w:tr w:rsidR="00840371" w:rsidRPr="00840371" w14:paraId="241A546A" w14:textId="77777777" w:rsidTr="008256F4">
        <w:tblPrEx>
          <w:tblBorders>
            <w:top w:val="single" w:sz="6" w:space="0" w:color="000000" w:themeColor="text1"/>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88"/>
        </w:trPr>
        <w:tc>
          <w:tcPr>
            <w:tcW w:w="480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E562360" w14:textId="77777777" w:rsidR="008256F4" w:rsidRPr="00840371" w:rsidRDefault="008256F4" w:rsidP="008256F4">
            <w:pPr>
              <w:rPr>
                <w:rFonts w:ascii="Arial" w:hAnsi="Arial" w:cs="Arial"/>
                <w:b/>
              </w:rPr>
            </w:pPr>
            <w:r w:rsidRPr="00840371">
              <w:rPr>
                <w:rFonts w:ascii="Arial" w:hAnsi="Arial" w:cs="Arial"/>
                <w:b/>
              </w:rPr>
              <w:t>Exception Conditions:</w:t>
            </w:r>
          </w:p>
        </w:tc>
        <w:tc>
          <w:tcPr>
            <w:tcW w:w="5701"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997EAE0" w14:textId="77777777" w:rsidR="008256F4" w:rsidRPr="00840371" w:rsidRDefault="008256F4" w:rsidP="008256F4">
            <w:pPr>
              <w:rPr>
                <w:rFonts w:ascii="Arial" w:hAnsi="Arial" w:cs="Arial"/>
              </w:rPr>
            </w:pPr>
            <w:r w:rsidRPr="00840371">
              <w:rPr>
                <w:rFonts w:ascii="Arial" w:hAnsi="Arial" w:cs="Arial"/>
              </w:rPr>
              <w:t>If user has no account, redirect to sign up page</w:t>
            </w:r>
          </w:p>
        </w:tc>
      </w:tr>
    </w:tbl>
    <w:p w14:paraId="729A2EF2" w14:textId="77777777" w:rsidR="005A707A" w:rsidRPr="00840371" w:rsidRDefault="005A707A" w:rsidP="008256F4">
      <w:pPr>
        <w:rPr>
          <w:rFonts w:ascii="Arial" w:hAnsi="Arial" w:cs="Arial"/>
        </w:rPr>
      </w:pPr>
    </w:p>
    <w:p w14:paraId="10629ADF" w14:textId="77777777" w:rsidR="00840371" w:rsidRPr="00840371" w:rsidRDefault="00840371" w:rsidP="008256F4">
      <w:pPr>
        <w:rPr>
          <w:rFonts w:ascii="Arial" w:hAnsi="Arial" w:cs="Arial"/>
        </w:rPr>
      </w:pPr>
    </w:p>
    <w:tbl>
      <w:tblPr>
        <w:tblStyle w:val="TableGrid"/>
        <w:tblW w:w="0" w:type="auto"/>
        <w:tblInd w:w="-5" w:type="dxa"/>
        <w:tblLook w:val="04A0" w:firstRow="1" w:lastRow="0" w:firstColumn="1" w:lastColumn="0" w:noHBand="0" w:noVBand="1"/>
      </w:tblPr>
      <w:tblGrid>
        <w:gridCol w:w="4091"/>
        <w:gridCol w:w="2598"/>
        <w:gridCol w:w="2666"/>
      </w:tblGrid>
      <w:tr w:rsidR="00840371" w:rsidRPr="00840371" w14:paraId="3B69365D" w14:textId="77777777" w:rsidTr="008256F4">
        <w:trPr>
          <w:trHeight w:val="78"/>
        </w:trPr>
        <w:tc>
          <w:tcPr>
            <w:tcW w:w="4802" w:type="dxa"/>
            <w:tcBorders>
              <w:bottom w:val="single" w:sz="6" w:space="0" w:color="000000" w:themeColor="text1"/>
              <w:right w:val="single" w:sz="6" w:space="0" w:color="000000" w:themeColor="text1"/>
            </w:tcBorders>
          </w:tcPr>
          <w:p w14:paraId="0FD1BCF0" w14:textId="77777777" w:rsidR="008256F4" w:rsidRPr="00840371" w:rsidRDefault="008256F4" w:rsidP="008256F4">
            <w:pPr>
              <w:rPr>
                <w:rFonts w:ascii="Arial" w:hAnsi="Arial" w:cs="Arial"/>
                <w:b/>
              </w:rPr>
            </w:pPr>
            <w:r w:rsidRPr="00840371">
              <w:rPr>
                <w:rFonts w:ascii="Arial" w:hAnsi="Arial" w:cs="Arial"/>
                <w:b/>
              </w:rPr>
              <w:t>Use Case Name:</w:t>
            </w:r>
          </w:p>
        </w:tc>
        <w:tc>
          <w:tcPr>
            <w:tcW w:w="5701" w:type="dxa"/>
            <w:gridSpan w:val="2"/>
            <w:tcBorders>
              <w:left w:val="single" w:sz="6" w:space="0" w:color="000000" w:themeColor="text1"/>
            </w:tcBorders>
          </w:tcPr>
          <w:p w14:paraId="7C49EF2B" w14:textId="77777777" w:rsidR="008256F4" w:rsidRPr="00840371" w:rsidRDefault="008256F4" w:rsidP="008256F4">
            <w:pPr>
              <w:rPr>
                <w:rFonts w:ascii="Arial" w:hAnsi="Arial" w:cs="Arial"/>
              </w:rPr>
            </w:pPr>
            <w:r w:rsidRPr="00840371">
              <w:rPr>
                <w:rFonts w:ascii="Arial" w:hAnsi="Arial" w:cs="Arial"/>
              </w:rPr>
              <w:t>Service Report Handling</w:t>
            </w:r>
          </w:p>
        </w:tc>
      </w:tr>
      <w:tr w:rsidR="00840371" w:rsidRPr="00840371" w14:paraId="3AEDC85F" w14:textId="77777777" w:rsidTr="008256F4">
        <w:trPr>
          <w:trHeight w:val="336"/>
        </w:trPr>
        <w:tc>
          <w:tcPr>
            <w:tcW w:w="4802" w:type="dxa"/>
            <w:tcBorders>
              <w:top w:val="single" w:sz="6" w:space="0" w:color="000000" w:themeColor="text1"/>
              <w:right w:val="single" w:sz="6" w:space="0" w:color="000000" w:themeColor="text1"/>
            </w:tcBorders>
          </w:tcPr>
          <w:p w14:paraId="4E575D6F" w14:textId="77777777" w:rsidR="008256F4" w:rsidRPr="00840371" w:rsidRDefault="008256F4" w:rsidP="008256F4">
            <w:pPr>
              <w:rPr>
                <w:rFonts w:ascii="Arial" w:hAnsi="Arial" w:cs="Arial"/>
                <w:b/>
              </w:rPr>
            </w:pPr>
            <w:r w:rsidRPr="00840371">
              <w:rPr>
                <w:rFonts w:ascii="Arial" w:hAnsi="Arial" w:cs="Arial"/>
                <w:b/>
              </w:rPr>
              <w:t>Scenario:</w:t>
            </w:r>
          </w:p>
        </w:tc>
        <w:tc>
          <w:tcPr>
            <w:tcW w:w="5701" w:type="dxa"/>
            <w:gridSpan w:val="2"/>
            <w:tcBorders>
              <w:left w:val="single" w:sz="6" w:space="0" w:color="000000" w:themeColor="text1"/>
            </w:tcBorders>
          </w:tcPr>
          <w:p w14:paraId="08A84864" w14:textId="77777777" w:rsidR="008256F4" w:rsidRPr="00840371" w:rsidRDefault="008256F4" w:rsidP="008256F4">
            <w:pPr>
              <w:rPr>
                <w:rFonts w:ascii="Arial" w:hAnsi="Arial" w:cs="Arial"/>
              </w:rPr>
            </w:pPr>
            <w:r w:rsidRPr="00840371">
              <w:rPr>
                <w:rFonts w:ascii="Arial" w:hAnsi="Arial" w:cs="Arial"/>
              </w:rPr>
              <w:t>Technician want to use the operation on the files of service report</w:t>
            </w:r>
          </w:p>
        </w:tc>
      </w:tr>
      <w:tr w:rsidR="00840371" w:rsidRPr="00840371" w14:paraId="2CCCD8DB" w14:textId="77777777" w:rsidTr="008256F4">
        <w:trPr>
          <w:trHeight w:val="296"/>
        </w:trPr>
        <w:tc>
          <w:tcPr>
            <w:tcW w:w="4802" w:type="dxa"/>
            <w:tcBorders>
              <w:right w:val="single" w:sz="6" w:space="0" w:color="000000" w:themeColor="text1"/>
            </w:tcBorders>
          </w:tcPr>
          <w:p w14:paraId="4F2CA626" w14:textId="77777777" w:rsidR="008256F4" w:rsidRPr="00840371" w:rsidRDefault="008256F4" w:rsidP="008256F4">
            <w:pPr>
              <w:rPr>
                <w:rFonts w:ascii="Arial" w:hAnsi="Arial" w:cs="Arial"/>
                <w:b/>
              </w:rPr>
            </w:pPr>
            <w:r w:rsidRPr="00840371">
              <w:rPr>
                <w:rFonts w:ascii="Arial" w:hAnsi="Arial" w:cs="Arial"/>
                <w:b/>
              </w:rPr>
              <w:t>Triggering Event:</w:t>
            </w:r>
          </w:p>
        </w:tc>
        <w:tc>
          <w:tcPr>
            <w:tcW w:w="5701" w:type="dxa"/>
            <w:gridSpan w:val="2"/>
            <w:tcBorders>
              <w:left w:val="single" w:sz="6" w:space="0" w:color="000000" w:themeColor="text1"/>
            </w:tcBorders>
          </w:tcPr>
          <w:p w14:paraId="7EEEDE23" w14:textId="77777777" w:rsidR="008256F4" w:rsidRPr="00840371" w:rsidRDefault="008256F4" w:rsidP="008256F4">
            <w:pPr>
              <w:rPr>
                <w:rFonts w:ascii="Arial" w:hAnsi="Arial" w:cs="Arial"/>
              </w:rPr>
            </w:pPr>
            <w:r w:rsidRPr="00840371">
              <w:rPr>
                <w:rFonts w:ascii="Arial" w:hAnsi="Arial" w:cs="Arial"/>
              </w:rPr>
              <w:t>New Report, Update Report, Search Report, Delete Report</w:t>
            </w:r>
          </w:p>
        </w:tc>
      </w:tr>
      <w:tr w:rsidR="00840371" w:rsidRPr="00840371" w14:paraId="4444AF53" w14:textId="77777777" w:rsidTr="008256F4">
        <w:trPr>
          <w:trHeight w:val="635"/>
        </w:trPr>
        <w:tc>
          <w:tcPr>
            <w:tcW w:w="4802" w:type="dxa"/>
            <w:tcBorders>
              <w:right w:val="single" w:sz="6" w:space="0" w:color="000000" w:themeColor="text1"/>
            </w:tcBorders>
          </w:tcPr>
          <w:p w14:paraId="49A81204" w14:textId="77777777" w:rsidR="008256F4" w:rsidRPr="00840371" w:rsidRDefault="008256F4" w:rsidP="008256F4">
            <w:pPr>
              <w:rPr>
                <w:rFonts w:ascii="Arial" w:hAnsi="Arial" w:cs="Arial"/>
                <w:b/>
              </w:rPr>
            </w:pPr>
            <w:r w:rsidRPr="00840371">
              <w:rPr>
                <w:rFonts w:ascii="Arial" w:hAnsi="Arial" w:cs="Arial"/>
                <w:b/>
              </w:rPr>
              <w:t>Brief Description:</w:t>
            </w:r>
          </w:p>
        </w:tc>
        <w:tc>
          <w:tcPr>
            <w:tcW w:w="5701" w:type="dxa"/>
            <w:gridSpan w:val="2"/>
            <w:tcBorders>
              <w:left w:val="single" w:sz="6" w:space="0" w:color="000000" w:themeColor="text1"/>
            </w:tcBorders>
          </w:tcPr>
          <w:p w14:paraId="4FC7EFBB" w14:textId="77777777" w:rsidR="008256F4" w:rsidRPr="00840371" w:rsidRDefault="008256F4" w:rsidP="008256F4">
            <w:pPr>
              <w:rPr>
                <w:rFonts w:ascii="Arial" w:hAnsi="Arial" w:cs="Arial"/>
              </w:rPr>
            </w:pPr>
            <w:r w:rsidRPr="00840371">
              <w:rPr>
                <w:rFonts w:ascii="Arial" w:hAnsi="Arial" w:cs="Arial"/>
              </w:rPr>
              <w:t>The Technician is the one who has access to the service report handling process and it contains the following operations on the files; Create, Read, Update, Delete</w:t>
            </w:r>
          </w:p>
        </w:tc>
      </w:tr>
      <w:tr w:rsidR="00840371" w:rsidRPr="00840371" w14:paraId="60AB0023" w14:textId="77777777" w:rsidTr="008256F4">
        <w:trPr>
          <w:trHeight w:val="677"/>
        </w:trPr>
        <w:tc>
          <w:tcPr>
            <w:tcW w:w="4802" w:type="dxa"/>
            <w:tcBorders>
              <w:right w:val="single" w:sz="6" w:space="0" w:color="000000" w:themeColor="text1"/>
            </w:tcBorders>
          </w:tcPr>
          <w:p w14:paraId="1A06ED8E" w14:textId="77777777" w:rsidR="008256F4" w:rsidRPr="00840371" w:rsidRDefault="008256F4" w:rsidP="008256F4">
            <w:pPr>
              <w:rPr>
                <w:rFonts w:ascii="Arial" w:hAnsi="Arial" w:cs="Arial"/>
                <w:b/>
              </w:rPr>
            </w:pPr>
            <w:r w:rsidRPr="00840371">
              <w:rPr>
                <w:rFonts w:ascii="Arial" w:hAnsi="Arial" w:cs="Arial"/>
                <w:b/>
              </w:rPr>
              <w:t>Actors:</w:t>
            </w:r>
          </w:p>
        </w:tc>
        <w:tc>
          <w:tcPr>
            <w:tcW w:w="5701" w:type="dxa"/>
            <w:gridSpan w:val="2"/>
            <w:tcBorders>
              <w:left w:val="single" w:sz="6" w:space="0" w:color="000000" w:themeColor="text1"/>
            </w:tcBorders>
          </w:tcPr>
          <w:p w14:paraId="16D4115E" w14:textId="77777777" w:rsidR="008256F4" w:rsidRPr="00840371" w:rsidRDefault="008256F4" w:rsidP="008256F4">
            <w:pPr>
              <w:rPr>
                <w:rFonts w:ascii="Arial" w:hAnsi="Arial" w:cs="Arial"/>
              </w:rPr>
            </w:pPr>
            <w:r w:rsidRPr="00840371">
              <w:rPr>
                <w:rFonts w:ascii="Arial" w:hAnsi="Arial" w:cs="Arial"/>
              </w:rPr>
              <w:t>Technician</w:t>
            </w:r>
          </w:p>
        </w:tc>
      </w:tr>
      <w:tr w:rsidR="00840371" w:rsidRPr="00840371" w14:paraId="42ECDF2F" w14:textId="77777777" w:rsidTr="008256F4">
        <w:trPr>
          <w:trHeight w:val="635"/>
        </w:trPr>
        <w:tc>
          <w:tcPr>
            <w:tcW w:w="4802" w:type="dxa"/>
            <w:tcBorders>
              <w:right w:val="single" w:sz="6" w:space="0" w:color="000000" w:themeColor="text1"/>
            </w:tcBorders>
          </w:tcPr>
          <w:p w14:paraId="1B313960" w14:textId="77777777" w:rsidR="008256F4" w:rsidRPr="00840371" w:rsidRDefault="008256F4" w:rsidP="008256F4">
            <w:pPr>
              <w:rPr>
                <w:rFonts w:ascii="Arial" w:hAnsi="Arial" w:cs="Arial"/>
                <w:b/>
              </w:rPr>
            </w:pPr>
            <w:r w:rsidRPr="00840371">
              <w:rPr>
                <w:rFonts w:ascii="Arial" w:hAnsi="Arial" w:cs="Arial"/>
                <w:b/>
              </w:rPr>
              <w:t>Related Use Cases:</w:t>
            </w:r>
          </w:p>
        </w:tc>
        <w:tc>
          <w:tcPr>
            <w:tcW w:w="5701" w:type="dxa"/>
            <w:gridSpan w:val="2"/>
            <w:tcBorders>
              <w:left w:val="single" w:sz="6" w:space="0" w:color="000000" w:themeColor="text1"/>
            </w:tcBorders>
          </w:tcPr>
          <w:p w14:paraId="4A72D89D" w14:textId="77777777" w:rsidR="008256F4" w:rsidRPr="00840371" w:rsidRDefault="008256F4" w:rsidP="008256F4">
            <w:pPr>
              <w:rPr>
                <w:rFonts w:ascii="Arial" w:hAnsi="Arial" w:cs="Arial"/>
                <w:szCs w:val="20"/>
              </w:rPr>
            </w:pPr>
            <w:r w:rsidRPr="00840371">
              <w:rPr>
                <w:rFonts w:ascii="Arial" w:hAnsi="Arial" w:cs="Arial"/>
                <w:szCs w:val="20"/>
              </w:rPr>
              <w:t>Troubleshoot through phone</w:t>
            </w:r>
          </w:p>
          <w:p w14:paraId="32ECD67A" w14:textId="77777777" w:rsidR="008256F4" w:rsidRPr="00840371" w:rsidRDefault="008256F4" w:rsidP="008256F4">
            <w:pPr>
              <w:tabs>
                <w:tab w:val="left" w:pos="1860"/>
              </w:tabs>
              <w:rPr>
                <w:rFonts w:ascii="Arial" w:hAnsi="Arial" w:cs="Arial"/>
              </w:rPr>
            </w:pPr>
            <w:r w:rsidRPr="00840371">
              <w:rPr>
                <w:rFonts w:ascii="Arial" w:hAnsi="Arial" w:cs="Arial"/>
                <w:szCs w:val="20"/>
              </w:rPr>
              <w:t>Scheduling for site visit</w:t>
            </w:r>
          </w:p>
        </w:tc>
      </w:tr>
      <w:tr w:rsidR="00840371" w:rsidRPr="00840371" w14:paraId="36D891C4" w14:textId="77777777" w:rsidTr="008256F4">
        <w:trPr>
          <w:trHeight w:val="635"/>
        </w:trPr>
        <w:tc>
          <w:tcPr>
            <w:tcW w:w="4802" w:type="dxa"/>
            <w:tcBorders>
              <w:right w:val="single" w:sz="6" w:space="0" w:color="000000" w:themeColor="text1"/>
            </w:tcBorders>
          </w:tcPr>
          <w:p w14:paraId="143AF840" w14:textId="77777777" w:rsidR="008256F4" w:rsidRPr="00840371" w:rsidRDefault="008256F4" w:rsidP="008256F4">
            <w:pPr>
              <w:rPr>
                <w:rFonts w:ascii="Arial" w:hAnsi="Arial" w:cs="Arial"/>
                <w:b/>
              </w:rPr>
            </w:pPr>
            <w:r w:rsidRPr="00840371">
              <w:rPr>
                <w:rFonts w:ascii="Arial" w:hAnsi="Arial" w:cs="Arial"/>
                <w:b/>
              </w:rPr>
              <w:t>Stakeholders:</w:t>
            </w:r>
          </w:p>
        </w:tc>
        <w:tc>
          <w:tcPr>
            <w:tcW w:w="5701" w:type="dxa"/>
            <w:gridSpan w:val="2"/>
            <w:tcBorders>
              <w:left w:val="single" w:sz="6" w:space="0" w:color="000000" w:themeColor="text1"/>
            </w:tcBorders>
          </w:tcPr>
          <w:p w14:paraId="3552717D" w14:textId="77777777" w:rsidR="008256F4" w:rsidRPr="00840371" w:rsidRDefault="008256F4" w:rsidP="008256F4">
            <w:pPr>
              <w:rPr>
                <w:rFonts w:ascii="Arial" w:hAnsi="Arial" w:cs="Arial"/>
              </w:rPr>
            </w:pPr>
            <w:r w:rsidRPr="00840371">
              <w:rPr>
                <w:rFonts w:ascii="Arial" w:hAnsi="Arial" w:cs="Arial"/>
              </w:rPr>
              <w:t>Operations and maintenance department: to be able to analyze the information of the weather stations for repair or maintenance</w:t>
            </w:r>
          </w:p>
        </w:tc>
      </w:tr>
      <w:tr w:rsidR="00840371" w:rsidRPr="00840371" w14:paraId="0AAFAAD7" w14:textId="77777777" w:rsidTr="008256F4">
        <w:trPr>
          <w:trHeight w:val="377"/>
        </w:trPr>
        <w:tc>
          <w:tcPr>
            <w:tcW w:w="4802" w:type="dxa"/>
            <w:tcBorders>
              <w:bottom w:val="single" w:sz="6" w:space="0" w:color="000000" w:themeColor="text1"/>
              <w:right w:val="single" w:sz="6" w:space="0" w:color="000000" w:themeColor="text1"/>
            </w:tcBorders>
          </w:tcPr>
          <w:p w14:paraId="2D5CDF60" w14:textId="77777777" w:rsidR="008256F4" w:rsidRPr="00840371" w:rsidRDefault="008256F4" w:rsidP="008256F4">
            <w:pPr>
              <w:rPr>
                <w:rFonts w:ascii="Arial" w:hAnsi="Arial" w:cs="Arial"/>
                <w:b/>
              </w:rPr>
            </w:pPr>
            <w:r w:rsidRPr="00840371">
              <w:rPr>
                <w:rFonts w:ascii="Arial" w:hAnsi="Arial" w:cs="Arial"/>
                <w:b/>
              </w:rPr>
              <w:t>Preconditions:</w:t>
            </w:r>
          </w:p>
        </w:tc>
        <w:tc>
          <w:tcPr>
            <w:tcW w:w="5701" w:type="dxa"/>
            <w:gridSpan w:val="2"/>
            <w:tcBorders>
              <w:left w:val="single" w:sz="6" w:space="0" w:color="000000" w:themeColor="text1"/>
              <w:bottom w:val="single" w:sz="6" w:space="0" w:color="000000" w:themeColor="text1"/>
              <w:right w:val="single" w:sz="6" w:space="0" w:color="000000" w:themeColor="text1"/>
            </w:tcBorders>
          </w:tcPr>
          <w:p w14:paraId="5EF2312D" w14:textId="77777777" w:rsidR="008256F4" w:rsidRPr="00840371" w:rsidRDefault="008256F4" w:rsidP="008256F4">
            <w:pPr>
              <w:rPr>
                <w:rFonts w:ascii="Arial" w:hAnsi="Arial" w:cs="Arial"/>
              </w:rPr>
            </w:pPr>
            <w:r w:rsidRPr="00840371">
              <w:rPr>
                <w:rFonts w:ascii="Arial" w:hAnsi="Arial" w:cs="Arial"/>
              </w:rPr>
              <w:t>Technician must exist.</w:t>
            </w:r>
          </w:p>
          <w:p w14:paraId="0C557A3F" w14:textId="77777777" w:rsidR="008256F4" w:rsidRPr="00840371" w:rsidRDefault="008256F4" w:rsidP="008256F4">
            <w:pPr>
              <w:rPr>
                <w:rFonts w:ascii="Arial" w:hAnsi="Arial" w:cs="Arial"/>
              </w:rPr>
            </w:pPr>
            <w:r w:rsidRPr="00840371">
              <w:rPr>
                <w:rFonts w:ascii="Arial" w:hAnsi="Arial" w:cs="Arial"/>
              </w:rPr>
              <w:t>Database must be up and present.</w:t>
            </w:r>
          </w:p>
          <w:p w14:paraId="463F6FC5" w14:textId="77777777" w:rsidR="008256F4" w:rsidRPr="00840371" w:rsidRDefault="008256F4" w:rsidP="008256F4">
            <w:pPr>
              <w:rPr>
                <w:rFonts w:ascii="Arial" w:hAnsi="Arial" w:cs="Arial"/>
              </w:rPr>
            </w:pPr>
            <w:r w:rsidRPr="00840371">
              <w:rPr>
                <w:rFonts w:ascii="Arial" w:hAnsi="Arial" w:cs="Arial"/>
              </w:rPr>
              <w:t>Weather stations must exist.</w:t>
            </w:r>
          </w:p>
        </w:tc>
      </w:tr>
      <w:tr w:rsidR="00840371" w:rsidRPr="00840371" w14:paraId="636019E2" w14:textId="77777777" w:rsidTr="008256F4">
        <w:tblPrEx>
          <w:tblBorders>
            <w:top w:val="single" w:sz="6" w:space="0" w:color="000000" w:themeColor="text1"/>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250"/>
        </w:trPr>
        <w:tc>
          <w:tcPr>
            <w:tcW w:w="480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039BE85" w14:textId="77777777" w:rsidR="008256F4" w:rsidRPr="00840371" w:rsidRDefault="008256F4" w:rsidP="008256F4">
            <w:pPr>
              <w:rPr>
                <w:rFonts w:ascii="Arial" w:hAnsi="Arial" w:cs="Arial"/>
                <w:b/>
              </w:rPr>
            </w:pPr>
            <w:r w:rsidRPr="00840371">
              <w:rPr>
                <w:rFonts w:ascii="Arial" w:hAnsi="Arial" w:cs="Arial"/>
                <w:b/>
              </w:rPr>
              <w:t>Post Conditions:</w:t>
            </w:r>
          </w:p>
        </w:tc>
        <w:tc>
          <w:tcPr>
            <w:tcW w:w="5701" w:type="dxa"/>
            <w:gridSpan w:val="2"/>
            <w:tcBorders>
              <w:top w:val="single" w:sz="6" w:space="0" w:color="000000" w:themeColor="text1"/>
              <w:left w:val="single" w:sz="6" w:space="0" w:color="000000" w:themeColor="text1"/>
              <w:bottom w:val="single" w:sz="4" w:space="0" w:color="auto"/>
              <w:right w:val="single" w:sz="6" w:space="0" w:color="000000" w:themeColor="text1"/>
            </w:tcBorders>
          </w:tcPr>
          <w:p w14:paraId="124EA194" w14:textId="77777777" w:rsidR="008256F4" w:rsidRPr="00840371" w:rsidRDefault="008256F4" w:rsidP="008256F4">
            <w:pPr>
              <w:rPr>
                <w:rFonts w:ascii="Arial" w:hAnsi="Arial" w:cs="Arial"/>
              </w:rPr>
            </w:pPr>
            <w:r w:rsidRPr="00840371">
              <w:rPr>
                <w:rFonts w:ascii="Arial" w:hAnsi="Arial" w:cs="Arial"/>
              </w:rPr>
              <w:t>Service report must be created.</w:t>
            </w:r>
          </w:p>
          <w:p w14:paraId="6D995326" w14:textId="77777777" w:rsidR="008256F4" w:rsidRPr="00840371" w:rsidRDefault="008256F4" w:rsidP="008256F4">
            <w:pPr>
              <w:rPr>
                <w:rFonts w:ascii="Arial" w:hAnsi="Arial" w:cs="Arial"/>
              </w:rPr>
            </w:pPr>
            <w:r w:rsidRPr="00840371">
              <w:rPr>
                <w:rFonts w:ascii="Arial" w:hAnsi="Arial" w:cs="Arial"/>
              </w:rPr>
              <w:t>Database must receive the service report.</w:t>
            </w:r>
          </w:p>
          <w:p w14:paraId="2E17D556" w14:textId="77777777" w:rsidR="008256F4" w:rsidRPr="00840371" w:rsidRDefault="008256F4" w:rsidP="008256F4">
            <w:pPr>
              <w:rPr>
                <w:rFonts w:ascii="Arial" w:hAnsi="Arial" w:cs="Arial"/>
              </w:rPr>
            </w:pPr>
          </w:p>
        </w:tc>
      </w:tr>
      <w:tr w:rsidR="00840371" w:rsidRPr="00840371" w14:paraId="529D0193" w14:textId="77777777" w:rsidTr="008256F4">
        <w:tblPrEx>
          <w:tblBorders>
            <w:top w:val="single" w:sz="6" w:space="0" w:color="000000" w:themeColor="text1"/>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450"/>
        </w:trPr>
        <w:tc>
          <w:tcPr>
            <w:tcW w:w="4802" w:type="dxa"/>
            <w:vMerge w:val="restart"/>
            <w:tcBorders>
              <w:top w:val="single" w:sz="6" w:space="0" w:color="000000" w:themeColor="text1"/>
              <w:left w:val="single" w:sz="6" w:space="0" w:color="000000" w:themeColor="text1"/>
              <w:right w:val="single" w:sz="6" w:space="0" w:color="000000" w:themeColor="text1"/>
            </w:tcBorders>
          </w:tcPr>
          <w:p w14:paraId="78CDE48A" w14:textId="77777777" w:rsidR="008256F4" w:rsidRPr="00840371" w:rsidRDefault="008256F4" w:rsidP="008256F4">
            <w:pPr>
              <w:rPr>
                <w:rFonts w:ascii="Arial" w:hAnsi="Arial" w:cs="Arial"/>
                <w:b/>
              </w:rPr>
            </w:pPr>
            <w:r w:rsidRPr="00840371">
              <w:rPr>
                <w:rFonts w:ascii="Arial" w:hAnsi="Arial" w:cs="Arial"/>
                <w:b/>
              </w:rPr>
              <w:t>Flow of Activities:</w:t>
            </w:r>
          </w:p>
          <w:p w14:paraId="0DC5827D" w14:textId="77777777" w:rsidR="008256F4" w:rsidRPr="00840371" w:rsidRDefault="008256F4" w:rsidP="008256F4">
            <w:pPr>
              <w:rPr>
                <w:rFonts w:ascii="Arial" w:hAnsi="Arial" w:cs="Arial"/>
                <w:b/>
              </w:rPr>
            </w:pPr>
          </w:p>
        </w:tc>
        <w:tc>
          <w:tcPr>
            <w:tcW w:w="2773" w:type="dxa"/>
            <w:tcBorders>
              <w:top w:val="single" w:sz="4" w:space="0" w:color="auto"/>
              <w:left w:val="single" w:sz="6" w:space="0" w:color="000000" w:themeColor="text1"/>
              <w:bottom w:val="single" w:sz="4" w:space="0" w:color="auto"/>
              <w:right w:val="single" w:sz="4" w:space="0" w:color="auto"/>
            </w:tcBorders>
          </w:tcPr>
          <w:p w14:paraId="6D2BAEBA" w14:textId="77777777" w:rsidR="008256F4" w:rsidRPr="00840371" w:rsidRDefault="008256F4" w:rsidP="008256F4">
            <w:pPr>
              <w:rPr>
                <w:rFonts w:ascii="Arial" w:hAnsi="Arial" w:cs="Arial"/>
              </w:rPr>
            </w:pPr>
            <w:r w:rsidRPr="00840371">
              <w:rPr>
                <w:rFonts w:ascii="Arial" w:hAnsi="Arial" w:cs="Arial"/>
              </w:rPr>
              <w:t>Actor</w:t>
            </w:r>
          </w:p>
        </w:tc>
        <w:tc>
          <w:tcPr>
            <w:tcW w:w="2928" w:type="dxa"/>
            <w:tcBorders>
              <w:top w:val="single" w:sz="4" w:space="0" w:color="auto"/>
              <w:left w:val="single" w:sz="4" w:space="0" w:color="auto"/>
              <w:bottom w:val="single" w:sz="4" w:space="0" w:color="auto"/>
              <w:right w:val="single" w:sz="6" w:space="0" w:color="000000" w:themeColor="text1"/>
            </w:tcBorders>
          </w:tcPr>
          <w:p w14:paraId="3FDB140D" w14:textId="77777777" w:rsidR="008256F4" w:rsidRPr="00840371" w:rsidRDefault="008256F4" w:rsidP="008256F4">
            <w:pPr>
              <w:rPr>
                <w:rFonts w:ascii="Arial" w:hAnsi="Arial" w:cs="Arial"/>
              </w:rPr>
            </w:pPr>
            <w:r w:rsidRPr="00840371">
              <w:rPr>
                <w:rFonts w:ascii="Arial" w:hAnsi="Arial" w:cs="Arial"/>
              </w:rPr>
              <w:t>System</w:t>
            </w:r>
          </w:p>
        </w:tc>
      </w:tr>
      <w:tr w:rsidR="00840371" w:rsidRPr="00840371" w14:paraId="501404BA" w14:textId="77777777" w:rsidTr="008256F4">
        <w:tblPrEx>
          <w:tblBorders>
            <w:top w:val="single" w:sz="6" w:space="0" w:color="000000" w:themeColor="text1"/>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4157"/>
        </w:trPr>
        <w:tc>
          <w:tcPr>
            <w:tcW w:w="4802" w:type="dxa"/>
            <w:vMerge/>
            <w:tcBorders>
              <w:left w:val="single" w:sz="6" w:space="0" w:color="000000" w:themeColor="text1"/>
              <w:bottom w:val="single" w:sz="6" w:space="0" w:color="000000" w:themeColor="text1"/>
              <w:right w:val="single" w:sz="6" w:space="0" w:color="000000" w:themeColor="text1"/>
            </w:tcBorders>
          </w:tcPr>
          <w:p w14:paraId="6C524FD9" w14:textId="77777777" w:rsidR="008256F4" w:rsidRPr="00840371" w:rsidRDefault="008256F4" w:rsidP="008256F4">
            <w:pPr>
              <w:rPr>
                <w:rFonts w:ascii="Arial" w:hAnsi="Arial" w:cs="Arial"/>
                <w:b/>
              </w:rPr>
            </w:pPr>
          </w:p>
        </w:tc>
        <w:tc>
          <w:tcPr>
            <w:tcW w:w="2773" w:type="dxa"/>
            <w:tcBorders>
              <w:top w:val="single" w:sz="4" w:space="0" w:color="auto"/>
              <w:left w:val="single" w:sz="6" w:space="0" w:color="000000" w:themeColor="text1"/>
              <w:bottom w:val="single" w:sz="6" w:space="0" w:color="000000" w:themeColor="text1"/>
              <w:right w:val="single" w:sz="4" w:space="0" w:color="auto"/>
            </w:tcBorders>
          </w:tcPr>
          <w:p w14:paraId="2CCE23CE" w14:textId="77777777" w:rsidR="008256F4" w:rsidRPr="00840371" w:rsidRDefault="008256F4" w:rsidP="00063FD6">
            <w:pPr>
              <w:pStyle w:val="ListParagraph"/>
              <w:numPr>
                <w:ilvl w:val="0"/>
                <w:numId w:val="4"/>
              </w:numPr>
              <w:rPr>
                <w:rFonts w:ascii="Arial" w:hAnsi="Arial" w:cs="Arial"/>
              </w:rPr>
            </w:pPr>
            <w:r w:rsidRPr="00840371">
              <w:rPr>
                <w:rFonts w:ascii="Arial" w:hAnsi="Arial" w:cs="Arial"/>
              </w:rPr>
              <w:t>Technician accesses the service report handling process</w:t>
            </w:r>
          </w:p>
          <w:p w14:paraId="7B4065EE" w14:textId="77777777" w:rsidR="008256F4" w:rsidRPr="00840371" w:rsidRDefault="008256F4" w:rsidP="00063FD6">
            <w:pPr>
              <w:pStyle w:val="ListParagraph"/>
              <w:numPr>
                <w:ilvl w:val="0"/>
                <w:numId w:val="4"/>
              </w:numPr>
              <w:rPr>
                <w:rFonts w:ascii="Arial" w:hAnsi="Arial" w:cs="Arial"/>
              </w:rPr>
            </w:pPr>
            <w:r w:rsidRPr="00840371">
              <w:rPr>
                <w:rFonts w:ascii="Arial" w:hAnsi="Arial" w:cs="Arial"/>
              </w:rPr>
              <w:t>Picks the following: Create, Read, Update, Delete</w:t>
            </w:r>
          </w:p>
          <w:p w14:paraId="70936254" w14:textId="77777777" w:rsidR="008256F4" w:rsidRPr="00840371" w:rsidRDefault="008256F4" w:rsidP="008256F4">
            <w:pPr>
              <w:rPr>
                <w:rFonts w:ascii="Arial" w:hAnsi="Arial" w:cs="Arial"/>
              </w:rPr>
            </w:pPr>
          </w:p>
          <w:p w14:paraId="61302EEB" w14:textId="77777777" w:rsidR="008256F4" w:rsidRPr="00840371" w:rsidRDefault="008256F4" w:rsidP="008256F4">
            <w:pPr>
              <w:rPr>
                <w:rFonts w:ascii="Arial" w:hAnsi="Arial" w:cs="Arial"/>
              </w:rPr>
            </w:pPr>
            <w:r w:rsidRPr="00840371">
              <w:rPr>
                <w:rFonts w:ascii="Arial" w:hAnsi="Arial" w:cs="Arial"/>
              </w:rPr>
              <w:t xml:space="preserve">For Create: </w:t>
            </w:r>
          </w:p>
          <w:p w14:paraId="1084D7B3" w14:textId="77777777" w:rsidR="008256F4" w:rsidRPr="00840371" w:rsidRDefault="008256F4" w:rsidP="00063FD6">
            <w:pPr>
              <w:pStyle w:val="ListParagraph"/>
              <w:numPr>
                <w:ilvl w:val="0"/>
                <w:numId w:val="4"/>
              </w:numPr>
              <w:rPr>
                <w:rFonts w:ascii="Arial" w:hAnsi="Arial" w:cs="Arial"/>
              </w:rPr>
            </w:pPr>
            <w:r w:rsidRPr="00840371">
              <w:rPr>
                <w:rFonts w:ascii="Arial" w:hAnsi="Arial" w:cs="Arial"/>
              </w:rPr>
              <w:t>Technician must create a new service report</w:t>
            </w:r>
          </w:p>
          <w:p w14:paraId="535397D6" w14:textId="77777777" w:rsidR="008256F4" w:rsidRPr="00840371" w:rsidRDefault="008256F4" w:rsidP="00063FD6">
            <w:pPr>
              <w:pStyle w:val="ListParagraph"/>
              <w:numPr>
                <w:ilvl w:val="0"/>
                <w:numId w:val="4"/>
              </w:numPr>
              <w:rPr>
                <w:rFonts w:ascii="Arial" w:hAnsi="Arial" w:cs="Arial"/>
              </w:rPr>
            </w:pPr>
            <w:r w:rsidRPr="00840371">
              <w:rPr>
                <w:rFonts w:ascii="Arial" w:hAnsi="Arial" w:cs="Arial"/>
              </w:rPr>
              <w:t>Technician enters the required data for it to be processed.</w:t>
            </w:r>
          </w:p>
          <w:p w14:paraId="48F4D438" w14:textId="77777777" w:rsidR="008256F4" w:rsidRPr="00840371" w:rsidRDefault="008256F4" w:rsidP="00063FD6">
            <w:pPr>
              <w:pStyle w:val="ListParagraph"/>
              <w:numPr>
                <w:ilvl w:val="0"/>
                <w:numId w:val="4"/>
              </w:numPr>
              <w:rPr>
                <w:rFonts w:ascii="Arial" w:hAnsi="Arial" w:cs="Arial"/>
              </w:rPr>
            </w:pPr>
            <w:r w:rsidRPr="00840371">
              <w:rPr>
                <w:rFonts w:ascii="Arial" w:hAnsi="Arial" w:cs="Arial"/>
              </w:rPr>
              <w:t>Technician verifies if data is correct.</w:t>
            </w:r>
          </w:p>
          <w:p w14:paraId="737E3C43" w14:textId="77777777" w:rsidR="008256F4" w:rsidRPr="00840371" w:rsidRDefault="008256F4" w:rsidP="00063FD6">
            <w:pPr>
              <w:pStyle w:val="ListParagraph"/>
              <w:numPr>
                <w:ilvl w:val="0"/>
                <w:numId w:val="4"/>
              </w:numPr>
              <w:rPr>
                <w:rFonts w:ascii="Arial" w:hAnsi="Arial" w:cs="Arial"/>
              </w:rPr>
            </w:pPr>
            <w:r w:rsidRPr="00840371">
              <w:rPr>
                <w:rFonts w:ascii="Arial" w:hAnsi="Arial" w:cs="Arial"/>
              </w:rPr>
              <w:t>Technician saves the service report file</w:t>
            </w:r>
          </w:p>
          <w:p w14:paraId="4CDAC0F6" w14:textId="77777777" w:rsidR="008256F4" w:rsidRPr="00840371" w:rsidRDefault="008256F4" w:rsidP="00063FD6">
            <w:pPr>
              <w:pStyle w:val="ListParagraph"/>
              <w:numPr>
                <w:ilvl w:val="0"/>
                <w:numId w:val="4"/>
              </w:numPr>
              <w:rPr>
                <w:rFonts w:ascii="Arial" w:hAnsi="Arial" w:cs="Arial"/>
              </w:rPr>
            </w:pPr>
            <w:r w:rsidRPr="00840371">
              <w:rPr>
                <w:rFonts w:ascii="Arial" w:hAnsi="Arial" w:cs="Arial"/>
              </w:rPr>
              <w:t>Service report is sent and saved in the database</w:t>
            </w:r>
          </w:p>
          <w:p w14:paraId="7F29897C" w14:textId="77777777" w:rsidR="008256F4" w:rsidRPr="00840371" w:rsidRDefault="008256F4" w:rsidP="008256F4">
            <w:pPr>
              <w:rPr>
                <w:rFonts w:ascii="Arial" w:hAnsi="Arial" w:cs="Arial"/>
              </w:rPr>
            </w:pPr>
          </w:p>
          <w:p w14:paraId="778C5E5E" w14:textId="77777777" w:rsidR="008256F4" w:rsidRPr="00840371" w:rsidRDefault="008256F4" w:rsidP="008256F4">
            <w:pPr>
              <w:rPr>
                <w:rFonts w:ascii="Arial" w:hAnsi="Arial" w:cs="Arial"/>
              </w:rPr>
            </w:pPr>
            <w:r w:rsidRPr="00840371">
              <w:rPr>
                <w:rFonts w:ascii="Arial" w:hAnsi="Arial" w:cs="Arial"/>
              </w:rPr>
              <w:t>For Read:</w:t>
            </w:r>
          </w:p>
          <w:p w14:paraId="5F0D33F5" w14:textId="77777777" w:rsidR="008256F4" w:rsidRPr="00840371" w:rsidRDefault="008256F4" w:rsidP="00063FD6">
            <w:pPr>
              <w:pStyle w:val="ListParagraph"/>
              <w:numPr>
                <w:ilvl w:val="0"/>
                <w:numId w:val="5"/>
              </w:numPr>
              <w:rPr>
                <w:rFonts w:ascii="Arial" w:hAnsi="Arial" w:cs="Arial"/>
              </w:rPr>
            </w:pPr>
            <w:r w:rsidRPr="00840371">
              <w:rPr>
                <w:rFonts w:ascii="Arial" w:hAnsi="Arial" w:cs="Arial"/>
              </w:rPr>
              <w:t>Technician enters keywords to search for specific weather station.</w:t>
            </w:r>
          </w:p>
          <w:p w14:paraId="188F28EE" w14:textId="77777777" w:rsidR="008256F4" w:rsidRPr="00840371" w:rsidRDefault="008256F4" w:rsidP="00063FD6">
            <w:pPr>
              <w:pStyle w:val="ListParagraph"/>
              <w:numPr>
                <w:ilvl w:val="0"/>
                <w:numId w:val="5"/>
              </w:numPr>
              <w:rPr>
                <w:rFonts w:ascii="Arial" w:hAnsi="Arial" w:cs="Arial"/>
              </w:rPr>
            </w:pPr>
            <w:r w:rsidRPr="00840371">
              <w:rPr>
                <w:rFonts w:ascii="Arial" w:hAnsi="Arial" w:cs="Arial"/>
              </w:rPr>
              <w:t>Technician analyzes the list of the queried service reports.</w:t>
            </w:r>
          </w:p>
          <w:p w14:paraId="4721EDA7" w14:textId="77777777" w:rsidR="008256F4" w:rsidRPr="00840371" w:rsidRDefault="008256F4" w:rsidP="00063FD6">
            <w:pPr>
              <w:pStyle w:val="ListParagraph"/>
              <w:numPr>
                <w:ilvl w:val="0"/>
                <w:numId w:val="5"/>
              </w:numPr>
              <w:rPr>
                <w:rFonts w:ascii="Arial" w:hAnsi="Arial" w:cs="Arial"/>
              </w:rPr>
            </w:pPr>
            <w:r w:rsidRPr="00840371">
              <w:rPr>
                <w:rFonts w:ascii="Arial" w:hAnsi="Arial" w:cs="Arial"/>
              </w:rPr>
              <w:t>Technician selects the desired service report.</w:t>
            </w:r>
          </w:p>
          <w:p w14:paraId="7BA70C89" w14:textId="77777777" w:rsidR="008256F4" w:rsidRPr="00840371" w:rsidRDefault="008256F4" w:rsidP="008256F4">
            <w:pPr>
              <w:rPr>
                <w:rFonts w:ascii="Arial" w:hAnsi="Arial" w:cs="Arial"/>
              </w:rPr>
            </w:pPr>
          </w:p>
          <w:p w14:paraId="5298E10C" w14:textId="77777777" w:rsidR="008256F4" w:rsidRPr="00840371" w:rsidRDefault="008256F4" w:rsidP="008256F4">
            <w:pPr>
              <w:rPr>
                <w:rFonts w:ascii="Arial" w:hAnsi="Arial" w:cs="Arial"/>
              </w:rPr>
            </w:pPr>
            <w:r w:rsidRPr="00840371">
              <w:rPr>
                <w:rFonts w:ascii="Arial" w:hAnsi="Arial" w:cs="Arial"/>
              </w:rPr>
              <w:t>For Update:</w:t>
            </w:r>
          </w:p>
          <w:p w14:paraId="4DFE7E2C" w14:textId="77777777" w:rsidR="008256F4" w:rsidRPr="00840371" w:rsidRDefault="008256F4" w:rsidP="008256F4">
            <w:pPr>
              <w:rPr>
                <w:rFonts w:ascii="Arial" w:hAnsi="Arial" w:cs="Arial"/>
              </w:rPr>
            </w:pPr>
          </w:p>
          <w:p w14:paraId="373B3EA5" w14:textId="77777777" w:rsidR="008256F4" w:rsidRPr="00840371" w:rsidRDefault="008256F4" w:rsidP="00063FD6">
            <w:pPr>
              <w:pStyle w:val="ListParagraph"/>
              <w:numPr>
                <w:ilvl w:val="0"/>
                <w:numId w:val="6"/>
              </w:numPr>
              <w:rPr>
                <w:rFonts w:ascii="Arial" w:hAnsi="Arial" w:cs="Arial"/>
              </w:rPr>
            </w:pPr>
            <w:r w:rsidRPr="00840371">
              <w:rPr>
                <w:rFonts w:ascii="Arial" w:hAnsi="Arial" w:cs="Arial"/>
              </w:rPr>
              <w:t>Technician locates the existing service report to be updated through search</w:t>
            </w:r>
          </w:p>
          <w:p w14:paraId="76DEFF8D" w14:textId="77777777" w:rsidR="008256F4" w:rsidRPr="00840371" w:rsidRDefault="008256F4" w:rsidP="00063FD6">
            <w:pPr>
              <w:pStyle w:val="ListParagraph"/>
              <w:numPr>
                <w:ilvl w:val="0"/>
                <w:numId w:val="6"/>
              </w:numPr>
              <w:rPr>
                <w:rFonts w:ascii="Arial" w:hAnsi="Arial" w:cs="Arial"/>
              </w:rPr>
            </w:pPr>
            <w:r w:rsidRPr="00840371">
              <w:rPr>
                <w:rFonts w:ascii="Arial" w:hAnsi="Arial" w:cs="Arial"/>
              </w:rPr>
              <w:t>Technician changes the information that needs to be updated.</w:t>
            </w:r>
          </w:p>
          <w:p w14:paraId="63FECC97" w14:textId="77777777" w:rsidR="008256F4" w:rsidRPr="00840371" w:rsidRDefault="008256F4" w:rsidP="00063FD6">
            <w:pPr>
              <w:pStyle w:val="ListParagraph"/>
              <w:numPr>
                <w:ilvl w:val="0"/>
                <w:numId w:val="6"/>
              </w:numPr>
              <w:rPr>
                <w:rFonts w:ascii="Arial" w:hAnsi="Arial" w:cs="Arial"/>
              </w:rPr>
            </w:pPr>
            <w:r w:rsidRPr="00840371">
              <w:rPr>
                <w:rFonts w:ascii="Arial" w:hAnsi="Arial" w:cs="Arial"/>
              </w:rPr>
              <w:t>Technician saves the report</w:t>
            </w:r>
          </w:p>
          <w:p w14:paraId="40FBAD2C" w14:textId="77777777" w:rsidR="008256F4" w:rsidRPr="00840371" w:rsidRDefault="008256F4" w:rsidP="008256F4">
            <w:pPr>
              <w:rPr>
                <w:rFonts w:ascii="Arial" w:hAnsi="Arial" w:cs="Arial"/>
              </w:rPr>
            </w:pPr>
          </w:p>
          <w:p w14:paraId="122F558B" w14:textId="77777777" w:rsidR="008256F4" w:rsidRPr="00840371" w:rsidRDefault="008256F4" w:rsidP="008256F4">
            <w:pPr>
              <w:rPr>
                <w:rFonts w:ascii="Arial" w:hAnsi="Arial" w:cs="Arial"/>
              </w:rPr>
            </w:pPr>
            <w:r w:rsidRPr="00840371">
              <w:rPr>
                <w:rFonts w:ascii="Arial" w:hAnsi="Arial" w:cs="Arial"/>
              </w:rPr>
              <w:t>For Delete:</w:t>
            </w:r>
          </w:p>
          <w:p w14:paraId="3CF15FD5" w14:textId="77777777" w:rsidR="008256F4" w:rsidRPr="00840371" w:rsidRDefault="008256F4" w:rsidP="008256F4">
            <w:pPr>
              <w:rPr>
                <w:rFonts w:ascii="Arial" w:hAnsi="Arial" w:cs="Arial"/>
              </w:rPr>
            </w:pPr>
          </w:p>
          <w:p w14:paraId="12F639E9" w14:textId="77777777" w:rsidR="008256F4" w:rsidRPr="00840371" w:rsidRDefault="008256F4" w:rsidP="00063FD6">
            <w:pPr>
              <w:pStyle w:val="ListParagraph"/>
              <w:numPr>
                <w:ilvl w:val="0"/>
                <w:numId w:val="8"/>
              </w:numPr>
              <w:rPr>
                <w:rFonts w:ascii="Arial" w:hAnsi="Arial" w:cs="Arial"/>
              </w:rPr>
            </w:pPr>
            <w:r w:rsidRPr="00840371">
              <w:rPr>
                <w:rFonts w:ascii="Arial" w:hAnsi="Arial" w:cs="Arial"/>
              </w:rPr>
              <w:t>Technician selects the desired service report to be deleted.</w:t>
            </w:r>
          </w:p>
          <w:p w14:paraId="0B1856B8" w14:textId="77777777" w:rsidR="008256F4" w:rsidRPr="00840371" w:rsidRDefault="008256F4" w:rsidP="00063FD6">
            <w:pPr>
              <w:pStyle w:val="ListParagraph"/>
              <w:numPr>
                <w:ilvl w:val="0"/>
                <w:numId w:val="8"/>
              </w:numPr>
              <w:rPr>
                <w:rFonts w:ascii="Arial" w:hAnsi="Arial" w:cs="Arial"/>
              </w:rPr>
            </w:pPr>
            <w:r w:rsidRPr="00840371">
              <w:rPr>
                <w:rFonts w:ascii="Arial" w:hAnsi="Arial" w:cs="Arial"/>
              </w:rPr>
              <w:t>Technician confirms and validates if the selected service report is to be deleted</w:t>
            </w:r>
          </w:p>
          <w:p w14:paraId="3FC397BA" w14:textId="77777777" w:rsidR="008256F4" w:rsidRPr="00840371" w:rsidRDefault="008256F4" w:rsidP="008256F4">
            <w:pPr>
              <w:rPr>
                <w:rFonts w:ascii="Arial" w:hAnsi="Arial" w:cs="Arial"/>
              </w:rPr>
            </w:pPr>
          </w:p>
        </w:tc>
        <w:tc>
          <w:tcPr>
            <w:tcW w:w="2928" w:type="dxa"/>
            <w:tcBorders>
              <w:top w:val="single" w:sz="4" w:space="0" w:color="auto"/>
              <w:left w:val="single" w:sz="4" w:space="0" w:color="auto"/>
              <w:bottom w:val="single" w:sz="6" w:space="0" w:color="000000" w:themeColor="text1"/>
              <w:right w:val="single" w:sz="6" w:space="0" w:color="000000" w:themeColor="text1"/>
            </w:tcBorders>
          </w:tcPr>
          <w:p w14:paraId="4DA08DF7" w14:textId="77777777" w:rsidR="008256F4" w:rsidRPr="00840371" w:rsidRDefault="008256F4" w:rsidP="008256F4">
            <w:pPr>
              <w:rPr>
                <w:rFonts w:ascii="Arial" w:hAnsi="Arial" w:cs="Arial"/>
              </w:rPr>
            </w:pPr>
            <w:r w:rsidRPr="00840371">
              <w:rPr>
                <w:rFonts w:ascii="Arial" w:hAnsi="Arial" w:cs="Arial"/>
              </w:rPr>
              <w:t>1.1</w:t>
            </w:r>
          </w:p>
          <w:p w14:paraId="23731CF1" w14:textId="77777777" w:rsidR="008256F4" w:rsidRPr="00840371" w:rsidRDefault="008256F4" w:rsidP="008256F4">
            <w:pPr>
              <w:rPr>
                <w:rFonts w:ascii="Arial" w:hAnsi="Arial" w:cs="Arial"/>
              </w:rPr>
            </w:pPr>
          </w:p>
          <w:p w14:paraId="122A05B9" w14:textId="77777777" w:rsidR="008256F4" w:rsidRPr="00840371" w:rsidRDefault="008256F4" w:rsidP="008256F4">
            <w:pPr>
              <w:rPr>
                <w:rFonts w:ascii="Arial" w:hAnsi="Arial" w:cs="Arial"/>
              </w:rPr>
            </w:pPr>
          </w:p>
          <w:p w14:paraId="712A3836" w14:textId="77777777" w:rsidR="008256F4" w:rsidRPr="00840371" w:rsidRDefault="008256F4" w:rsidP="008256F4">
            <w:pPr>
              <w:rPr>
                <w:rFonts w:ascii="Arial" w:hAnsi="Arial" w:cs="Arial"/>
              </w:rPr>
            </w:pPr>
          </w:p>
          <w:p w14:paraId="7BBB5DAF" w14:textId="77777777" w:rsidR="008256F4" w:rsidRPr="00840371" w:rsidRDefault="008256F4" w:rsidP="008256F4">
            <w:pPr>
              <w:rPr>
                <w:rFonts w:ascii="Arial" w:hAnsi="Arial" w:cs="Arial"/>
              </w:rPr>
            </w:pPr>
          </w:p>
          <w:p w14:paraId="5E05FC55" w14:textId="77777777" w:rsidR="008256F4" w:rsidRPr="00840371" w:rsidRDefault="008256F4" w:rsidP="008256F4">
            <w:pPr>
              <w:rPr>
                <w:rFonts w:ascii="Arial" w:hAnsi="Arial" w:cs="Arial"/>
              </w:rPr>
            </w:pPr>
          </w:p>
          <w:p w14:paraId="26AE292A" w14:textId="77777777" w:rsidR="008256F4" w:rsidRPr="00840371" w:rsidRDefault="008256F4" w:rsidP="008256F4">
            <w:pPr>
              <w:rPr>
                <w:rFonts w:ascii="Arial" w:hAnsi="Arial" w:cs="Arial"/>
              </w:rPr>
            </w:pPr>
          </w:p>
          <w:p w14:paraId="026DF366" w14:textId="77777777" w:rsidR="008256F4" w:rsidRPr="00840371" w:rsidRDefault="008256F4" w:rsidP="008256F4">
            <w:pPr>
              <w:rPr>
                <w:rFonts w:ascii="Arial" w:hAnsi="Arial" w:cs="Arial"/>
              </w:rPr>
            </w:pPr>
          </w:p>
          <w:p w14:paraId="4F1F39F0" w14:textId="77777777" w:rsidR="008256F4" w:rsidRPr="00840371" w:rsidRDefault="008256F4" w:rsidP="008256F4">
            <w:pPr>
              <w:rPr>
                <w:rFonts w:ascii="Arial" w:hAnsi="Arial" w:cs="Arial"/>
              </w:rPr>
            </w:pPr>
          </w:p>
          <w:p w14:paraId="7BFE9AA1" w14:textId="77777777" w:rsidR="008256F4" w:rsidRPr="00840371" w:rsidRDefault="008256F4" w:rsidP="008256F4">
            <w:pPr>
              <w:rPr>
                <w:rFonts w:ascii="Arial" w:hAnsi="Arial" w:cs="Arial"/>
              </w:rPr>
            </w:pPr>
          </w:p>
          <w:p w14:paraId="717F1FA7" w14:textId="77777777" w:rsidR="008256F4" w:rsidRPr="00840371" w:rsidRDefault="008256F4" w:rsidP="008256F4">
            <w:pPr>
              <w:rPr>
                <w:rFonts w:ascii="Arial" w:hAnsi="Arial" w:cs="Arial"/>
              </w:rPr>
            </w:pPr>
            <w:r w:rsidRPr="00840371">
              <w:rPr>
                <w:rFonts w:ascii="Arial" w:hAnsi="Arial" w:cs="Arial"/>
              </w:rPr>
              <w:t>3.1  Display required fields for service report</w:t>
            </w:r>
          </w:p>
          <w:p w14:paraId="34EE2B9A" w14:textId="77777777" w:rsidR="008256F4" w:rsidRPr="00840371" w:rsidRDefault="008256F4" w:rsidP="008256F4">
            <w:pPr>
              <w:rPr>
                <w:rFonts w:ascii="Arial" w:hAnsi="Arial" w:cs="Arial"/>
              </w:rPr>
            </w:pPr>
          </w:p>
          <w:p w14:paraId="300B7602" w14:textId="77777777" w:rsidR="008256F4" w:rsidRPr="00840371" w:rsidRDefault="008256F4" w:rsidP="008256F4">
            <w:pPr>
              <w:rPr>
                <w:rFonts w:ascii="Arial" w:hAnsi="Arial" w:cs="Arial"/>
              </w:rPr>
            </w:pPr>
            <w:r w:rsidRPr="00840371">
              <w:rPr>
                <w:rFonts w:ascii="Arial" w:hAnsi="Arial" w:cs="Arial"/>
              </w:rPr>
              <w:t>4.1 Prompts a message that asks if input data is correct.</w:t>
            </w:r>
          </w:p>
          <w:p w14:paraId="42BAF402" w14:textId="77777777" w:rsidR="008256F4" w:rsidRPr="00840371" w:rsidRDefault="008256F4" w:rsidP="008256F4">
            <w:pPr>
              <w:rPr>
                <w:rFonts w:ascii="Arial" w:hAnsi="Arial" w:cs="Arial"/>
              </w:rPr>
            </w:pPr>
          </w:p>
          <w:p w14:paraId="192FBCEE" w14:textId="77777777" w:rsidR="008256F4" w:rsidRPr="00840371" w:rsidRDefault="008256F4" w:rsidP="008256F4">
            <w:pPr>
              <w:rPr>
                <w:rFonts w:ascii="Arial" w:hAnsi="Arial" w:cs="Arial"/>
              </w:rPr>
            </w:pPr>
          </w:p>
          <w:p w14:paraId="576FC5E2" w14:textId="77777777" w:rsidR="008256F4" w:rsidRPr="00840371" w:rsidRDefault="008256F4" w:rsidP="008256F4">
            <w:pPr>
              <w:rPr>
                <w:rFonts w:ascii="Arial" w:hAnsi="Arial" w:cs="Arial"/>
              </w:rPr>
            </w:pPr>
          </w:p>
          <w:p w14:paraId="76075D9E" w14:textId="77777777" w:rsidR="008256F4" w:rsidRPr="00840371" w:rsidRDefault="008256F4" w:rsidP="008256F4">
            <w:pPr>
              <w:rPr>
                <w:rFonts w:ascii="Arial" w:hAnsi="Arial" w:cs="Arial"/>
              </w:rPr>
            </w:pPr>
            <w:r w:rsidRPr="00840371">
              <w:rPr>
                <w:rFonts w:ascii="Arial" w:hAnsi="Arial" w:cs="Arial"/>
              </w:rPr>
              <w:t>6.1 Saves file</w:t>
            </w:r>
          </w:p>
          <w:p w14:paraId="139F7388" w14:textId="77777777" w:rsidR="008256F4" w:rsidRPr="00840371" w:rsidRDefault="008256F4" w:rsidP="008256F4">
            <w:pPr>
              <w:rPr>
                <w:rFonts w:ascii="Arial" w:hAnsi="Arial" w:cs="Arial"/>
              </w:rPr>
            </w:pPr>
          </w:p>
          <w:p w14:paraId="671FE911" w14:textId="77777777" w:rsidR="008256F4" w:rsidRPr="00840371" w:rsidRDefault="008256F4" w:rsidP="008256F4">
            <w:pPr>
              <w:rPr>
                <w:rFonts w:ascii="Arial" w:hAnsi="Arial" w:cs="Arial"/>
              </w:rPr>
            </w:pPr>
          </w:p>
          <w:p w14:paraId="4E3D2803" w14:textId="77777777" w:rsidR="008256F4" w:rsidRPr="00840371" w:rsidRDefault="008256F4" w:rsidP="00063FD6">
            <w:pPr>
              <w:pStyle w:val="ListParagraph"/>
              <w:numPr>
                <w:ilvl w:val="1"/>
                <w:numId w:val="4"/>
              </w:numPr>
              <w:rPr>
                <w:rFonts w:ascii="Arial" w:hAnsi="Arial" w:cs="Arial"/>
              </w:rPr>
            </w:pPr>
            <w:r w:rsidRPr="00840371">
              <w:rPr>
                <w:rFonts w:ascii="Arial" w:hAnsi="Arial" w:cs="Arial"/>
              </w:rPr>
              <w:t>Commits if saved</w:t>
            </w:r>
          </w:p>
          <w:p w14:paraId="1B34D814" w14:textId="77777777" w:rsidR="008256F4" w:rsidRPr="00840371" w:rsidRDefault="008256F4" w:rsidP="008256F4">
            <w:pPr>
              <w:rPr>
                <w:rFonts w:ascii="Arial" w:hAnsi="Arial" w:cs="Arial"/>
              </w:rPr>
            </w:pPr>
          </w:p>
          <w:p w14:paraId="55523AB3" w14:textId="77777777" w:rsidR="008256F4" w:rsidRPr="00840371" w:rsidRDefault="008256F4" w:rsidP="008256F4">
            <w:pPr>
              <w:rPr>
                <w:rFonts w:ascii="Arial" w:hAnsi="Arial" w:cs="Arial"/>
              </w:rPr>
            </w:pPr>
          </w:p>
          <w:p w14:paraId="4EA2D126" w14:textId="77777777" w:rsidR="008256F4" w:rsidRPr="00840371" w:rsidRDefault="008256F4" w:rsidP="008256F4">
            <w:pPr>
              <w:rPr>
                <w:rFonts w:ascii="Arial" w:hAnsi="Arial" w:cs="Arial"/>
              </w:rPr>
            </w:pPr>
          </w:p>
          <w:p w14:paraId="573E7CC4" w14:textId="77777777" w:rsidR="008256F4" w:rsidRPr="00840371" w:rsidRDefault="008256F4" w:rsidP="008256F4">
            <w:pPr>
              <w:rPr>
                <w:rFonts w:ascii="Arial" w:hAnsi="Arial" w:cs="Arial"/>
              </w:rPr>
            </w:pPr>
          </w:p>
          <w:p w14:paraId="13453C81" w14:textId="77777777" w:rsidR="008256F4" w:rsidRPr="00840371" w:rsidRDefault="008256F4" w:rsidP="008256F4">
            <w:pPr>
              <w:rPr>
                <w:rFonts w:ascii="Arial" w:hAnsi="Arial" w:cs="Arial"/>
              </w:rPr>
            </w:pPr>
            <w:r w:rsidRPr="00840371">
              <w:rPr>
                <w:rFonts w:ascii="Arial" w:hAnsi="Arial" w:cs="Arial"/>
              </w:rPr>
              <w:t>3.1 Searches the database for the corresponding keywords</w:t>
            </w:r>
          </w:p>
          <w:p w14:paraId="622ED769" w14:textId="77777777" w:rsidR="008256F4" w:rsidRPr="00840371" w:rsidRDefault="008256F4" w:rsidP="008256F4">
            <w:pPr>
              <w:rPr>
                <w:rFonts w:ascii="Arial" w:hAnsi="Arial" w:cs="Arial"/>
              </w:rPr>
            </w:pPr>
          </w:p>
          <w:p w14:paraId="3A0AB9FA" w14:textId="77777777" w:rsidR="008256F4" w:rsidRPr="00840371" w:rsidRDefault="008256F4" w:rsidP="008256F4">
            <w:pPr>
              <w:rPr>
                <w:rFonts w:ascii="Arial" w:hAnsi="Arial" w:cs="Arial"/>
              </w:rPr>
            </w:pPr>
          </w:p>
          <w:p w14:paraId="488D75B3" w14:textId="77777777" w:rsidR="008256F4" w:rsidRPr="00840371" w:rsidRDefault="008256F4" w:rsidP="008256F4">
            <w:pPr>
              <w:rPr>
                <w:rFonts w:ascii="Arial" w:hAnsi="Arial" w:cs="Arial"/>
              </w:rPr>
            </w:pPr>
          </w:p>
          <w:p w14:paraId="75E9319C" w14:textId="77777777" w:rsidR="008256F4" w:rsidRPr="00840371" w:rsidRDefault="008256F4" w:rsidP="008256F4">
            <w:pPr>
              <w:rPr>
                <w:rFonts w:ascii="Arial" w:hAnsi="Arial" w:cs="Arial"/>
              </w:rPr>
            </w:pPr>
          </w:p>
          <w:p w14:paraId="0E2128DB" w14:textId="77777777" w:rsidR="008256F4" w:rsidRPr="00840371" w:rsidRDefault="008256F4" w:rsidP="008256F4">
            <w:pPr>
              <w:rPr>
                <w:rFonts w:ascii="Arial" w:hAnsi="Arial" w:cs="Arial"/>
              </w:rPr>
            </w:pPr>
          </w:p>
          <w:p w14:paraId="292924B7" w14:textId="77777777" w:rsidR="008256F4" w:rsidRPr="00840371" w:rsidRDefault="008256F4" w:rsidP="008256F4">
            <w:pPr>
              <w:rPr>
                <w:rFonts w:ascii="Arial" w:hAnsi="Arial" w:cs="Arial"/>
              </w:rPr>
            </w:pPr>
            <w:r w:rsidRPr="00840371">
              <w:rPr>
                <w:rFonts w:ascii="Arial" w:hAnsi="Arial" w:cs="Arial"/>
              </w:rPr>
              <w:t>5.1 Displays the service report</w:t>
            </w:r>
          </w:p>
          <w:p w14:paraId="2A723B13" w14:textId="77777777" w:rsidR="008256F4" w:rsidRPr="00840371" w:rsidRDefault="008256F4" w:rsidP="008256F4">
            <w:pPr>
              <w:rPr>
                <w:rFonts w:ascii="Arial" w:hAnsi="Arial" w:cs="Arial"/>
              </w:rPr>
            </w:pPr>
          </w:p>
          <w:p w14:paraId="7B512363" w14:textId="77777777" w:rsidR="008256F4" w:rsidRPr="00840371" w:rsidRDefault="008256F4" w:rsidP="008256F4">
            <w:pPr>
              <w:rPr>
                <w:rFonts w:ascii="Arial" w:hAnsi="Arial" w:cs="Arial"/>
              </w:rPr>
            </w:pPr>
          </w:p>
          <w:p w14:paraId="72C784D9" w14:textId="77777777" w:rsidR="008256F4" w:rsidRPr="00840371" w:rsidRDefault="008256F4" w:rsidP="008256F4">
            <w:pPr>
              <w:rPr>
                <w:rFonts w:ascii="Arial" w:hAnsi="Arial" w:cs="Arial"/>
              </w:rPr>
            </w:pPr>
          </w:p>
          <w:p w14:paraId="6B406AA5" w14:textId="77777777" w:rsidR="008256F4" w:rsidRPr="00840371" w:rsidRDefault="008256F4" w:rsidP="008256F4">
            <w:pPr>
              <w:rPr>
                <w:rFonts w:ascii="Arial" w:hAnsi="Arial" w:cs="Arial"/>
              </w:rPr>
            </w:pPr>
          </w:p>
          <w:p w14:paraId="214838D9" w14:textId="77777777" w:rsidR="008256F4" w:rsidRPr="00840371" w:rsidRDefault="008256F4" w:rsidP="00063FD6">
            <w:pPr>
              <w:pStyle w:val="ListParagraph"/>
              <w:numPr>
                <w:ilvl w:val="1"/>
                <w:numId w:val="7"/>
              </w:numPr>
              <w:rPr>
                <w:rFonts w:ascii="Arial" w:hAnsi="Arial" w:cs="Arial"/>
              </w:rPr>
            </w:pPr>
            <w:r w:rsidRPr="00840371">
              <w:rPr>
                <w:rFonts w:ascii="Arial" w:hAnsi="Arial" w:cs="Arial"/>
              </w:rPr>
              <w:t>Locate the report file</w:t>
            </w:r>
          </w:p>
          <w:p w14:paraId="6AB9AEE0" w14:textId="77777777" w:rsidR="008256F4" w:rsidRPr="00840371" w:rsidRDefault="008256F4" w:rsidP="008256F4">
            <w:pPr>
              <w:rPr>
                <w:rFonts w:ascii="Arial" w:hAnsi="Arial" w:cs="Arial"/>
              </w:rPr>
            </w:pPr>
          </w:p>
          <w:p w14:paraId="7076C39A" w14:textId="77777777" w:rsidR="008256F4" w:rsidRPr="00840371" w:rsidRDefault="008256F4" w:rsidP="008256F4">
            <w:pPr>
              <w:rPr>
                <w:rFonts w:ascii="Arial" w:hAnsi="Arial" w:cs="Arial"/>
              </w:rPr>
            </w:pPr>
          </w:p>
          <w:p w14:paraId="173AF14B" w14:textId="77777777" w:rsidR="008256F4" w:rsidRPr="00840371" w:rsidRDefault="008256F4" w:rsidP="008256F4">
            <w:pPr>
              <w:rPr>
                <w:rFonts w:ascii="Arial" w:hAnsi="Arial" w:cs="Arial"/>
              </w:rPr>
            </w:pPr>
          </w:p>
          <w:p w14:paraId="4B4797F2" w14:textId="77777777" w:rsidR="008256F4" w:rsidRPr="00840371" w:rsidRDefault="008256F4" w:rsidP="008256F4">
            <w:pPr>
              <w:rPr>
                <w:rFonts w:ascii="Arial" w:hAnsi="Arial" w:cs="Arial"/>
              </w:rPr>
            </w:pPr>
          </w:p>
          <w:p w14:paraId="149D069E" w14:textId="77777777" w:rsidR="008256F4" w:rsidRPr="00840371" w:rsidRDefault="008256F4" w:rsidP="008256F4">
            <w:pPr>
              <w:rPr>
                <w:rFonts w:ascii="Arial" w:hAnsi="Arial" w:cs="Arial"/>
              </w:rPr>
            </w:pPr>
            <w:r w:rsidRPr="00840371">
              <w:rPr>
                <w:rFonts w:ascii="Arial" w:hAnsi="Arial" w:cs="Arial"/>
              </w:rPr>
              <w:t>4.1 System displays the service report with fields</w:t>
            </w:r>
          </w:p>
          <w:p w14:paraId="67139DDC" w14:textId="77777777" w:rsidR="008256F4" w:rsidRPr="00840371" w:rsidRDefault="008256F4" w:rsidP="008256F4">
            <w:pPr>
              <w:rPr>
                <w:rFonts w:ascii="Arial" w:hAnsi="Arial" w:cs="Arial"/>
              </w:rPr>
            </w:pPr>
          </w:p>
          <w:p w14:paraId="769BDF2E" w14:textId="77777777" w:rsidR="008256F4" w:rsidRPr="00840371" w:rsidRDefault="008256F4" w:rsidP="008256F4">
            <w:pPr>
              <w:rPr>
                <w:rFonts w:ascii="Arial" w:hAnsi="Arial" w:cs="Arial"/>
              </w:rPr>
            </w:pPr>
          </w:p>
          <w:p w14:paraId="54CDD4E1" w14:textId="77777777" w:rsidR="008256F4" w:rsidRPr="00840371" w:rsidRDefault="008256F4" w:rsidP="008256F4">
            <w:pPr>
              <w:rPr>
                <w:rFonts w:ascii="Arial" w:hAnsi="Arial" w:cs="Arial"/>
              </w:rPr>
            </w:pPr>
          </w:p>
          <w:p w14:paraId="776CAE9A" w14:textId="77777777" w:rsidR="008256F4" w:rsidRPr="00840371" w:rsidRDefault="008256F4" w:rsidP="008256F4">
            <w:pPr>
              <w:rPr>
                <w:rFonts w:ascii="Arial" w:hAnsi="Arial" w:cs="Arial"/>
              </w:rPr>
            </w:pPr>
            <w:r w:rsidRPr="00840371">
              <w:rPr>
                <w:rFonts w:ascii="Arial" w:hAnsi="Arial" w:cs="Arial"/>
              </w:rPr>
              <w:t>5.1 Commits the updated service report.</w:t>
            </w:r>
          </w:p>
          <w:p w14:paraId="1F73353F" w14:textId="77777777" w:rsidR="008256F4" w:rsidRPr="00840371" w:rsidRDefault="008256F4" w:rsidP="008256F4">
            <w:pPr>
              <w:rPr>
                <w:rFonts w:ascii="Arial" w:hAnsi="Arial" w:cs="Arial"/>
              </w:rPr>
            </w:pPr>
          </w:p>
          <w:p w14:paraId="21CE6990" w14:textId="77777777" w:rsidR="008256F4" w:rsidRPr="00840371" w:rsidRDefault="008256F4" w:rsidP="008256F4">
            <w:pPr>
              <w:rPr>
                <w:rFonts w:ascii="Arial" w:hAnsi="Arial" w:cs="Arial"/>
              </w:rPr>
            </w:pPr>
          </w:p>
          <w:p w14:paraId="06B46B38" w14:textId="77777777" w:rsidR="008256F4" w:rsidRPr="00840371" w:rsidRDefault="008256F4" w:rsidP="008256F4">
            <w:pPr>
              <w:rPr>
                <w:rFonts w:ascii="Arial" w:hAnsi="Arial" w:cs="Arial"/>
              </w:rPr>
            </w:pPr>
          </w:p>
          <w:p w14:paraId="5281F5C5" w14:textId="77777777" w:rsidR="008256F4" w:rsidRPr="00840371" w:rsidRDefault="008256F4" w:rsidP="00063FD6">
            <w:pPr>
              <w:pStyle w:val="ListParagraph"/>
              <w:numPr>
                <w:ilvl w:val="1"/>
                <w:numId w:val="9"/>
              </w:numPr>
              <w:rPr>
                <w:rFonts w:ascii="Arial" w:hAnsi="Arial" w:cs="Arial"/>
              </w:rPr>
            </w:pPr>
            <w:r w:rsidRPr="00840371">
              <w:rPr>
                <w:rFonts w:ascii="Arial" w:hAnsi="Arial" w:cs="Arial"/>
              </w:rPr>
              <w:t>Displays service report</w:t>
            </w:r>
          </w:p>
          <w:p w14:paraId="5EBE69C5" w14:textId="77777777" w:rsidR="008256F4" w:rsidRPr="00840371" w:rsidRDefault="008256F4" w:rsidP="008256F4">
            <w:pPr>
              <w:rPr>
                <w:rFonts w:ascii="Arial" w:hAnsi="Arial" w:cs="Arial"/>
              </w:rPr>
            </w:pPr>
          </w:p>
          <w:p w14:paraId="49EC9749" w14:textId="77777777" w:rsidR="008256F4" w:rsidRPr="00840371" w:rsidRDefault="008256F4" w:rsidP="008256F4">
            <w:pPr>
              <w:rPr>
                <w:rFonts w:ascii="Arial" w:hAnsi="Arial" w:cs="Arial"/>
              </w:rPr>
            </w:pPr>
          </w:p>
          <w:p w14:paraId="1474BADE" w14:textId="77777777" w:rsidR="008256F4" w:rsidRPr="00840371" w:rsidRDefault="008256F4" w:rsidP="008256F4">
            <w:pPr>
              <w:rPr>
                <w:rFonts w:ascii="Arial" w:hAnsi="Arial" w:cs="Arial"/>
              </w:rPr>
            </w:pPr>
          </w:p>
          <w:p w14:paraId="5D3186FA" w14:textId="77777777" w:rsidR="008256F4" w:rsidRPr="00840371" w:rsidRDefault="008256F4" w:rsidP="008256F4">
            <w:pPr>
              <w:rPr>
                <w:rFonts w:ascii="Arial" w:hAnsi="Arial" w:cs="Arial"/>
              </w:rPr>
            </w:pPr>
            <w:r w:rsidRPr="00840371">
              <w:rPr>
                <w:rFonts w:ascii="Arial" w:hAnsi="Arial" w:cs="Arial"/>
              </w:rPr>
              <w:t>4.1 Prompts message asking if he is sure he wants to delete the service report.</w:t>
            </w:r>
          </w:p>
        </w:tc>
      </w:tr>
      <w:tr w:rsidR="00840371" w:rsidRPr="00840371" w14:paraId="61F59D53" w14:textId="77777777" w:rsidTr="008256F4">
        <w:tblPrEx>
          <w:tblBorders>
            <w:top w:val="single" w:sz="6" w:space="0" w:color="000000" w:themeColor="text1"/>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88"/>
        </w:trPr>
        <w:tc>
          <w:tcPr>
            <w:tcW w:w="480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B064098" w14:textId="77777777" w:rsidR="008256F4" w:rsidRPr="00840371" w:rsidRDefault="008256F4" w:rsidP="008256F4">
            <w:pPr>
              <w:rPr>
                <w:rFonts w:ascii="Arial" w:hAnsi="Arial" w:cs="Arial"/>
                <w:b/>
              </w:rPr>
            </w:pPr>
            <w:r w:rsidRPr="00840371">
              <w:rPr>
                <w:rFonts w:ascii="Arial" w:hAnsi="Arial" w:cs="Arial"/>
                <w:b/>
              </w:rPr>
              <w:t>Exception Conditions:</w:t>
            </w:r>
          </w:p>
        </w:tc>
        <w:tc>
          <w:tcPr>
            <w:tcW w:w="5701"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E8C5B6" w14:textId="77777777" w:rsidR="008256F4" w:rsidRPr="00840371" w:rsidRDefault="008256F4" w:rsidP="008256F4">
            <w:pPr>
              <w:rPr>
                <w:rFonts w:ascii="Arial" w:hAnsi="Arial" w:cs="Arial"/>
              </w:rPr>
            </w:pPr>
          </w:p>
        </w:tc>
      </w:tr>
    </w:tbl>
    <w:p w14:paraId="26A15A90" w14:textId="77777777" w:rsidR="008256F4" w:rsidRPr="00840371" w:rsidRDefault="008256F4" w:rsidP="008256F4">
      <w:pPr>
        <w:rPr>
          <w:rFonts w:ascii="Arial" w:hAnsi="Arial" w:cs="Arial"/>
        </w:rPr>
      </w:pPr>
    </w:p>
    <w:p w14:paraId="171BFEE3" w14:textId="77777777" w:rsidR="008256F4" w:rsidRPr="00840371" w:rsidRDefault="008256F4" w:rsidP="008256F4">
      <w:pPr>
        <w:rPr>
          <w:rFonts w:ascii="Arial" w:hAnsi="Arial" w:cs="Arial"/>
        </w:rPr>
      </w:pPr>
    </w:p>
    <w:p w14:paraId="280E0343" w14:textId="77777777" w:rsidR="008256F4" w:rsidRPr="00840371" w:rsidRDefault="008256F4" w:rsidP="008256F4">
      <w:pPr>
        <w:rPr>
          <w:rFonts w:ascii="Arial" w:hAnsi="Arial" w:cs="Arial"/>
        </w:rPr>
      </w:pPr>
    </w:p>
    <w:p w14:paraId="3C9FEF0B" w14:textId="77777777" w:rsidR="008256F4" w:rsidRPr="00840371" w:rsidRDefault="008256F4" w:rsidP="008256F4">
      <w:pPr>
        <w:rPr>
          <w:rFonts w:ascii="Arial" w:hAnsi="Arial" w:cs="Arial"/>
        </w:rPr>
      </w:pPr>
    </w:p>
    <w:p w14:paraId="5EA23A55" w14:textId="77777777" w:rsidR="008256F4" w:rsidRPr="00840371" w:rsidRDefault="008256F4" w:rsidP="008256F4">
      <w:pPr>
        <w:rPr>
          <w:rFonts w:ascii="Arial" w:hAnsi="Arial" w:cs="Arial"/>
        </w:rPr>
      </w:pPr>
    </w:p>
    <w:p w14:paraId="10A4B7B5" w14:textId="77777777" w:rsidR="008256F4" w:rsidRPr="00840371" w:rsidRDefault="008256F4" w:rsidP="008256F4">
      <w:pPr>
        <w:rPr>
          <w:rFonts w:ascii="Arial" w:hAnsi="Arial" w:cs="Arial"/>
        </w:rPr>
      </w:pPr>
    </w:p>
    <w:p w14:paraId="3E695916" w14:textId="77777777" w:rsidR="000C51A9" w:rsidRPr="00840371" w:rsidRDefault="000C51A9" w:rsidP="008256F4">
      <w:pPr>
        <w:rPr>
          <w:rFonts w:ascii="Arial" w:hAnsi="Arial" w:cs="Arial"/>
        </w:rPr>
      </w:pPr>
    </w:p>
    <w:p w14:paraId="6A8B8731" w14:textId="77777777" w:rsidR="000C51A9" w:rsidRPr="00840371" w:rsidRDefault="000C51A9" w:rsidP="008256F4">
      <w:pPr>
        <w:rPr>
          <w:rFonts w:ascii="Arial" w:hAnsi="Arial" w:cs="Arial"/>
        </w:rPr>
      </w:pPr>
    </w:p>
    <w:p w14:paraId="08C4BB4D" w14:textId="77777777" w:rsidR="000C51A9" w:rsidRPr="00840371" w:rsidRDefault="000C51A9" w:rsidP="008256F4">
      <w:pPr>
        <w:rPr>
          <w:rFonts w:ascii="Arial" w:hAnsi="Arial" w:cs="Arial"/>
        </w:rPr>
      </w:pPr>
    </w:p>
    <w:p w14:paraId="7E522CF8" w14:textId="77777777" w:rsidR="000C51A9" w:rsidRPr="00840371" w:rsidRDefault="000C51A9" w:rsidP="008256F4">
      <w:pPr>
        <w:rPr>
          <w:rFonts w:ascii="Arial" w:hAnsi="Arial" w:cs="Arial"/>
        </w:rPr>
      </w:pPr>
    </w:p>
    <w:p w14:paraId="3194288C" w14:textId="77777777" w:rsidR="000C51A9" w:rsidRPr="00840371" w:rsidRDefault="000C51A9" w:rsidP="008256F4">
      <w:pPr>
        <w:rPr>
          <w:rFonts w:ascii="Arial" w:hAnsi="Arial" w:cs="Arial"/>
        </w:rPr>
      </w:pPr>
    </w:p>
    <w:p w14:paraId="54CACFA3" w14:textId="77777777" w:rsidR="005A707A" w:rsidRPr="00840371" w:rsidRDefault="005A707A" w:rsidP="008256F4">
      <w:pPr>
        <w:rPr>
          <w:rFonts w:ascii="Arial" w:hAnsi="Arial" w:cs="Arial"/>
        </w:rPr>
      </w:pPr>
    </w:p>
    <w:p w14:paraId="038C9016" w14:textId="77777777" w:rsidR="005A707A" w:rsidRPr="00840371" w:rsidRDefault="005A707A" w:rsidP="008256F4">
      <w:pPr>
        <w:rPr>
          <w:rFonts w:ascii="Arial" w:hAnsi="Arial" w:cs="Arial"/>
        </w:rPr>
      </w:pPr>
    </w:p>
    <w:p w14:paraId="1BE43F7B" w14:textId="77777777" w:rsidR="000C51A9" w:rsidRPr="00840371" w:rsidRDefault="000C51A9" w:rsidP="008256F4">
      <w:pPr>
        <w:rPr>
          <w:rFonts w:ascii="Arial" w:hAnsi="Arial" w:cs="Arial"/>
        </w:rPr>
      </w:pPr>
    </w:p>
    <w:p w14:paraId="1E640323" w14:textId="77777777" w:rsidR="000C51A9" w:rsidRPr="00840371" w:rsidRDefault="000C51A9" w:rsidP="008256F4">
      <w:pPr>
        <w:rPr>
          <w:rFonts w:ascii="Arial" w:hAnsi="Arial" w:cs="Arial"/>
        </w:rPr>
      </w:pPr>
    </w:p>
    <w:p w14:paraId="7DD92B0E" w14:textId="77777777" w:rsidR="000C51A9" w:rsidRDefault="000C51A9" w:rsidP="008256F4">
      <w:pPr>
        <w:rPr>
          <w:rFonts w:ascii="Arial" w:hAnsi="Arial" w:cs="Arial"/>
        </w:rPr>
      </w:pPr>
    </w:p>
    <w:p w14:paraId="365107C7" w14:textId="77777777" w:rsidR="00CF3702" w:rsidRDefault="00CF3702" w:rsidP="008256F4">
      <w:pPr>
        <w:rPr>
          <w:rFonts w:ascii="Arial" w:hAnsi="Arial" w:cs="Arial"/>
        </w:rPr>
      </w:pPr>
    </w:p>
    <w:p w14:paraId="5DA42A9E" w14:textId="77777777" w:rsidR="00CF3702" w:rsidRDefault="00CF3702" w:rsidP="008256F4">
      <w:pPr>
        <w:rPr>
          <w:rFonts w:ascii="Arial" w:hAnsi="Arial" w:cs="Arial"/>
        </w:rPr>
      </w:pPr>
    </w:p>
    <w:p w14:paraId="7E03DA9E" w14:textId="77777777" w:rsidR="00CF3702" w:rsidRDefault="00CF3702" w:rsidP="008256F4">
      <w:pPr>
        <w:rPr>
          <w:rFonts w:ascii="Arial" w:hAnsi="Arial" w:cs="Arial"/>
        </w:rPr>
      </w:pPr>
    </w:p>
    <w:p w14:paraId="74E6DCD3" w14:textId="77777777" w:rsidR="00CF3702" w:rsidRDefault="00CF3702" w:rsidP="008256F4">
      <w:pPr>
        <w:rPr>
          <w:rFonts w:ascii="Arial" w:hAnsi="Arial" w:cs="Arial"/>
        </w:rPr>
      </w:pPr>
    </w:p>
    <w:p w14:paraId="57B28D8D" w14:textId="77777777" w:rsidR="00CF3702" w:rsidRDefault="00CF3702" w:rsidP="008256F4">
      <w:pPr>
        <w:rPr>
          <w:rFonts w:ascii="Arial" w:hAnsi="Arial" w:cs="Arial"/>
        </w:rPr>
      </w:pPr>
    </w:p>
    <w:p w14:paraId="77ED40A6" w14:textId="77777777" w:rsidR="00CF3702" w:rsidRDefault="00CF3702" w:rsidP="008256F4">
      <w:pPr>
        <w:rPr>
          <w:rFonts w:ascii="Arial" w:hAnsi="Arial" w:cs="Arial"/>
        </w:rPr>
      </w:pPr>
    </w:p>
    <w:p w14:paraId="63D605C1" w14:textId="77777777" w:rsidR="00CF3702" w:rsidRDefault="00CF3702" w:rsidP="008256F4">
      <w:pPr>
        <w:rPr>
          <w:rFonts w:ascii="Arial" w:hAnsi="Arial" w:cs="Arial"/>
        </w:rPr>
      </w:pPr>
    </w:p>
    <w:p w14:paraId="24A7BB38" w14:textId="77777777" w:rsidR="00CF3702" w:rsidRDefault="00CF3702" w:rsidP="008256F4">
      <w:pPr>
        <w:rPr>
          <w:rFonts w:ascii="Arial" w:hAnsi="Arial" w:cs="Arial"/>
        </w:rPr>
      </w:pPr>
    </w:p>
    <w:p w14:paraId="51C621B8" w14:textId="77777777" w:rsidR="00CF3702" w:rsidRPr="00840371" w:rsidRDefault="00CF3702" w:rsidP="008256F4">
      <w:pPr>
        <w:rPr>
          <w:rFonts w:ascii="Arial" w:hAnsi="Arial" w:cs="Arial"/>
        </w:rPr>
      </w:pPr>
    </w:p>
    <w:p w14:paraId="107AEFC0" w14:textId="77777777" w:rsidR="008256F4" w:rsidRPr="00840371" w:rsidRDefault="008256F4" w:rsidP="008256F4">
      <w:pPr>
        <w:rPr>
          <w:rFonts w:ascii="Arial" w:hAnsi="Arial" w:cs="Arial"/>
        </w:rPr>
      </w:pPr>
    </w:p>
    <w:p w14:paraId="574C56B7" w14:textId="77777777" w:rsidR="008256F4" w:rsidRPr="00840371" w:rsidRDefault="008256F4" w:rsidP="008256F4">
      <w:pPr>
        <w:rPr>
          <w:rFonts w:ascii="Arial" w:hAnsi="Arial" w:cs="Arial"/>
        </w:rPr>
      </w:pPr>
    </w:p>
    <w:tbl>
      <w:tblPr>
        <w:tblStyle w:val="TableGrid"/>
        <w:tblW w:w="0" w:type="auto"/>
        <w:tblInd w:w="-5" w:type="dxa"/>
        <w:tblLook w:val="04A0" w:firstRow="1" w:lastRow="0" w:firstColumn="1" w:lastColumn="0" w:noHBand="0" w:noVBand="1"/>
      </w:tblPr>
      <w:tblGrid>
        <w:gridCol w:w="3973"/>
        <w:gridCol w:w="2609"/>
        <w:gridCol w:w="2773"/>
      </w:tblGrid>
      <w:tr w:rsidR="00840371" w:rsidRPr="00840371" w14:paraId="7FC1E51E" w14:textId="77777777" w:rsidTr="008256F4">
        <w:trPr>
          <w:trHeight w:val="78"/>
        </w:trPr>
        <w:tc>
          <w:tcPr>
            <w:tcW w:w="4802" w:type="dxa"/>
            <w:tcBorders>
              <w:bottom w:val="single" w:sz="6" w:space="0" w:color="000000" w:themeColor="text1"/>
              <w:right w:val="single" w:sz="6" w:space="0" w:color="000000" w:themeColor="text1"/>
            </w:tcBorders>
          </w:tcPr>
          <w:p w14:paraId="26A78CA3" w14:textId="77777777" w:rsidR="008256F4" w:rsidRPr="00840371" w:rsidRDefault="008256F4" w:rsidP="008256F4">
            <w:pPr>
              <w:rPr>
                <w:rFonts w:ascii="Arial" w:hAnsi="Arial" w:cs="Arial"/>
                <w:b/>
              </w:rPr>
            </w:pPr>
            <w:r w:rsidRPr="00840371">
              <w:rPr>
                <w:rFonts w:ascii="Arial" w:hAnsi="Arial" w:cs="Arial"/>
                <w:b/>
              </w:rPr>
              <w:t>Use Case Name:</w:t>
            </w:r>
          </w:p>
        </w:tc>
        <w:tc>
          <w:tcPr>
            <w:tcW w:w="5701" w:type="dxa"/>
            <w:gridSpan w:val="2"/>
            <w:tcBorders>
              <w:left w:val="single" w:sz="6" w:space="0" w:color="000000" w:themeColor="text1"/>
            </w:tcBorders>
          </w:tcPr>
          <w:p w14:paraId="04CB211C" w14:textId="77777777" w:rsidR="008256F4" w:rsidRPr="00840371" w:rsidRDefault="008256F4" w:rsidP="008256F4">
            <w:pPr>
              <w:rPr>
                <w:rFonts w:ascii="Arial" w:hAnsi="Arial" w:cs="Arial"/>
              </w:rPr>
            </w:pPr>
            <w:r w:rsidRPr="00840371">
              <w:rPr>
                <w:rFonts w:ascii="Arial" w:hAnsi="Arial" w:cs="Arial"/>
                <w:szCs w:val="20"/>
              </w:rPr>
              <w:t>Alert and presentation error of weather machine</w:t>
            </w:r>
          </w:p>
        </w:tc>
      </w:tr>
      <w:tr w:rsidR="00840371" w:rsidRPr="00840371" w14:paraId="70914F49" w14:textId="77777777" w:rsidTr="008256F4">
        <w:trPr>
          <w:trHeight w:val="677"/>
        </w:trPr>
        <w:tc>
          <w:tcPr>
            <w:tcW w:w="4802" w:type="dxa"/>
            <w:tcBorders>
              <w:top w:val="single" w:sz="6" w:space="0" w:color="000000" w:themeColor="text1"/>
              <w:right w:val="single" w:sz="6" w:space="0" w:color="000000" w:themeColor="text1"/>
            </w:tcBorders>
          </w:tcPr>
          <w:p w14:paraId="4C7FA7B5" w14:textId="77777777" w:rsidR="008256F4" w:rsidRPr="00840371" w:rsidRDefault="008256F4" w:rsidP="008256F4">
            <w:pPr>
              <w:rPr>
                <w:rFonts w:ascii="Arial" w:hAnsi="Arial" w:cs="Arial"/>
                <w:b/>
              </w:rPr>
            </w:pPr>
          </w:p>
          <w:p w14:paraId="5851B5AD" w14:textId="77777777" w:rsidR="008256F4" w:rsidRPr="00840371" w:rsidRDefault="008256F4" w:rsidP="008256F4">
            <w:pPr>
              <w:rPr>
                <w:rFonts w:ascii="Arial" w:hAnsi="Arial" w:cs="Arial"/>
                <w:b/>
              </w:rPr>
            </w:pPr>
            <w:r w:rsidRPr="00840371">
              <w:rPr>
                <w:rFonts w:ascii="Arial" w:hAnsi="Arial" w:cs="Arial"/>
                <w:b/>
              </w:rPr>
              <w:t>Scenario:</w:t>
            </w:r>
          </w:p>
        </w:tc>
        <w:tc>
          <w:tcPr>
            <w:tcW w:w="5701" w:type="dxa"/>
            <w:gridSpan w:val="2"/>
            <w:tcBorders>
              <w:left w:val="single" w:sz="6" w:space="0" w:color="000000" w:themeColor="text1"/>
            </w:tcBorders>
          </w:tcPr>
          <w:p w14:paraId="51B38F67" w14:textId="77777777" w:rsidR="008256F4" w:rsidRPr="00840371" w:rsidRDefault="008256F4" w:rsidP="008256F4">
            <w:pPr>
              <w:rPr>
                <w:rFonts w:ascii="Arial" w:hAnsi="Arial" w:cs="Arial"/>
              </w:rPr>
            </w:pPr>
            <w:r w:rsidRPr="00840371">
              <w:rPr>
                <w:rFonts w:ascii="Arial" w:hAnsi="Arial" w:cs="Arial"/>
              </w:rPr>
              <w:t>Error code is recorded and presented.</w:t>
            </w:r>
          </w:p>
        </w:tc>
      </w:tr>
      <w:tr w:rsidR="00840371" w:rsidRPr="00840371" w14:paraId="08348C65" w14:textId="77777777" w:rsidTr="008256F4">
        <w:trPr>
          <w:trHeight w:val="296"/>
        </w:trPr>
        <w:tc>
          <w:tcPr>
            <w:tcW w:w="4802" w:type="dxa"/>
            <w:tcBorders>
              <w:right w:val="single" w:sz="6" w:space="0" w:color="000000" w:themeColor="text1"/>
            </w:tcBorders>
          </w:tcPr>
          <w:p w14:paraId="119BA0CE" w14:textId="77777777" w:rsidR="008256F4" w:rsidRPr="00840371" w:rsidRDefault="008256F4" w:rsidP="008256F4">
            <w:pPr>
              <w:rPr>
                <w:rFonts w:ascii="Arial" w:hAnsi="Arial" w:cs="Arial"/>
                <w:b/>
              </w:rPr>
            </w:pPr>
            <w:r w:rsidRPr="00840371">
              <w:rPr>
                <w:rFonts w:ascii="Arial" w:hAnsi="Arial" w:cs="Arial"/>
                <w:b/>
              </w:rPr>
              <w:t>Triggering Event:</w:t>
            </w:r>
          </w:p>
        </w:tc>
        <w:tc>
          <w:tcPr>
            <w:tcW w:w="5701" w:type="dxa"/>
            <w:gridSpan w:val="2"/>
            <w:tcBorders>
              <w:left w:val="single" w:sz="6" w:space="0" w:color="000000" w:themeColor="text1"/>
            </w:tcBorders>
          </w:tcPr>
          <w:p w14:paraId="1A74A6ED" w14:textId="77777777" w:rsidR="008256F4" w:rsidRPr="00840371" w:rsidRDefault="008256F4" w:rsidP="008256F4">
            <w:pPr>
              <w:rPr>
                <w:rFonts w:ascii="Arial" w:hAnsi="Arial" w:cs="Arial"/>
              </w:rPr>
            </w:pPr>
            <w:r w:rsidRPr="00840371">
              <w:rPr>
                <w:rFonts w:ascii="Arial" w:hAnsi="Arial" w:cs="Arial"/>
              </w:rPr>
              <w:t>Error occurred from the weather machine; ex. Connection lost or malfunction</w:t>
            </w:r>
          </w:p>
        </w:tc>
      </w:tr>
      <w:tr w:rsidR="00840371" w:rsidRPr="00840371" w14:paraId="2FD831ED" w14:textId="77777777" w:rsidTr="008256F4">
        <w:trPr>
          <w:trHeight w:val="635"/>
        </w:trPr>
        <w:tc>
          <w:tcPr>
            <w:tcW w:w="4802" w:type="dxa"/>
            <w:tcBorders>
              <w:right w:val="single" w:sz="6" w:space="0" w:color="000000" w:themeColor="text1"/>
            </w:tcBorders>
          </w:tcPr>
          <w:p w14:paraId="62FABE4E" w14:textId="77777777" w:rsidR="008256F4" w:rsidRPr="00840371" w:rsidRDefault="008256F4" w:rsidP="008256F4">
            <w:pPr>
              <w:rPr>
                <w:rFonts w:ascii="Arial" w:hAnsi="Arial" w:cs="Arial"/>
                <w:b/>
              </w:rPr>
            </w:pPr>
            <w:r w:rsidRPr="00840371">
              <w:rPr>
                <w:rFonts w:ascii="Arial" w:hAnsi="Arial" w:cs="Arial"/>
                <w:b/>
              </w:rPr>
              <w:t>Brief Description:</w:t>
            </w:r>
          </w:p>
        </w:tc>
        <w:tc>
          <w:tcPr>
            <w:tcW w:w="5701" w:type="dxa"/>
            <w:gridSpan w:val="2"/>
            <w:tcBorders>
              <w:left w:val="single" w:sz="6" w:space="0" w:color="000000" w:themeColor="text1"/>
            </w:tcBorders>
          </w:tcPr>
          <w:p w14:paraId="48639858" w14:textId="77777777" w:rsidR="008256F4" w:rsidRPr="00840371" w:rsidRDefault="008256F4" w:rsidP="008256F4">
            <w:pPr>
              <w:rPr>
                <w:rFonts w:ascii="Arial" w:hAnsi="Arial" w:cs="Arial"/>
              </w:rPr>
            </w:pPr>
            <w:r w:rsidRPr="00840371">
              <w:rPr>
                <w:rFonts w:ascii="Arial" w:hAnsi="Arial" w:cs="Arial"/>
              </w:rPr>
              <w:t>Error code is stated and presented for easier reference for the solution</w:t>
            </w:r>
          </w:p>
        </w:tc>
      </w:tr>
      <w:tr w:rsidR="00840371" w:rsidRPr="00840371" w14:paraId="3E89F778" w14:textId="77777777" w:rsidTr="008256F4">
        <w:trPr>
          <w:trHeight w:val="677"/>
        </w:trPr>
        <w:tc>
          <w:tcPr>
            <w:tcW w:w="4802" w:type="dxa"/>
            <w:tcBorders>
              <w:right w:val="single" w:sz="6" w:space="0" w:color="000000" w:themeColor="text1"/>
            </w:tcBorders>
          </w:tcPr>
          <w:p w14:paraId="14000F4B" w14:textId="77777777" w:rsidR="008256F4" w:rsidRPr="00840371" w:rsidRDefault="008256F4" w:rsidP="008256F4">
            <w:pPr>
              <w:rPr>
                <w:rFonts w:ascii="Arial" w:hAnsi="Arial" w:cs="Arial"/>
                <w:b/>
              </w:rPr>
            </w:pPr>
            <w:r w:rsidRPr="00840371">
              <w:rPr>
                <w:rFonts w:ascii="Arial" w:hAnsi="Arial" w:cs="Arial"/>
                <w:b/>
              </w:rPr>
              <w:t>Actors:</w:t>
            </w:r>
          </w:p>
        </w:tc>
        <w:tc>
          <w:tcPr>
            <w:tcW w:w="5701" w:type="dxa"/>
            <w:gridSpan w:val="2"/>
            <w:tcBorders>
              <w:left w:val="single" w:sz="6" w:space="0" w:color="000000" w:themeColor="text1"/>
            </w:tcBorders>
          </w:tcPr>
          <w:p w14:paraId="61575A94" w14:textId="77777777" w:rsidR="008256F4" w:rsidRPr="00840371" w:rsidRDefault="008256F4" w:rsidP="008256F4">
            <w:pPr>
              <w:rPr>
                <w:rFonts w:ascii="Arial" w:hAnsi="Arial" w:cs="Arial"/>
              </w:rPr>
            </w:pPr>
            <w:r w:rsidRPr="00840371">
              <w:rPr>
                <w:rFonts w:ascii="Arial" w:hAnsi="Arial" w:cs="Arial"/>
              </w:rPr>
              <w:t>Weather Station</w:t>
            </w:r>
          </w:p>
          <w:p w14:paraId="6F3AD1A7" w14:textId="77777777" w:rsidR="008256F4" w:rsidRPr="00840371" w:rsidRDefault="008256F4" w:rsidP="008256F4">
            <w:pPr>
              <w:rPr>
                <w:rFonts w:ascii="Arial" w:hAnsi="Arial" w:cs="Arial"/>
              </w:rPr>
            </w:pPr>
            <w:r w:rsidRPr="00840371">
              <w:rPr>
                <w:rFonts w:ascii="Arial" w:hAnsi="Arial" w:cs="Arial"/>
              </w:rPr>
              <w:t>Technician</w:t>
            </w:r>
          </w:p>
        </w:tc>
      </w:tr>
      <w:tr w:rsidR="00840371" w:rsidRPr="00840371" w14:paraId="44E7D2AC" w14:textId="77777777" w:rsidTr="008256F4">
        <w:trPr>
          <w:trHeight w:val="635"/>
        </w:trPr>
        <w:tc>
          <w:tcPr>
            <w:tcW w:w="4802" w:type="dxa"/>
            <w:tcBorders>
              <w:right w:val="single" w:sz="6" w:space="0" w:color="000000" w:themeColor="text1"/>
            </w:tcBorders>
          </w:tcPr>
          <w:p w14:paraId="4DE77D8D" w14:textId="77777777" w:rsidR="008256F4" w:rsidRPr="00840371" w:rsidRDefault="008256F4" w:rsidP="008256F4">
            <w:pPr>
              <w:rPr>
                <w:rFonts w:ascii="Arial" w:hAnsi="Arial" w:cs="Arial"/>
                <w:b/>
              </w:rPr>
            </w:pPr>
            <w:r w:rsidRPr="00840371">
              <w:rPr>
                <w:rFonts w:ascii="Arial" w:hAnsi="Arial" w:cs="Arial"/>
                <w:b/>
              </w:rPr>
              <w:t>Related Use Cases:</w:t>
            </w:r>
          </w:p>
        </w:tc>
        <w:tc>
          <w:tcPr>
            <w:tcW w:w="5701" w:type="dxa"/>
            <w:gridSpan w:val="2"/>
            <w:tcBorders>
              <w:left w:val="single" w:sz="6" w:space="0" w:color="000000" w:themeColor="text1"/>
            </w:tcBorders>
          </w:tcPr>
          <w:p w14:paraId="44C86496" w14:textId="77777777" w:rsidR="008256F4" w:rsidRPr="00840371" w:rsidRDefault="008256F4" w:rsidP="008256F4">
            <w:pPr>
              <w:rPr>
                <w:rFonts w:ascii="Arial" w:hAnsi="Arial" w:cs="Arial"/>
              </w:rPr>
            </w:pPr>
            <w:r w:rsidRPr="00840371">
              <w:rPr>
                <w:rFonts w:ascii="Arial" w:hAnsi="Arial" w:cs="Arial"/>
              </w:rPr>
              <w:t>Troubleshoot through phone</w:t>
            </w:r>
          </w:p>
          <w:p w14:paraId="56C7AA94" w14:textId="77777777" w:rsidR="008256F4" w:rsidRPr="00840371" w:rsidRDefault="008256F4" w:rsidP="008256F4">
            <w:pPr>
              <w:rPr>
                <w:rFonts w:ascii="Arial" w:hAnsi="Arial" w:cs="Arial"/>
              </w:rPr>
            </w:pPr>
            <w:r w:rsidRPr="00840371">
              <w:rPr>
                <w:rFonts w:ascii="Arial" w:hAnsi="Arial" w:cs="Arial"/>
              </w:rPr>
              <w:t>Scheduling for site visit</w:t>
            </w:r>
          </w:p>
        </w:tc>
      </w:tr>
      <w:tr w:rsidR="00840371" w:rsidRPr="00840371" w14:paraId="42082C2A" w14:textId="77777777" w:rsidTr="008256F4">
        <w:trPr>
          <w:trHeight w:val="635"/>
        </w:trPr>
        <w:tc>
          <w:tcPr>
            <w:tcW w:w="4802" w:type="dxa"/>
            <w:tcBorders>
              <w:right w:val="single" w:sz="6" w:space="0" w:color="000000" w:themeColor="text1"/>
            </w:tcBorders>
          </w:tcPr>
          <w:p w14:paraId="0C89E156" w14:textId="77777777" w:rsidR="008256F4" w:rsidRPr="00840371" w:rsidRDefault="008256F4" w:rsidP="008256F4">
            <w:pPr>
              <w:rPr>
                <w:rFonts w:ascii="Arial" w:hAnsi="Arial" w:cs="Arial"/>
                <w:b/>
              </w:rPr>
            </w:pPr>
            <w:r w:rsidRPr="00840371">
              <w:rPr>
                <w:rFonts w:ascii="Arial" w:hAnsi="Arial" w:cs="Arial"/>
                <w:b/>
              </w:rPr>
              <w:t>Stakeholders:</w:t>
            </w:r>
          </w:p>
        </w:tc>
        <w:tc>
          <w:tcPr>
            <w:tcW w:w="5701" w:type="dxa"/>
            <w:gridSpan w:val="2"/>
            <w:tcBorders>
              <w:left w:val="single" w:sz="6" w:space="0" w:color="000000" w:themeColor="text1"/>
            </w:tcBorders>
          </w:tcPr>
          <w:p w14:paraId="20965358" w14:textId="77777777" w:rsidR="008256F4" w:rsidRPr="00840371" w:rsidRDefault="008256F4" w:rsidP="008256F4">
            <w:pPr>
              <w:rPr>
                <w:rFonts w:ascii="Arial" w:hAnsi="Arial" w:cs="Arial"/>
              </w:rPr>
            </w:pPr>
            <w:r w:rsidRPr="00840371">
              <w:rPr>
                <w:rFonts w:ascii="Arial" w:hAnsi="Arial" w:cs="Arial"/>
              </w:rPr>
              <w:t>Operations and Maintenance Department: to determine what went wrong in the weather machine</w:t>
            </w:r>
          </w:p>
        </w:tc>
      </w:tr>
      <w:tr w:rsidR="00840371" w:rsidRPr="00840371" w14:paraId="231347F8" w14:textId="77777777" w:rsidTr="008256F4">
        <w:trPr>
          <w:trHeight w:val="377"/>
        </w:trPr>
        <w:tc>
          <w:tcPr>
            <w:tcW w:w="4802" w:type="dxa"/>
            <w:tcBorders>
              <w:bottom w:val="single" w:sz="6" w:space="0" w:color="000000" w:themeColor="text1"/>
              <w:right w:val="single" w:sz="6" w:space="0" w:color="000000" w:themeColor="text1"/>
            </w:tcBorders>
          </w:tcPr>
          <w:p w14:paraId="4E930EE4" w14:textId="77777777" w:rsidR="008256F4" w:rsidRPr="00840371" w:rsidRDefault="008256F4" w:rsidP="008256F4">
            <w:pPr>
              <w:rPr>
                <w:rFonts w:ascii="Arial" w:hAnsi="Arial" w:cs="Arial"/>
                <w:b/>
              </w:rPr>
            </w:pPr>
            <w:r w:rsidRPr="00840371">
              <w:rPr>
                <w:rFonts w:ascii="Arial" w:hAnsi="Arial" w:cs="Arial"/>
                <w:b/>
              </w:rPr>
              <w:t>Preconditions:</w:t>
            </w:r>
          </w:p>
        </w:tc>
        <w:tc>
          <w:tcPr>
            <w:tcW w:w="5701" w:type="dxa"/>
            <w:gridSpan w:val="2"/>
            <w:tcBorders>
              <w:left w:val="single" w:sz="6" w:space="0" w:color="000000" w:themeColor="text1"/>
              <w:bottom w:val="single" w:sz="6" w:space="0" w:color="000000" w:themeColor="text1"/>
              <w:right w:val="single" w:sz="6" w:space="0" w:color="000000" w:themeColor="text1"/>
            </w:tcBorders>
          </w:tcPr>
          <w:p w14:paraId="7AAF0D2D" w14:textId="77777777" w:rsidR="008256F4" w:rsidRPr="00840371" w:rsidRDefault="008256F4" w:rsidP="008256F4">
            <w:pPr>
              <w:rPr>
                <w:rFonts w:ascii="Arial" w:hAnsi="Arial" w:cs="Arial"/>
              </w:rPr>
            </w:pPr>
            <w:r w:rsidRPr="00840371">
              <w:rPr>
                <w:rFonts w:ascii="Arial" w:hAnsi="Arial" w:cs="Arial"/>
              </w:rPr>
              <w:t>Error must occur</w:t>
            </w:r>
          </w:p>
          <w:p w14:paraId="28997B13" w14:textId="77777777" w:rsidR="008256F4" w:rsidRPr="00840371" w:rsidRDefault="008256F4" w:rsidP="008256F4">
            <w:pPr>
              <w:rPr>
                <w:rFonts w:ascii="Arial" w:hAnsi="Arial" w:cs="Arial"/>
              </w:rPr>
            </w:pPr>
            <w:r w:rsidRPr="00840371">
              <w:rPr>
                <w:rFonts w:ascii="Arial" w:hAnsi="Arial" w:cs="Arial"/>
              </w:rPr>
              <w:t>Error code is within the ruling of the error codes</w:t>
            </w:r>
          </w:p>
        </w:tc>
      </w:tr>
      <w:tr w:rsidR="00840371" w:rsidRPr="00840371" w14:paraId="32F8CE90" w14:textId="77777777" w:rsidTr="008256F4">
        <w:tblPrEx>
          <w:tblBorders>
            <w:top w:val="single" w:sz="6" w:space="0" w:color="000000" w:themeColor="text1"/>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250"/>
        </w:trPr>
        <w:tc>
          <w:tcPr>
            <w:tcW w:w="480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5BCB42F" w14:textId="77777777" w:rsidR="008256F4" w:rsidRPr="00840371" w:rsidRDefault="008256F4" w:rsidP="008256F4">
            <w:pPr>
              <w:rPr>
                <w:rFonts w:ascii="Arial" w:hAnsi="Arial" w:cs="Arial"/>
                <w:b/>
              </w:rPr>
            </w:pPr>
            <w:r w:rsidRPr="00840371">
              <w:rPr>
                <w:rFonts w:ascii="Arial" w:hAnsi="Arial" w:cs="Arial"/>
                <w:b/>
              </w:rPr>
              <w:t>Post Conditions:</w:t>
            </w:r>
          </w:p>
        </w:tc>
        <w:tc>
          <w:tcPr>
            <w:tcW w:w="5701" w:type="dxa"/>
            <w:gridSpan w:val="2"/>
            <w:tcBorders>
              <w:top w:val="single" w:sz="6" w:space="0" w:color="000000" w:themeColor="text1"/>
              <w:left w:val="single" w:sz="6" w:space="0" w:color="000000" w:themeColor="text1"/>
              <w:bottom w:val="single" w:sz="4" w:space="0" w:color="auto"/>
              <w:right w:val="single" w:sz="6" w:space="0" w:color="000000" w:themeColor="text1"/>
            </w:tcBorders>
          </w:tcPr>
          <w:p w14:paraId="235946AB" w14:textId="77777777" w:rsidR="008256F4" w:rsidRPr="00840371" w:rsidRDefault="008256F4" w:rsidP="008256F4">
            <w:pPr>
              <w:rPr>
                <w:rFonts w:ascii="Arial" w:hAnsi="Arial" w:cs="Arial"/>
              </w:rPr>
            </w:pPr>
            <w:r w:rsidRPr="00840371">
              <w:rPr>
                <w:rFonts w:ascii="Arial" w:hAnsi="Arial" w:cs="Arial"/>
              </w:rPr>
              <w:t>Error code is presented</w:t>
            </w:r>
          </w:p>
        </w:tc>
      </w:tr>
      <w:tr w:rsidR="00840371" w:rsidRPr="00840371" w14:paraId="17EFA256" w14:textId="77777777" w:rsidTr="008256F4">
        <w:tblPrEx>
          <w:tblBorders>
            <w:top w:val="single" w:sz="6" w:space="0" w:color="000000" w:themeColor="text1"/>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450"/>
        </w:trPr>
        <w:tc>
          <w:tcPr>
            <w:tcW w:w="4802" w:type="dxa"/>
            <w:vMerge w:val="restart"/>
            <w:tcBorders>
              <w:top w:val="single" w:sz="6" w:space="0" w:color="000000" w:themeColor="text1"/>
              <w:left w:val="single" w:sz="6" w:space="0" w:color="000000" w:themeColor="text1"/>
              <w:right w:val="single" w:sz="6" w:space="0" w:color="000000" w:themeColor="text1"/>
            </w:tcBorders>
          </w:tcPr>
          <w:p w14:paraId="0E1925E2" w14:textId="77777777" w:rsidR="008256F4" w:rsidRPr="00840371" w:rsidRDefault="008256F4" w:rsidP="008256F4">
            <w:pPr>
              <w:rPr>
                <w:rFonts w:ascii="Arial" w:hAnsi="Arial" w:cs="Arial"/>
                <w:b/>
              </w:rPr>
            </w:pPr>
            <w:r w:rsidRPr="00840371">
              <w:rPr>
                <w:rFonts w:ascii="Arial" w:hAnsi="Arial" w:cs="Arial"/>
                <w:b/>
              </w:rPr>
              <w:t>Flow of Activities:</w:t>
            </w:r>
          </w:p>
          <w:p w14:paraId="75CF1216" w14:textId="77777777" w:rsidR="008256F4" w:rsidRPr="00840371" w:rsidRDefault="008256F4" w:rsidP="008256F4">
            <w:pPr>
              <w:rPr>
                <w:rFonts w:ascii="Arial" w:hAnsi="Arial" w:cs="Arial"/>
                <w:b/>
              </w:rPr>
            </w:pPr>
          </w:p>
        </w:tc>
        <w:tc>
          <w:tcPr>
            <w:tcW w:w="2773" w:type="dxa"/>
            <w:tcBorders>
              <w:top w:val="single" w:sz="4" w:space="0" w:color="auto"/>
              <w:left w:val="single" w:sz="6" w:space="0" w:color="000000" w:themeColor="text1"/>
              <w:bottom w:val="single" w:sz="4" w:space="0" w:color="auto"/>
              <w:right w:val="single" w:sz="4" w:space="0" w:color="auto"/>
            </w:tcBorders>
          </w:tcPr>
          <w:p w14:paraId="23F5BEAB" w14:textId="77777777" w:rsidR="008256F4" w:rsidRPr="00840371" w:rsidRDefault="008256F4" w:rsidP="008256F4">
            <w:pPr>
              <w:rPr>
                <w:rFonts w:ascii="Arial" w:hAnsi="Arial" w:cs="Arial"/>
              </w:rPr>
            </w:pPr>
            <w:r w:rsidRPr="00840371">
              <w:rPr>
                <w:rFonts w:ascii="Arial" w:hAnsi="Arial" w:cs="Arial"/>
              </w:rPr>
              <w:t>Actor</w:t>
            </w:r>
          </w:p>
        </w:tc>
        <w:tc>
          <w:tcPr>
            <w:tcW w:w="2927" w:type="dxa"/>
            <w:tcBorders>
              <w:top w:val="single" w:sz="4" w:space="0" w:color="auto"/>
              <w:left w:val="single" w:sz="4" w:space="0" w:color="auto"/>
              <w:bottom w:val="single" w:sz="4" w:space="0" w:color="auto"/>
              <w:right w:val="single" w:sz="6" w:space="0" w:color="000000" w:themeColor="text1"/>
            </w:tcBorders>
          </w:tcPr>
          <w:p w14:paraId="25A07685" w14:textId="77777777" w:rsidR="008256F4" w:rsidRPr="00840371" w:rsidRDefault="008256F4" w:rsidP="008256F4">
            <w:pPr>
              <w:rPr>
                <w:rFonts w:ascii="Arial" w:hAnsi="Arial" w:cs="Arial"/>
              </w:rPr>
            </w:pPr>
            <w:r w:rsidRPr="00840371">
              <w:rPr>
                <w:rFonts w:ascii="Arial" w:hAnsi="Arial" w:cs="Arial"/>
              </w:rPr>
              <w:t>System</w:t>
            </w:r>
          </w:p>
        </w:tc>
      </w:tr>
      <w:tr w:rsidR="00840371" w:rsidRPr="00840371" w14:paraId="192BAE02" w14:textId="77777777" w:rsidTr="008256F4">
        <w:tblPrEx>
          <w:tblBorders>
            <w:top w:val="single" w:sz="6" w:space="0" w:color="000000" w:themeColor="text1"/>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4157"/>
        </w:trPr>
        <w:tc>
          <w:tcPr>
            <w:tcW w:w="4802" w:type="dxa"/>
            <w:vMerge/>
            <w:tcBorders>
              <w:left w:val="single" w:sz="6" w:space="0" w:color="000000" w:themeColor="text1"/>
              <w:bottom w:val="single" w:sz="6" w:space="0" w:color="000000" w:themeColor="text1"/>
              <w:right w:val="single" w:sz="6" w:space="0" w:color="000000" w:themeColor="text1"/>
            </w:tcBorders>
          </w:tcPr>
          <w:p w14:paraId="5F3384CC" w14:textId="77777777" w:rsidR="008256F4" w:rsidRPr="00840371" w:rsidRDefault="008256F4" w:rsidP="008256F4">
            <w:pPr>
              <w:rPr>
                <w:rFonts w:ascii="Arial" w:hAnsi="Arial" w:cs="Arial"/>
                <w:b/>
              </w:rPr>
            </w:pPr>
          </w:p>
        </w:tc>
        <w:tc>
          <w:tcPr>
            <w:tcW w:w="2773" w:type="dxa"/>
            <w:tcBorders>
              <w:top w:val="single" w:sz="4" w:space="0" w:color="auto"/>
              <w:left w:val="single" w:sz="6" w:space="0" w:color="000000" w:themeColor="text1"/>
              <w:bottom w:val="single" w:sz="6" w:space="0" w:color="000000" w:themeColor="text1"/>
              <w:right w:val="single" w:sz="4" w:space="0" w:color="auto"/>
            </w:tcBorders>
          </w:tcPr>
          <w:p w14:paraId="567A71DB" w14:textId="77777777" w:rsidR="008256F4" w:rsidRPr="00840371" w:rsidRDefault="008256F4" w:rsidP="00063FD6">
            <w:pPr>
              <w:pStyle w:val="ListParagraph"/>
              <w:numPr>
                <w:ilvl w:val="0"/>
                <w:numId w:val="10"/>
              </w:numPr>
              <w:rPr>
                <w:rFonts w:ascii="Arial" w:hAnsi="Arial" w:cs="Arial"/>
              </w:rPr>
            </w:pPr>
            <w:r w:rsidRPr="00840371">
              <w:rPr>
                <w:rFonts w:ascii="Arial" w:hAnsi="Arial" w:cs="Arial"/>
              </w:rPr>
              <w:t>Technician checks for any error from weather station</w:t>
            </w:r>
          </w:p>
          <w:p w14:paraId="326EC00B" w14:textId="77777777" w:rsidR="008256F4" w:rsidRPr="00840371" w:rsidRDefault="008256F4" w:rsidP="00063FD6">
            <w:pPr>
              <w:pStyle w:val="ListParagraph"/>
              <w:numPr>
                <w:ilvl w:val="0"/>
                <w:numId w:val="10"/>
              </w:numPr>
              <w:rPr>
                <w:rFonts w:ascii="Arial" w:hAnsi="Arial" w:cs="Arial"/>
              </w:rPr>
            </w:pPr>
            <w:r w:rsidRPr="00840371">
              <w:rPr>
                <w:rFonts w:ascii="Arial" w:hAnsi="Arial" w:cs="Arial"/>
              </w:rPr>
              <w:t>Weather station malfunctions</w:t>
            </w:r>
          </w:p>
          <w:p w14:paraId="5DCA2589" w14:textId="77777777" w:rsidR="008256F4" w:rsidRPr="00840371" w:rsidRDefault="008256F4" w:rsidP="008256F4">
            <w:pPr>
              <w:rPr>
                <w:rFonts w:ascii="Arial" w:hAnsi="Arial" w:cs="Arial"/>
              </w:rPr>
            </w:pPr>
          </w:p>
          <w:p w14:paraId="2F0ED3CF" w14:textId="77777777" w:rsidR="008256F4" w:rsidRPr="00840371" w:rsidRDefault="008256F4" w:rsidP="008256F4">
            <w:pPr>
              <w:rPr>
                <w:rFonts w:ascii="Arial" w:hAnsi="Arial" w:cs="Arial"/>
              </w:rPr>
            </w:pPr>
          </w:p>
        </w:tc>
        <w:tc>
          <w:tcPr>
            <w:tcW w:w="2927" w:type="dxa"/>
            <w:tcBorders>
              <w:top w:val="single" w:sz="4" w:space="0" w:color="auto"/>
              <w:left w:val="single" w:sz="4" w:space="0" w:color="auto"/>
              <w:bottom w:val="single" w:sz="6" w:space="0" w:color="000000" w:themeColor="text1"/>
              <w:right w:val="single" w:sz="6" w:space="0" w:color="000000" w:themeColor="text1"/>
            </w:tcBorders>
          </w:tcPr>
          <w:p w14:paraId="66E07A46" w14:textId="77777777" w:rsidR="008256F4" w:rsidRPr="00840371" w:rsidRDefault="008256F4" w:rsidP="008256F4">
            <w:pPr>
              <w:rPr>
                <w:rFonts w:ascii="Arial" w:hAnsi="Arial" w:cs="Arial"/>
              </w:rPr>
            </w:pPr>
          </w:p>
          <w:p w14:paraId="4CBFB39C" w14:textId="77777777" w:rsidR="008256F4" w:rsidRPr="00840371" w:rsidRDefault="008256F4" w:rsidP="008256F4">
            <w:pPr>
              <w:rPr>
                <w:rFonts w:ascii="Arial" w:hAnsi="Arial" w:cs="Arial"/>
              </w:rPr>
            </w:pPr>
          </w:p>
          <w:p w14:paraId="715A3BE3" w14:textId="77777777" w:rsidR="008256F4" w:rsidRPr="00840371" w:rsidRDefault="008256F4" w:rsidP="008256F4">
            <w:pPr>
              <w:rPr>
                <w:rFonts w:ascii="Arial" w:hAnsi="Arial" w:cs="Arial"/>
              </w:rPr>
            </w:pPr>
          </w:p>
          <w:p w14:paraId="2DB879F6" w14:textId="77777777" w:rsidR="008256F4" w:rsidRPr="00840371" w:rsidRDefault="008256F4" w:rsidP="00063FD6">
            <w:pPr>
              <w:pStyle w:val="ListParagraph"/>
              <w:numPr>
                <w:ilvl w:val="1"/>
                <w:numId w:val="10"/>
              </w:numPr>
              <w:rPr>
                <w:rFonts w:ascii="Arial" w:hAnsi="Arial" w:cs="Arial"/>
              </w:rPr>
            </w:pPr>
            <w:r w:rsidRPr="00840371">
              <w:rPr>
                <w:rFonts w:ascii="Arial" w:hAnsi="Arial" w:cs="Arial"/>
              </w:rPr>
              <w:t>Alerts technician and error code is presented to the Technician for easier reference</w:t>
            </w:r>
          </w:p>
        </w:tc>
      </w:tr>
      <w:tr w:rsidR="00840371" w:rsidRPr="00840371" w14:paraId="777969D2" w14:textId="77777777" w:rsidTr="008256F4">
        <w:tblPrEx>
          <w:tblBorders>
            <w:top w:val="single" w:sz="6" w:space="0" w:color="000000" w:themeColor="text1"/>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88"/>
        </w:trPr>
        <w:tc>
          <w:tcPr>
            <w:tcW w:w="480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BBF3BD3" w14:textId="77777777" w:rsidR="008256F4" w:rsidRPr="00840371" w:rsidRDefault="008256F4" w:rsidP="008256F4">
            <w:pPr>
              <w:rPr>
                <w:rFonts w:ascii="Arial" w:hAnsi="Arial" w:cs="Arial"/>
                <w:b/>
              </w:rPr>
            </w:pPr>
            <w:r w:rsidRPr="00840371">
              <w:rPr>
                <w:rFonts w:ascii="Arial" w:hAnsi="Arial" w:cs="Arial"/>
                <w:b/>
              </w:rPr>
              <w:t>Exception Conditions:</w:t>
            </w:r>
          </w:p>
        </w:tc>
        <w:tc>
          <w:tcPr>
            <w:tcW w:w="5701"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66D0DD" w14:textId="77777777" w:rsidR="008256F4" w:rsidRPr="00840371" w:rsidRDefault="008256F4" w:rsidP="008256F4">
            <w:pPr>
              <w:rPr>
                <w:rFonts w:ascii="Arial" w:hAnsi="Arial" w:cs="Arial"/>
              </w:rPr>
            </w:pPr>
            <w:r w:rsidRPr="00840371">
              <w:rPr>
                <w:rFonts w:ascii="Arial" w:hAnsi="Arial" w:cs="Arial"/>
              </w:rPr>
              <w:t>If error code is not presented, contact site manager for troubleshooting</w:t>
            </w:r>
          </w:p>
          <w:p w14:paraId="2D678581" w14:textId="77777777" w:rsidR="008256F4" w:rsidRPr="00840371" w:rsidRDefault="008256F4" w:rsidP="008256F4">
            <w:pPr>
              <w:rPr>
                <w:rFonts w:ascii="Arial" w:hAnsi="Arial" w:cs="Arial"/>
              </w:rPr>
            </w:pPr>
          </w:p>
        </w:tc>
      </w:tr>
    </w:tbl>
    <w:p w14:paraId="07DD93D4" w14:textId="77777777" w:rsidR="008256F4" w:rsidRPr="00840371" w:rsidRDefault="008256F4" w:rsidP="008256F4">
      <w:pPr>
        <w:rPr>
          <w:rFonts w:ascii="Arial" w:hAnsi="Arial" w:cs="Arial"/>
        </w:rPr>
      </w:pPr>
    </w:p>
    <w:p w14:paraId="5A7CED47" w14:textId="77777777" w:rsidR="008256F4" w:rsidRPr="00840371" w:rsidRDefault="008256F4" w:rsidP="008256F4">
      <w:pPr>
        <w:rPr>
          <w:rFonts w:ascii="Arial" w:hAnsi="Arial" w:cs="Arial"/>
        </w:rPr>
      </w:pPr>
    </w:p>
    <w:p w14:paraId="05A79EA7" w14:textId="77777777" w:rsidR="008256F4" w:rsidRPr="00840371" w:rsidRDefault="008256F4" w:rsidP="008256F4">
      <w:pPr>
        <w:rPr>
          <w:rFonts w:ascii="Arial" w:hAnsi="Arial" w:cs="Arial"/>
        </w:rPr>
      </w:pPr>
    </w:p>
    <w:p w14:paraId="0A7E28B0" w14:textId="77777777" w:rsidR="008256F4" w:rsidRPr="00840371" w:rsidRDefault="008256F4" w:rsidP="008256F4">
      <w:pPr>
        <w:rPr>
          <w:rFonts w:ascii="Arial" w:hAnsi="Arial" w:cs="Arial"/>
        </w:rPr>
      </w:pPr>
    </w:p>
    <w:p w14:paraId="72FB57F8" w14:textId="77777777" w:rsidR="008256F4" w:rsidRPr="00840371" w:rsidRDefault="008256F4" w:rsidP="008256F4">
      <w:pPr>
        <w:rPr>
          <w:rFonts w:ascii="Arial" w:hAnsi="Arial" w:cs="Arial"/>
        </w:rPr>
      </w:pPr>
    </w:p>
    <w:p w14:paraId="2F6ABA0F" w14:textId="77777777" w:rsidR="008256F4" w:rsidRPr="00840371" w:rsidRDefault="008256F4" w:rsidP="008256F4">
      <w:pPr>
        <w:rPr>
          <w:rFonts w:ascii="Arial" w:hAnsi="Arial" w:cs="Arial"/>
        </w:rPr>
      </w:pPr>
    </w:p>
    <w:tbl>
      <w:tblPr>
        <w:tblStyle w:val="TableGrid"/>
        <w:tblW w:w="0" w:type="auto"/>
        <w:tblInd w:w="-5" w:type="dxa"/>
        <w:tblLook w:val="04A0" w:firstRow="1" w:lastRow="0" w:firstColumn="1" w:lastColumn="0" w:noHBand="0" w:noVBand="1"/>
      </w:tblPr>
      <w:tblGrid>
        <w:gridCol w:w="4101"/>
        <w:gridCol w:w="2640"/>
        <w:gridCol w:w="2614"/>
      </w:tblGrid>
      <w:tr w:rsidR="00840371" w:rsidRPr="00840371" w14:paraId="5A99E18F" w14:textId="77777777" w:rsidTr="008256F4">
        <w:trPr>
          <w:trHeight w:val="78"/>
        </w:trPr>
        <w:tc>
          <w:tcPr>
            <w:tcW w:w="4802" w:type="dxa"/>
            <w:tcBorders>
              <w:bottom w:val="single" w:sz="6" w:space="0" w:color="000000" w:themeColor="text1"/>
              <w:right w:val="single" w:sz="6" w:space="0" w:color="000000" w:themeColor="text1"/>
            </w:tcBorders>
          </w:tcPr>
          <w:p w14:paraId="2C7099C2" w14:textId="77777777" w:rsidR="008256F4" w:rsidRPr="00840371" w:rsidRDefault="008256F4" w:rsidP="008256F4">
            <w:pPr>
              <w:rPr>
                <w:rFonts w:ascii="Arial" w:hAnsi="Arial" w:cs="Arial"/>
                <w:b/>
              </w:rPr>
            </w:pPr>
            <w:r w:rsidRPr="00840371">
              <w:rPr>
                <w:rFonts w:ascii="Arial" w:hAnsi="Arial" w:cs="Arial"/>
                <w:b/>
              </w:rPr>
              <w:t>Use Case Name:</w:t>
            </w:r>
          </w:p>
        </w:tc>
        <w:tc>
          <w:tcPr>
            <w:tcW w:w="5701" w:type="dxa"/>
            <w:gridSpan w:val="2"/>
            <w:tcBorders>
              <w:left w:val="single" w:sz="6" w:space="0" w:color="000000" w:themeColor="text1"/>
            </w:tcBorders>
          </w:tcPr>
          <w:p w14:paraId="76C765D0" w14:textId="77777777" w:rsidR="008256F4" w:rsidRPr="00840371" w:rsidRDefault="008256F4" w:rsidP="008256F4">
            <w:pPr>
              <w:rPr>
                <w:rFonts w:ascii="Arial" w:hAnsi="Arial" w:cs="Arial"/>
              </w:rPr>
            </w:pPr>
            <w:r w:rsidRPr="00840371">
              <w:rPr>
                <w:rFonts w:ascii="Arial" w:hAnsi="Arial" w:cs="Arial"/>
              </w:rPr>
              <w:t>Troubleshoot through phone</w:t>
            </w:r>
          </w:p>
        </w:tc>
      </w:tr>
      <w:tr w:rsidR="00840371" w:rsidRPr="00840371" w14:paraId="05C68E89" w14:textId="77777777" w:rsidTr="008256F4">
        <w:trPr>
          <w:trHeight w:val="677"/>
        </w:trPr>
        <w:tc>
          <w:tcPr>
            <w:tcW w:w="4802" w:type="dxa"/>
            <w:tcBorders>
              <w:top w:val="single" w:sz="6" w:space="0" w:color="000000" w:themeColor="text1"/>
              <w:right w:val="single" w:sz="6" w:space="0" w:color="000000" w:themeColor="text1"/>
            </w:tcBorders>
          </w:tcPr>
          <w:p w14:paraId="5C6F14AC" w14:textId="77777777" w:rsidR="008256F4" w:rsidRPr="00840371" w:rsidRDefault="008256F4" w:rsidP="008256F4">
            <w:pPr>
              <w:rPr>
                <w:rFonts w:ascii="Arial" w:hAnsi="Arial" w:cs="Arial"/>
                <w:b/>
              </w:rPr>
            </w:pPr>
          </w:p>
          <w:p w14:paraId="2C78EFA4" w14:textId="77777777" w:rsidR="008256F4" w:rsidRPr="00840371" w:rsidRDefault="008256F4" w:rsidP="008256F4">
            <w:pPr>
              <w:rPr>
                <w:rFonts w:ascii="Arial" w:hAnsi="Arial" w:cs="Arial"/>
                <w:b/>
              </w:rPr>
            </w:pPr>
            <w:r w:rsidRPr="00840371">
              <w:rPr>
                <w:rFonts w:ascii="Arial" w:hAnsi="Arial" w:cs="Arial"/>
                <w:b/>
              </w:rPr>
              <w:t>Scenario:</w:t>
            </w:r>
          </w:p>
        </w:tc>
        <w:tc>
          <w:tcPr>
            <w:tcW w:w="5701" w:type="dxa"/>
            <w:gridSpan w:val="2"/>
            <w:tcBorders>
              <w:left w:val="single" w:sz="6" w:space="0" w:color="000000" w:themeColor="text1"/>
            </w:tcBorders>
          </w:tcPr>
          <w:p w14:paraId="368E224C" w14:textId="77777777" w:rsidR="008256F4" w:rsidRPr="00840371" w:rsidRDefault="008256F4" w:rsidP="008256F4">
            <w:pPr>
              <w:rPr>
                <w:rFonts w:ascii="Arial" w:hAnsi="Arial" w:cs="Arial"/>
              </w:rPr>
            </w:pPr>
            <w:r w:rsidRPr="00840371">
              <w:rPr>
                <w:rFonts w:ascii="Arial" w:hAnsi="Arial" w:cs="Arial"/>
              </w:rPr>
              <w:t>Weather Station is broken and maintenance through the phone is the first solution to try</w:t>
            </w:r>
          </w:p>
        </w:tc>
      </w:tr>
      <w:tr w:rsidR="00840371" w:rsidRPr="00840371" w14:paraId="48AFC0B8" w14:textId="77777777" w:rsidTr="008256F4">
        <w:trPr>
          <w:trHeight w:val="677"/>
        </w:trPr>
        <w:tc>
          <w:tcPr>
            <w:tcW w:w="4802" w:type="dxa"/>
            <w:tcBorders>
              <w:right w:val="single" w:sz="6" w:space="0" w:color="000000" w:themeColor="text1"/>
            </w:tcBorders>
          </w:tcPr>
          <w:p w14:paraId="2D56D7D7" w14:textId="77777777" w:rsidR="008256F4" w:rsidRPr="00840371" w:rsidRDefault="008256F4" w:rsidP="008256F4">
            <w:pPr>
              <w:rPr>
                <w:rFonts w:ascii="Arial" w:hAnsi="Arial" w:cs="Arial"/>
                <w:b/>
              </w:rPr>
            </w:pPr>
            <w:r w:rsidRPr="00840371">
              <w:rPr>
                <w:rFonts w:ascii="Arial" w:hAnsi="Arial" w:cs="Arial"/>
                <w:b/>
              </w:rPr>
              <w:t>Triggering Event:</w:t>
            </w:r>
          </w:p>
        </w:tc>
        <w:tc>
          <w:tcPr>
            <w:tcW w:w="5701" w:type="dxa"/>
            <w:gridSpan w:val="2"/>
            <w:tcBorders>
              <w:left w:val="single" w:sz="6" w:space="0" w:color="000000" w:themeColor="text1"/>
            </w:tcBorders>
          </w:tcPr>
          <w:p w14:paraId="77A3242D" w14:textId="77777777" w:rsidR="008256F4" w:rsidRPr="00840371" w:rsidRDefault="008256F4" w:rsidP="008256F4">
            <w:pPr>
              <w:rPr>
                <w:rFonts w:ascii="Arial" w:hAnsi="Arial" w:cs="Arial"/>
              </w:rPr>
            </w:pPr>
            <w:r w:rsidRPr="00840371">
              <w:rPr>
                <w:rFonts w:ascii="Arial" w:hAnsi="Arial" w:cs="Arial"/>
              </w:rPr>
              <w:t>Weather Station is broken or malfunctioning</w:t>
            </w:r>
          </w:p>
        </w:tc>
      </w:tr>
      <w:tr w:rsidR="00840371" w:rsidRPr="00840371" w14:paraId="21A559FD" w14:textId="77777777" w:rsidTr="008256F4">
        <w:trPr>
          <w:trHeight w:val="635"/>
        </w:trPr>
        <w:tc>
          <w:tcPr>
            <w:tcW w:w="4802" w:type="dxa"/>
            <w:tcBorders>
              <w:right w:val="single" w:sz="6" w:space="0" w:color="000000" w:themeColor="text1"/>
            </w:tcBorders>
          </w:tcPr>
          <w:p w14:paraId="19811BC0" w14:textId="77777777" w:rsidR="008256F4" w:rsidRPr="00840371" w:rsidRDefault="008256F4" w:rsidP="008256F4">
            <w:pPr>
              <w:rPr>
                <w:rFonts w:ascii="Arial" w:hAnsi="Arial" w:cs="Arial"/>
                <w:b/>
              </w:rPr>
            </w:pPr>
            <w:r w:rsidRPr="00840371">
              <w:rPr>
                <w:rFonts w:ascii="Arial" w:hAnsi="Arial" w:cs="Arial"/>
                <w:b/>
              </w:rPr>
              <w:t>Brief Description:</w:t>
            </w:r>
          </w:p>
        </w:tc>
        <w:tc>
          <w:tcPr>
            <w:tcW w:w="5701" w:type="dxa"/>
            <w:gridSpan w:val="2"/>
            <w:tcBorders>
              <w:left w:val="single" w:sz="6" w:space="0" w:color="000000" w:themeColor="text1"/>
            </w:tcBorders>
          </w:tcPr>
          <w:p w14:paraId="0912647A" w14:textId="77777777" w:rsidR="008256F4" w:rsidRPr="00840371" w:rsidRDefault="008256F4" w:rsidP="008256F4">
            <w:pPr>
              <w:rPr>
                <w:rFonts w:ascii="Arial" w:hAnsi="Arial" w:cs="Arial"/>
              </w:rPr>
            </w:pPr>
            <w:r w:rsidRPr="00840371">
              <w:rPr>
                <w:rFonts w:ascii="Arial" w:hAnsi="Arial" w:cs="Arial"/>
              </w:rPr>
              <w:t>Technician contacts Site manager so that they can troubleshoot and fix the Weather Station through the phone</w:t>
            </w:r>
          </w:p>
        </w:tc>
      </w:tr>
      <w:tr w:rsidR="00840371" w:rsidRPr="00840371" w14:paraId="2DCFA82D" w14:textId="77777777" w:rsidTr="008256F4">
        <w:trPr>
          <w:trHeight w:val="677"/>
        </w:trPr>
        <w:tc>
          <w:tcPr>
            <w:tcW w:w="4802" w:type="dxa"/>
            <w:tcBorders>
              <w:right w:val="single" w:sz="6" w:space="0" w:color="000000" w:themeColor="text1"/>
            </w:tcBorders>
          </w:tcPr>
          <w:p w14:paraId="5F7A0531" w14:textId="77777777" w:rsidR="008256F4" w:rsidRPr="00840371" w:rsidRDefault="008256F4" w:rsidP="008256F4">
            <w:pPr>
              <w:rPr>
                <w:rFonts w:ascii="Arial" w:hAnsi="Arial" w:cs="Arial"/>
                <w:b/>
              </w:rPr>
            </w:pPr>
            <w:r w:rsidRPr="00840371">
              <w:rPr>
                <w:rFonts w:ascii="Arial" w:hAnsi="Arial" w:cs="Arial"/>
                <w:b/>
              </w:rPr>
              <w:t>Actors:</w:t>
            </w:r>
          </w:p>
        </w:tc>
        <w:tc>
          <w:tcPr>
            <w:tcW w:w="5701" w:type="dxa"/>
            <w:gridSpan w:val="2"/>
            <w:tcBorders>
              <w:left w:val="single" w:sz="6" w:space="0" w:color="000000" w:themeColor="text1"/>
            </w:tcBorders>
          </w:tcPr>
          <w:p w14:paraId="6726112C" w14:textId="77777777" w:rsidR="008256F4" w:rsidRPr="00840371" w:rsidRDefault="008256F4" w:rsidP="008256F4">
            <w:pPr>
              <w:rPr>
                <w:rFonts w:ascii="Arial" w:hAnsi="Arial" w:cs="Arial"/>
              </w:rPr>
            </w:pPr>
            <w:r w:rsidRPr="00840371">
              <w:rPr>
                <w:rFonts w:ascii="Arial" w:hAnsi="Arial" w:cs="Arial"/>
              </w:rPr>
              <w:t>Technician</w:t>
            </w:r>
          </w:p>
          <w:p w14:paraId="3A6DC629" w14:textId="77777777" w:rsidR="008256F4" w:rsidRPr="00840371" w:rsidRDefault="008256F4" w:rsidP="008256F4">
            <w:pPr>
              <w:rPr>
                <w:rFonts w:ascii="Arial" w:hAnsi="Arial" w:cs="Arial"/>
              </w:rPr>
            </w:pPr>
            <w:r w:rsidRPr="00840371">
              <w:rPr>
                <w:rFonts w:ascii="Arial" w:hAnsi="Arial" w:cs="Arial"/>
              </w:rPr>
              <w:t>Weather Machine</w:t>
            </w:r>
          </w:p>
          <w:p w14:paraId="2057F26E" w14:textId="77777777" w:rsidR="008256F4" w:rsidRPr="00840371" w:rsidRDefault="008256F4" w:rsidP="008256F4">
            <w:pPr>
              <w:rPr>
                <w:rFonts w:ascii="Arial" w:hAnsi="Arial" w:cs="Arial"/>
              </w:rPr>
            </w:pPr>
            <w:r w:rsidRPr="00840371">
              <w:rPr>
                <w:rFonts w:ascii="Arial" w:hAnsi="Arial" w:cs="Arial"/>
              </w:rPr>
              <w:t>Site Manager</w:t>
            </w:r>
          </w:p>
          <w:p w14:paraId="68FC3023" w14:textId="77777777" w:rsidR="008256F4" w:rsidRPr="00840371" w:rsidRDefault="008256F4" w:rsidP="008256F4">
            <w:pPr>
              <w:rPr>
                <w:rFonts w:ascii="Arial" w:hAnsi="Arial" w:cs="Arial"/>
              </w:rPr>
            </w:pPr>
            <w:r w:rsidRPr="00840371">
              <w:rPr>
                <w:rFonts w:ascii="Arial" w:hAnsi="Arial" w:cs="Arial"/>
              </w:rPr>
              <w:t>Data Quality Team</w:t>
            </w:r>
          </w:p>
        </w:tc>
      </w:tr>
      <w:tr w:rsidR="00840371" w:rsidRPr="00840371" w14:paraId="02C00BF2" w14:textId="77777777" w:rsidTr="008256F4">
        <w:trPr>
          <w:trHeight w:val="635"/>
        </w:trPr>
        <w:tc>
          <w:tcPr>
            <w:tcW w:w="4802" w:type="dxa"/>
            <w:tcBorders>
              <w:right w:val="single" w:sz="6" w:space="0" w:color="000000" w:themeColor="text1"/>
            </w:tcBorders>
          </w:tcPr>
          <w:p w14:paraId="12738AAF" w14:textId="77777777" w:rsidR="008256F4" w:rsidRPr="00840371" w:rsidRDefault="008256F4" w:rsidP="008256F4">
            <w:pPr>
              <w:rPr>
                <w:rFonts w:ascii="Arial" w:hAnsi="Arial" w:cs="Arial"/>
                <w:b/>
              </w:rPr>
            </w:pPr>
            <w:r w:rsidRPr="00840371">
              <w:rPr>
                <w:rFonts w:ascii="Arial" w:hAnsi="Arial" w:cs="Arial"/>
                <w:b/>
              </w:rPr>
              <w:t>Related Use Cases:</w:t>
            </w:r>
          </w:p>
        </w:tc>
        <w:tc>
          <w:tcPr>
            <w:tcW w:w="5701" w:type="dxa"/>
            <w:gridSpan w:val="2"/>
            <w:tcBorders>
              <w:left w:val="single" w:sz="6" w:space="0" w:color="000000" w:themeColor="text1"/>
            </w:tcBorders>
          </w:tcPr>
          <w:p w14:paraId="759C2839" w14:textId="77777777" w:rsidR="008256F4" w:rsidRPr="00840371" w:rsidRDefault="008256F4" w:rsidP="008256F4">
            <w:pPr>
              <w:rPr>
                <w:rFonts w:ascii="Arial" w:hAnsi="Arial" w:cs="Arial"/>
              </w:rPr>
            </w:pPr>
            <w:r w:rsidRPr="00840371">
              <w:rPr>
                <w:rFonts w:ascii="Arial" w:hAnsi="Arial" w:cs="Arial"/>
              </w:rPr>
              <w:t>Scheduling for site visit</w:t>
            </w:r>
          </w:p>
        </w:tc>
      </w:tr>
      <w:tr w:rsidR="00840371" w:rsidRPr="00840371" w14:paraId="1E926A15" w14:textId="77777777" w:rsidTr="008256F4">
        <w:trPr>
          <w:trHeight w:val="635"/>
        </w:trPr>
        <w:tc>
          <w:tcPr>
            <w:tcW w:w="4802" w:type="dxa"/>
            <w:tcBorders>
              <w:right w:val="single" w:sz="6" w:space="0" w:color="000000" w:themeColor="text1"/>
            </w:tcBorders>
          </w:tcPr>
          <w:p w14:paraId="1C96F27F" w14:textId="77777777" w:rsidR="008256F4" w:rsidRPr="00840371" w:rsidRDefault="008256F4" w:rsidP="008256F4">
            <w:pPr>
              <w:rPr>
                <w:rFonts w:ascii="Arial" w:hAnsi="Arial" w:cs="Arial"/>
                <w:b/>
              </w:rPr>
            </w:pPr>
            <w:r w:rsidRPr="00840371">
              <w:rPr>
                <w:rFonts w:ascii="Arial" w:hAnsi="Arial" w:cs="Arial"/>
                <w:b/>
              </w:rPr>
              <w:t>Stakeholders:</w:t>
            </w:r>
          </w:p>
        </w:tc>
        <w:tc>
          <w:tcPr>
            <w:tcW w:w="5701" w:type="dxa"/>
            <w:gridSpan w:val="2"/>
            <w:tcBorders>
              <w:left w:val="single" w:sz="6" w:space="0" w:color="000000" w:themeColor="text1"/>
            </w:tcBorders>
          </w:tcPr>
          <w:p w14:paraId="65E1B2BA" w14:textId="77777777" w:rsidR="008256F4" w:rsidRPr="00840371" w:rsidRDefault="008256F4" w:rsidP="008256F4">
            <w:pPr>
              <w:rPr>
                <w:rFonts w:ascii="Arial" w:hAnsi="Arial" w:cs="Arial"/>
              </w:rPr>
            </w:pPr>
            <w:r w:rsidRPr="00840371">
              <w:rPr>
                <w:rFonts w:ascii="Arial" w:hAnsi="Arial" w:cs="Arial"/>
              </w:rPr>
              <w:t>Operations and Maintenance Department: to serve as a first solution before a site visit</w:t>
            </w:r>
          </w:p>
        </w:tc>
      </w:tr>
      <w:tr w:rsidR="00840371" w:rsidRPr="00840371" w14:paraId="6E5E0F89" w14:textId="77777777" w:rsidTr="008256F4">
        <w:trPr>
          <w:trHeight w:val="377"/>
        </w:trPr>
        <w:tc>
          <w:tcPr>
            <w:tcW w:w="4802" w:type="dxa"/>
            <w:tcBorders>
              <w:bottom w:val="single" w:sz="6" w:space="0" w:color="000000" w:themeColor="text1"/>
              <w:right w:val="single" w:sz="6" w:space="0" w:color="000000" w:themeColor="text1"/>
            </w:tcBorders>
          </w:tcPr>
          <w:p w14:paraId="71FC594E" w14:textId="77777777" w:rsidR="008256F4" w:rsidRPr="00840371" w:rsidRDefault="008256F4" w:rsidP="008256F4">
            <w:pPr>
              <w:rPr>
                <w:rFonts w:ascii="Arial" w:hAnsi="Arial" w:cs="Arial"/>
                <w:b/>
              </w:rPr>
            </w:pPr>
            <w:r w:rsidRPr="00840371">
              <w:rPr>
                <w:rFonts w:ascii="Arial" w:hAnsi="Arial" w:cs="Arial"/>
                <w:b/>
              </w:rPr>
              <w:t>Preconditions:</w:t>
            </w:r>
          </w:p>
        </w:tc>
        <w:tc>
          <w:tcPr>
            <w:tcW w:w="5701" w:type="dxa"/>
            <w:gridSpan w:val="2"/>
            <w:tcBorders>
              <w:left w:val="single" w:sz="6" w:space="0" w:color="000000" w:themeColor="text1"/>
              <w:bottom w:val="single" w:sz="6" w:space="0" w:color="000000" w:themeColor="text1"/>
              <w:right w:val="single" w:sz="6" w:space="0" w:color="000000" w:themeColor="text1"/>
            </w:tcBorders>
          </w:tcPr>
          <w:p w14:paraId="78FAEF95" w14:textId="77777777" w:rsidR="008256F4" w:rsidRPr="00840371" w:rsidRDefault="008256F4" w:rsidP="008256F4">
            <w:pPr>
              <w:rPr>
                <w:rFonts w:ascii="Arial" w:hAnsi="Arial" w:cs="Arial"/>
              </w:rPr>
            </w:pPr>
            <w:r w:rsidRPr="00840371">
              <w:rPr>
                <w:rFonts w:ascii="Arial" w:hAnsi="Arial" w:cs="Arial"/>
              </w:rPr>
              <w:t>Technician must have number of the site manager</w:t>
            </w:r>
          </w:p>
          <w:p w14:paraId="4DC616D9" w14:textId="77777777" w:rsidR="008256F4" w:rsidRPr="00840371" w:rsidRDefault="008256F4" w:rsidP="008256F4">
            <w:pPr>
              <w:rPr>
                <w:rFonts w:ascii="Arial" w:hAnsi="Arial" w:cs="Arial"/>
              </w:rPr>
            </w:pPr>
            <w:r w:rsidRPr="00840371">
              <w:rPr>
                <w:rFonts w:ascii="Arial" w:hAnsi="Arial" w:cs="Arial"/>
              </w:rPr>
              <w:t>Information about the weather station must be correct</w:t>
            </w:r>
          </w:p>
          <w:p w14:paraId="43675614" w14:textId="77777777" w:rsidR="008256F4" w:rsidRPr="00840371" w:rsidRDefault="008256F4" w:rsidP="008256F4">
            <w:pPr>
              <w:rPr>
                <w:rFonts w:ascii="Arial" w:hAnsi="Arial" w:cs="Arial"/>
              </w:rPr>
            </w:pPr>
            <w:r w:rsidRPr="00840371">
              <w:rPr>
                <w:rFonts w:ascii="Arial" w:hAnsi="Arial" w:cs="Arial"/>
              </w:rPr>
              <w:t xml:space="preserve">Site Manager must respond </w:t>
            </w:r>
          </w:p>
        </w:tc>
      </w:tr>
      <w:tr w:rsidR="00840371" w:rsidRPr="00840371" w14:paraId="60227A5C" w14:textId="77777777" w:rsidTr="008256F4">
        <w:tblPrEx>
          <w:tblBorders>
            <w:top w:val="single" w:sz="6" w:space="0" w:color="000000" w:themeColor="text1"/>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250"/>
        </w:trPr>
        <w:tc>
          <w:tcPr>
            <w:tcW w:w="480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86E58B" w14:textId="77777777" w:rsidR="008256F4" w:rsidRPr="00840371" w:rsidRDefault="008256F4" w:rsidP="008256F4">
            <w:pPr>
              <w:rPr>
                <w:rFonts w:ascii="Arial" w:hAnsi="Arial" w:cs="Arial"/>
                <w:b/>
              </w:rPr>
            </w:pPr>
            <w:r w:rsidRPr="00840371">
              <w:rPr>
                <w:rFonts w:ascii="Arial" w:hAnsi="Arial" w:cs="Arial"/>
                <w:b/>
              </w:rPr>
              <w:t>Post Conditions:</w:t>
            </w:r>
          </w:p>
        </w:tc>
        <w:tc>
          <w:tcPr>
            <w:tcW w:w="5701" w:type="dxa"/>
            <w:gridSpan w:val="2"/>
            <w:tcBorders>
              <w:top w:val="single" w:sz="6" w:space="0" w:color="000000" w:themeColor="text1"/>
              <w:left w:val="single" w:sz="6" w:space="0" w:color="000000" w:themeColor="text1"/>
              <w:bottom w:val="single" w:sz="4" w:space="0" w:color="auto"/>
              <w:right w:val="single" w:sz="6" w:space="0" w:color="000000" w:themeColor="text1"/>
            </w:tcBorders>
          </w:tcPr>
          <w:p w14:paraId="3720D931" w14:textId="77777777" w:rsidR="008256F4" w:rsidRPr="00840371" w:rsidRDefault="008256F4" w:rsidP="008256F4">
            <w:pPr>
              <w:rPr>
                <w:rFonts w:ascii="Arial" w:hAnsi="Arial" w:cs="Arial"/>
              </w:rPr>
            </w:pPr>
            <w:r w:rsidRPr="00840371">
              <w:rPr>
                <w:rFonts w:ascii="Arial" w:hAnsi="Arial" w:cs="Arial"/>
              </w:rPr>
              <w:t>A conclusion will be selected, either fix or needs to have a site visit</w:t>
            </w:r>
          </w:p>
          <w:p w14:paraId="02390286" w14:textId="77777777" w:rsidR="008256F4" w:rsidRPr="00840371" w:rsidRDefault="008256F4" w:rsidP="008256F4">
            <w:pPr>
              <w:rPr>
                <w:rFonts w:ascii="Arial" w:hAnsi="Arial" w:cs="Arial"/>
              </w:rPr>
            </w:pPr>
            <w:r w:rsidRPr="00840371">
              <w:rPr>
                <w:rFonts w:ascii="Arial" w:hAnsi="Arial" w:cs="Arial"/>
              </w:rPr>
              <w:t>Call of the site manager and technician must be recorded for history</w:t>
            </w:r>
          </w:p>
        </w:tc>
      </w:tr>
      <w:tr w:rsidR="00840371" w:rsidRPr="00840371" w14:paraId="5F0CD42A" w14:textId="77777777" w:rsidTr="008256F4">
        <w:tblPrEx>
          <w:tblBorders>
            <w:top w:val="single" w:sz="6" w:space="0" w:color="000000" w:themeColor="text1"/>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450"/>
        </w:trPr>
        <w:tc>
          <w:tcPr>
            <w:tcW w:w="4802" w:type="dxa"/>
            <w:vMerge w:val="restart"/>
            <w:tcBorders>
              <w:top w:val="single" w:sz="6" w:space="0" w:color="000000" w:themeColor="text1"/>
              <w:left w:val="single" w:sz="6" w:space="0" w:color="000000" w:themeColor="text1"/>
              <w:right w:val="single" w:sz="6" w:space="0" w:color="000000" w:themeColor="text1"/>
            </w:tcBorders>
          </w:tcPr>
          <w:p w14:paraId="624158A7" w14:textId="0F55B405" w:rsidR="008256F4" w:rsidRPr="00840371" w:rsidRDefault="008256F4" w:rsidP="008256F4">
            <w:pPr>
              <w:rPr>
                <w:rFonts w:ascii="Arial" w:hAnsi="Arial" w:cs="Arial"/>
                <w:b/>
              </w:rPr>
            </w:pPr>
            <w:r w:rsidRPr="00840371">
              <w:rPr>
                <w:rFonts w:ascii="Arial" w:hAnsi="Arial" w:cs="Arial"/>
                <w:b/>
              </w:rPr>
              <w:t>Flow of Activities:</w:t>
            </w:r>
          </w:p>
        </w:tc>
        <w:tc>
          <w:tcPr>
            <w:tcW w:w="2773" w:type="dxa"/>
            <w:tcBorders>
              <w:top w:val="single" w:sz="4" w:space="0" w:color="auto"/>
              <w:left w:val="single" w:sz="6" w:space="0" w:color="000000" w:themeColor="text1"/>
              <w:bottom w:val="single" w:sz="4" w:space="0" w:color="auto"/>
              <w:right w:val="single" w:sz="4" w:space="0" w:color="auto"/>
            </w:tcBorders>
          </w:tcPr>
          <w:p w14:paraId="7FF2E996" w14:textId="77777777" w:rsidR="008256F4" w:rsidRPr="00840371" w:rsidRDefault="008256F4" w:rsidP="008256F4">
            <w:pPr>
              <w:rPr>
                <w:rFonts w:ascii="Arial" w:hAnsi="Arial" w:cs="Arial"/>
              </w:rPr>
            </w:pPr>
            <w:r w:rsidRPr="00840371">
              <w:rPr>
                <w:rFonts w:ascii="Arial" w:hAnsi="Arial" w:cs="Arial"/>
              </w:rPr>
              <w:t>Actor</w:t>
            </w:r>
          </w:p>
        </w:tc>
        <w:tc>
          <w:tcPr>
            <w:tcW w:w="2927" w:type="dxa"/>
            <w:tcBorders>
              <w:top w:val="single" w:sz="4" w:space="0" w:color="auto"/>
              <w:left w:val="single" w:sz="4" w:space="0" w:color="auto"/>
              <w:bottom w:val="single" w:sz="4" w:space="0" w:color="auto"/>
              <w:right w:val="single" w:sz="6" w:space="0" w:color="000000" w:themeColor="text1"/>
            </w:tcBorders>
          </w:tcPr>
          <w:p w14:paraId="24F8276A" w14:textId="77777777" w:rsidR="008256F4" w:rsidRPr="00840371" w:rsidRDefault="008256F4" w:rsidP="008256F4">
            <w:pPr>
              <w:rPr>
                <w:rFonts w:ascii="Arial" w:hAnsi="Arial" w:cs="Arial"/>
              </w:rPr>
            </w:pPr>
            <w:r w:rsidRPr="00840371">
              <w:rPr>
                <w:rFonts w:ascii="Arial" w:hAnsi="Arial" w:cs="Arial"/>
              </w:rPr>
              <w:t>System</w:t>
            </w:r>
          </w:p>
        </w:tc>
      </w:tr>
      <w:tr w:rsidR="00840371" w:rsidRPr="00840371" w14:paraId="5DDFAEB6" w14:textId="77777777" w:rsidTr="008256F4">
        <w:tblPrEx>
          <w:tblBorders>
            <w:top w:val="single" w:sz="6" w:space="0" w:color="000000" w:themeColor="text1"/>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4157"/>
        </w:trPr>
        <w:tc>
          <w:tcPr>
            <w:tcW w:w="4802" w:type="dxa"/>
            <w:vMerge/>
            <w:tcBorders>
              <w:left w:val="single" w:sz="6" w:space="0" w:color="000000" w:themeColor="text1"/>
              <w:bottom w:val="single" w:sz="6" w:space="0" w:color="000000" w:themeColor="text1"/>
              <w:right w:val="single" w:sz="6" w:space="0" w:color="000000" w:themeColor="text1"/>
            </w:tcBorders>
          </w:tcPr>
          <w:p w14:paraId="0A34341D" w14:textId="77777777" w:rsidR="008256F4" w:rsidRPr="00840371" w:rsidRDefault="008256F4" w:rsidP="008256F4">
            <w:pPr>
              <w:rPr>
                <w:rFonts w:ascii="Arial" w:hAnsi="Arial" w:cs="Arial"/>
                <w:b/>
              </w:rPr>
            </w:pPr>
          </w:p>
        </w:tc>
        <w:tc>
          <w:tcPr>
            <w:tcW w:w="2773" w:type="dxa"/>
            <w:tcBorders>
              <w:top w:val="single" w:sz="4" w:space="0" w:color="auto"/>
              <w:left w:val="single" w:sz="6" w:space="0" w:color="000000" w:themeColor="text1"/>
              <w:bottom w:val="single" w:sz="6" w:space="0" w:color="000000" w:themeColor="text1"/>
              <w:right w:val="single" w:sz="4" w:space="0" w:color="auto"/>
            </w:tcBorders>
          </w:tcPr>
          <w:p w14:paraId="0FC002BF" w14:textId="77777777" w:rsidR="008256F4" w:rsidRPr="00840371" w:rsidRDefault="008256F4" w:rsidP="00063FD6">
            <w:pPr>
              <w:pStyle w:val="ListParagraph"/>
              <w:numPr>
                <w:ilvl w:val="0"/>
                <w:numId w:val="12"/>
              </w:numPr>
              <w:rPr>
                <w:rFonts w:ascii="Arial" w:hAnsi="Arial" w:cs="Arial"/>
              </w:rPr>
            </w:pPr>
            <w:r w:rsidRPr="00840371">
              <w:rPr>
                <w:rFonts w:ascii="Arial" w:hAnsi="Arial" w:cs="Arial"/>
              </w:rPr>
              <w:t>Weather Machine is broken</w:t>
            </w:r>
          </w:p>
          <w:p w14:paraId="5436146E" w14:textId="77777777" w:rsidR="008256F4" w:rsidRPr="00840371" w:rsidRDefault="008256F4" w:rsidP="008256F4">
            <w:pPr>
              <w:rPr>
                <w:rFonts w:ascii="Arial" w:hAnsi="Arial" w:cs="Arial"/>
              </w:rPr>
            </w:pPr>
          </w:p>
          <w:p w14:paraId="39BA9EE5" w14:textId="77777777" w:rsidR="008256F4" w:rsidRPr="00840371" w:rsidRDefault="008256F4" w:rsidP="008256F4">
            <w:pPr>
              <w:rPr>
                <w:rFonts w:ascii="Arial" w:hAnsi="Arial" w:cs="Arial"/>
              </w:rPr>
            </w:pPr>
          </w:p>
          <w:p w14:paraId="476E965A" w14:textId="77777777" w:rsidR="008256F4" w:rsidRPr="00840371" w:rsidRDefault="008256F4" w:rsidP="008256F4">
            <w:pPr>
              <w:rPr>
                <w:rFonts w:ascii="Arial" w:hAnsi="Arial" w:cs="Arial"/>
              </w:rPr>
            </w:pPr>
          </w:p>
          <w:p w14:paraId="788AC865" w14:textId="77777777" w:rsidR="008256F4" w:rsidRPr="00840371" w:rsidRDefault="008256F4" w:rsidP="008256F4">
            <w:pPr>
              <w:rPr>
                <w:rFonts w:ascii="Arial" w:hAnsi="Arial" w:cs="Arial"/>
              </w:rPr>
            </w:pPr>
          </w:p>
          <w:p w14:paraId="7F36B263" w14:textId="77777777" w:rsidR="008256F4" w:rsidRPr="00840371" w:rsidRDefault="008256F4" w:rsidP="00063FD6">
            <w:pPr>
              <w:pStyle w:val="ListParagraph"/>
              <w:numPr>
                <w:ilvl w:val="0"/>
                <w:numId w:val="12"/>
              </w:numPr>
              <w:rPr>
                <w:rFonts w:ascii="Arial" w:hAnsi="Arial" w:cs="Arial"/>
              </w:rPr>
            </w:pPr>
            <w:r w:rsidRPr="00840371">
              <w:rPr>
                <w:rFonts w:ascii="Arial" w:hAnsi="Arial" w:cs="Arial"/>
              </w:rPr>
              <w:t>Technician calls the Site Manager for maintenance</w:t>
            </w:r>
          </w:p>
          <w:p w14:paraId="70668F26" w14:textId="77777777" w:rsidR="008256F4" w:rsidRPr="00840371" w:rsidRDefault="008256F4" w:rsidP="008256F4">
            <w:pPr>
              <w:pStyle w:val="ListParagraph"/>
              <w:rPr>
                <w:rFonts w:ascii="Arial" w:hAnsi="Arial" w:cs="Arial"/>
              </w:rPr>
            </w:pPr>
          </w:p>
          <w:p w14:paraId="298EA981" w14:textId="77777777" w:rsidR="008256F4" w:rsidRPr="00840371" w:rsidRDefault="008256F4" w:rsidP="00063FD6">
            <w:pPr>
              <w:pStyle w:val="ListParagraph"/>
              <w:numPr>
                <w:ilvl w:val="0"/>
                <w:numId w:val="12"/>
              </w:numPr>
              <w:rPr>
                <w:rFonts w:ascii="Arial" w:hAnsi="Arial" w:cs="Arial"/>
              </w:rPr>
            </w:pPr>
            <w:r w:rsidRPr="00840371">
              <w:rPr>
                <w:rFonts w:ascii="Arial" w:hAnsi="Arial" w:cs="Arial"/>
              </w:rPr>
              <w:t>Site Manager answers the call</w:t>
            </w:r>
          </w:p>
          <w:p w14:paraId="610987B6" w14:textId="77777777" w:rsidR="008256F4" w:rsidRPr="00840371" w:rsidRDefault="008256F4" w:rsidP="008256F4">
            <w:pPr>
              <w:pStyle w:val="ListParagraph"/>
              <w:rPr>
                <w:rFonts w:ascii="Arial" w:hAnsi="Arial" w:cs="Arial"/>
              </w:rPr>
            </w:pPr>
          </w:p>
          <w:p w14:paraId="45A846C1" w14:textId="77777777" w:rsidR="008256F4" w:rsidRPr="00840371" w:rsidRDefault="008256F4" w:rsidP="008256F4">
            <w:pPr>
              <w:rPr>
                <w:rFonts w:ascii="Arial" w:hAnsi="Arial" w:cs="Arial"/>
              </w:rPr>
            </w:pPr>
          </w:p>
          <w:p w14:paraId="63AF3AB2" w14:textId="77777777" w:rsidR="008256F4" w:rsidRPr="00840371" w:rsidRDefault="008256F4" w:rsidP="008256F4">
            <w:pPr>
              <w:rPr>
                <w:rFonts w:ascii="Arial" w:hAnsi="Arial" w:cs="Arial"/>
              </w:rPr>
            </w:pPr>
          </w:p>
          <w:p w14:paraId="546B9DAC" w14:textId="77777777" w:rsidR="008256F4" w:rsidRPr="00840371" w:rsidRDefault="008256F4" w:rsidP="00063FD6">
            <w:pPr>
              <w:pStyle w:val="ListParagraph"/>
              <w:numPr>
                <w:ilvl w:val="0"/>
                <w:numId w:val="12"/>
              </w:numPr>
              <w:rPr>
                <w:rFonts w:ascii="Arial" w:hAnsi="Arial" w:cs="Arial"/>
              </w:rPr>
            </w:pPr>
            <w:r w:rsidRPr="00840371">
              <w:rPr>
                <w:rFonts w:ascii="Arial" w:hAnsi="Arial" w:cs="Arial"/>
              </w:rPr>
              <w:t>Technician gives the procedures to fix the broken Weather Machine</w:t>
            </w:r>
          </w:p>
          <w:p w14:paraId="3F8CB59D" w14:textId="77777777" w:rsidR="008256F4" w:rsidRPr="00840371" w:rsidRDefault="008256F4" w:rsidP="008256F4">
            <w:pPr>
              <w:rPr>
                <w:rFonts w:ascii="Arial" w:hAnsi="Arial" w:cs="Arial"/>
              </w:rPr>
            </w:pPr>
          </w:p>
          <w:p w14:paraId="1420119E" w14:textId="77777777" w:rsidR="008256F4" w:rsidRPr="00840371" w:rsidRDefault="008256F4" w:rsidP="00063FD6">
            <w:pPr>
              <w:pStyle w:val="ListParagraph"/>
              <w:numPr>
                <w:ilvl w:val="0"/>
                <w:numId w:val="12"/>
              </w:numPr>
              <w:rPr>
                <w:rFonts w:ascii="Arial" w:hAnsi="Arial" w:cs="Arial"/>
              </w:rPr>
            </w:pPr>
            <w:r w:rsidRPr="00840371">
              <w:rPr>
                <w:rFonts w:ascii="Arial" w:hAnsi="Arial" w:cs="Arial"/>
              </w:rPr>
              <w:t>Site Manager applies the maintenance</w:t>
            </w:r>
          </w:p>
          <w:p w14:paraId="2D509C1D" w14:textId="77777777" w:rsidR="008256F4" w:rsidRPr="00840371" w:rsidRDefault="008256F4" w:rsidP="008256F4">
            <w:pPr>
              <w:pStyle w:val="ListParagraph"/>
              <w:rPr>
                <w:rFonts w:ascii="Arial" w:hAnsi="Arial" w:cs="Arial"/>
              </w:rPr>
            </w:pPr>
          </w:p>
          <w:p w14:paraId="0881C37B" w14:textId="77777777" w:rsidR="008256F4" w:rsidRPr="00840371" w:rsidRDefault="008256F4" w:rsidP="00063FD6">
            <w:pPr>
              <w:pStyle w:val="ListParagraph"/>
              <w:numPr>
                <w:ilvl w:val="0"/>
                <w:numId w:val="12"/>
              </w:numPr>
              <w:rPr>
                <w:rFonts w:ascii="Arial" w:hAnsi="Arial" w:cs="Arial"/>
              </w:rPr>
            </w:pPr>
            <w:r w:rsidRPr="00840371">
              <w:rPr>
                <w:rFonts w:ascii="Arial" w:hAnsi="Arial" w:cs="Arial"/>
              </w:rPr>
              <w:t>Confirmation from Site manager is given to the technician</w:t>
            </w:r>
          </w:p>
          <w:p w14:paraId="7534E8F9" w14:textId="77777777" w:rsidR="008256F4" w:rsidRPr="00840371" w:rsidRDefault="008256F4" w:rsidP="008256F4">
            <w:pPr>
              <w:pStyle w:val="ListParagraph"/>
              <w:rPr>
                <w:rFonts w:ascii="Arial" w:hAnsi="Arial" w:cs="Arial"/>
              </w:rPr>
            </w:pPr>
          </w:p>
          <w:p w14:paraId="09DA8781" w14:textId="77777777" w:rsidR="008256F4" w:rsidRPr="00840371" w:rsidRDefault="008256F4" w:rsidP="008256F4">
            <w:pPr>
              <w:rPr>
                <w:rFonts w:ascii="Arial" w:hAnsi="Arial" w:cs="Arial"/>
              </w:rPr>
            </w:pPr>
            <w:r w:rsidRPr="00840371">
              <w:rPr>
                <w:rFonts w:ascii="Arial" w:hAnsi="Arial" w:cs="Arial"/>
              </w:rPr>
              <w:t>If fixed:</w:t>
            </w:r>
          </w:p>
          <w:p w14:paraId="1F8D1AD6" w14:textId="77777777" w:rsidR="008256F4" w:rsidRPr="00840371" w:rsidRDefault="008256F4" w:rsidP="008256F4">
            <w:pPr>
              <w:pStyle w:val="ListParagraph"/>
              <w:rPr>
                <w:rFonts w:ascii="Arial" w:hAnsi="Arial" w:cs="Arial"/>
              </w:rPr>
            </w:pPr>
          </w:p>
          <w:p w14:paraId="034B3559" w14:textId="77777777" w:rsidR="008256F4" w:rsidRPr="00840371" w:rsidRDefault="008256F4" w:rsidP="00063FD6">
            <w:pPr>
              <w:pStyle w:val="ListParagraph"/>
              <w:numPr>
                <w:ilvl w:val="0"/>
                <w:numId w:val="12"/>
              </w:numPr>
              <w:rPr>
                <w:rFonts w:ascii="Arial" w:hAnsi="Arial" w:cs="Arial"/>
              </w:rPr>
            </w:pPr>
            <w:r w:rsidRPr="00840371">
              <w:rPr>
                <w:rFonts w:ascii="Arial" w:hAnsi="Arial" w:cs="Arial"/>
              </w:rPr>
              <w:t>Data Quality is called to double check if the weather machine is operational</w:t>
            </w:r>
          </w:p>
          <w:p w14:paraId="774A543F" w14:textId="77777777" w:rsidR="008256F4" w:rsidRPr="00840371" w:rsidRDefault="008256F4" w:rsidP="008256F4">
            <w:pPr>
              <w:pStyle w:val="ListParagraph"/>
              <w:rPr>
                <w:rFonts w:ascii="Arial" w:hAnsi="Arial" w:cs="Arial"/>
              </w:rPr>
            </w:pPr>
          </w:p>
          <w:p w14:paraId="798EE893" w14:textId="77777777" w:rsidR="008256F4" w:rsidRPr="00840371" w:rsidRDefault="008256F4" w:rsidP="008256F4">
            <w:pPr>
              <w:rPr>
                <w:rFonts w:ascii="Arial" w:hAnsi="Arial" w:cs="Arial"/>
              </w:rPr>
            </w:pPr>
            <w:r w:rsidRPr="00840371">
              <w:rPr>
                <w:rFonts w:ascii="Arial" w:hAnsi="Arial" w:cs="Arial"/>
              </w:rPr>
              <w:t>If not fixed:</w:t>
            </w:r>
          </w:p>
          <w:p w14:paraId="7A7D51B3" w14:textId="77777777" w:rsidR="008256F4" w:rsidRPr="00840371" w:rsidRDefault="008256F4" w:rsidP="008256F4">
            <w:pPr>
              <w:rPr>
                <w:rFonts w:ascii="Arial" w:hAnsi="Arial" w:cs="Arial"/>
              </w:rPr>
            </w:pPr>
          </w:p>
          <w:p w14:paraId="34B43B6F" w14:textId="77777777" w:rsidR="008256F4" w:rsidRPr="00840371" w:rsidRDefault="008256F4" w:rsidP="00063FD6">
            <w:pPr>
              <w:pStyle w:val="ListParagraph"/>
              <w:numPr>
                <w:ilvl w:val="0"/>
                <w:numId w:val="13"/>
              </w:numPr>
              <w:rPr>
                <w:rFonts w:ascii="Arial" w:hAnsi="Arial" w:cs="Arial"/>
              </w:rPr>
            </w:pPr>
            <w:r w:rsidRPr="00840371">
              <w:rPr>
                <w:rFonts w:ascii="Arial" w:hAnsi="Arial" w:cs="Arial"/>
              </w:rPr>
              <w:t>Site Visit is scheduled</w:t>
            </w:r>
          </w:p>
          <w:p w14:paraId="0158F176" w14:textId="77777777" w:rsidR="008256F4" w:rsidRPr="00840371" w:rsidRDefault="008256F4" w:rsidP="008256F4">
            <w:pPr>
              <w:rPr>
                <w:rFonts w:ascii="Arial" w:hAnsi="Arial" w:cs="Arial"/>
              </w:rPr>
            </w:pPr>
          </w:p>
          <w:p w14:paraId="4C33F111" w14:textId="77777777" w:rsidR="008256F4" w:rsidRPr="00840371" w:rsidRDefault="008256F4" w:rsidP="008256F4">
            <w:pPr>
              <w:pStyle w:val="ListParagraph"/>
              <w:rPr>
                <w:rFonts w:ascii="Arial" w:hAnsi="Arial" w:cs="Arial"/>
              </w:rPr>
            </w:pPr>
          </w:p>
        </w:tc>
        <w:tc>
          <w:tcPr>
            <w:tcW w:w="2927" w:type="dxa"/>
            <w:tcBorders>
              <w:top w:val="single" w:sz="4" w:space="0" w:color="auto"/>
              <w:left w:val="single" w:sz="4" w:space="0" w:color="auto"/>
              <w:bottom w:val="single" w:sz="6" w:space="0" w:color="000000" w:themeColor="text1"/>
              <w:right w:val="single" w:sz="6" w:space="0" w:color="000000" w:themeColor="text1"/>
            </w:tcBorders>
          </w:tcPr>
          <w:p w14:paraId="7FB3F1AA" w14:textId="77777777" w:rsidR="008256F4" w:rsidRPr="00840371" w:rsidRDefault="008256F4" w:rsidP="008256F4">
            <w:pPr>
              <w:rPr>
                <w:rFonts w:ascii="Arial" w:hAnsi="Arial" w:cs="Arial"/>
              </w:rPr>
            </w:pPr>
            <w:r w:rsidRPr="00840371">
              <w:rPr>
                <w:rFonts w:ascii="Arial" w:hAnsi="Arial" w:cs="Arial"/>
              </w:rPr>
              <w:t>1.1 Alert System is triggered</w:t>
            </w:r>
          </w:p>
          <w:p w14:paraId="354AFFEB" w14:textId="77777777" w:rsidR="008256F4" w:rsidRPr="00840371" w:rsidRDefault="008256F4" w:rsidP="008256F4">
            <w:pPr>
              <w:pStyle w:val="ListParagraph"/>
              <w:rPr>
                <w:rFonts w:ascii="Arial" w:hAnsi="Arial" w:cs="Arial"/>
              </w:rPr>
            </w:pPr>
          </w:p>
          <w:p w14:paraId="1948A946" w14:textId="77777777" w:rsidR="008256F4" w:rsidRPr="00840371" w:rsidRDefault="008256F4" w:rsidP="00063FD6">
            <w:pPr>
              <w:pStyle w:val="ListParagraph"/>
              <w:numPr>
                <w:ilvl w:val="1"/>
                <w:numId w:val="11"/>
              </w:numPr>
              <w:rPr>
                <w:rFonts w:ascii="Arial" w:hAnsi="Arial" w:cs="Arial"/>
              </w:rPr>
            </w:pPr>
            <w:r w:rsidRPr="00840371">
              <w:rPr>
                <w:rFonts w:ascii="Arial" w:hAnsi="Arial" w:cs="Arial"/>
              </w:rPr>
              <w:t>Error Code is presented to the technician</w:t>
            </w:r>
          </w:p>
          <w:p w14:paraId="1392A02C" w14:textId="77777777" w:rsidR="008256F4" w:rsidRPr="00840371" w:rsidRDefault="008256F4" w:rsidP="008256F4">
            <w:pPr>
              <w:rPr>
                <w:rFonts w:ascii="Arial" w:hAnsi="Arial" w:cs="Arial"/>
              </w:rPr>
            </w:pPr>
          </w:p>
          <w:p w14:paraId="7B17853B" w14:textId="77777777" w:rsidR="008256F4" w:rsidRPr="00840371" w:rsidRDefault="008256F4" w:rsidP="008256F4">
            <w:pPr>
              <w:rPr>
                <w:rFonts w:ascii="Arial" w:hAnsi="Arial" w:cs="Arial"/>
              </w:rPr>
            </w:pPr>
          </w:p>
          <w:p w14:paraId="505F330D" w14:textId="77777777" w:rsidR="008256F4" w:rsidRPr="00840371" w:rsidRDefault="008256F4" w:rsidP="008256F4">
            <w:pPr>
              <w:rPr>
                <w:rFonts w:ascii="Arial" w:hAnsi="Arial" w:cs="Arial"/>
              </w:rPr>
            </w:pPr>
          </w:p>
          <w:p w14:paraId="6F36550F" w14:textId="77777777" w:rsidR="008256F4" w:rsidRPr="00840371" w:rsidRDefault="008256F4" w:rsidP="008256F4">
            <w:pPr>
              <w:rPr>
                <w:rFonts w:ascii="Arial" w:hAnsi="Arial" w:cs="Arial"/>
              </w:rPr>
            </w:pPr>
          </w:p>
          <w:p w14:paraId="126A0A67" w14:textId="77777777" w:rsidR="008256F4" w:rsidRPr="00840371" w:rsidRDefault="008256F4" w:rsidP="008256F4">
            <w:pPr>
              <w:pStyle w:val="ListParagraph"/>
              <w:ind w:left="360"/>
              <w:rPr>
                <w:rFonts w:ascii="Arial" w:hAnsi="Arial" w:cs="Arial"/>
              </w:rPr>
            </w:pPr>
          </w:p>
          <w:p w14:paraId="091DBEE7" w14:textId="77777777" w:rsidR="008256F4" w:rsidRPr="00840371" w:rsidRDefault="008256F4" w:rsidP="008256F4">
            <w:pPr>
              <w:rPr>
                <w:rFonts w:ascii="Arial" w:hAnsi="Arial" w:cs="Arial"/>
              </w:rPr>
            </w:pPr>
            <w:r w:rsidRPr="00840371">
              <w:rPr>
                <w:rFonts w:ascii="Arial" w:hAnsi="Arial" w:cs="Arial"/>
              </w:rPr>
              <w:t>3.1 Call is being recorded from the start of the phone being picked up by the Site Manager</w:t>
            </w:r>
          </w:p>
          <w:p w14:paraId="55316135" w14:textId="77777777" w:rsidR="008256F4" w:rsidRPr="00840371" w:rsidRDefault="008256F4" w:rsidP="008256F4">
            <w:pPr>
              <w:rPr>
                <w:rFonts w:ascii="Arial" w:hAnsi="Arial" w:cs="Arial"/>
              </w:rPr>
            </w:pPr>
          </w:p>
          <w:p w14:paraId="626B1E6B" w14:textId="77777777" w:rsidR="008256F4" w:rsidRPr="00840371" w:rsidRDefault="008256F4" w:rsidP="008256F4">
            <w:pPr>
              <w:rPr>
                <w:rFonts w:ascii="Arial" w:hAnsi="Arial" w:cs="Arial"/>
              </w:rPr>
            </w:pPr>
            <w:r w:rsidRPr="00840371">
              <w:rPr>
                <w:rFonts w:ascii="Arial" w:hAnsi="Arial" w:cs="Arial"/>
              </w:rPr>
              <w:t>4.1 Displays the steps to fix the error through reference of the error code</w:t>
            </w:r>
          </w:p>
          <w:p w14:paraId="427AEBDA" w14:textId="77777777" w:rsidR="008256F4" w:rsidRPr="00840371" w:rsidRDefault="008256F4" w:rsidP="008256F4">
            <w:pPr>
              <w:rPr>
                <w:rFonts w:ascii="Arial" w:hAnsi="Arial" w:cs="Arial"/>
              </w:rPr>
            </w:pPr>
          </w:p>
          <w:p w14:paraId="00B6E324" w14:textId="77777777" w:rsidR="008256F4" w:rsidRPr="00840371" w:rsidRDefault="008256F4" w:rsidP="008256F4">
            <w:pPr>
              <w:rPr>
                <w:rFonts w:ascii="Arial" w:hAnsi="Arial" w:cs="Arial"/>
              </w:rPr>
            </w:pPr>
          </w:p>
          <w:p w14:paraId="0334807F" w14:textId="77777777" w:rsidR="008256F4" w:rsidRPr="00840371" w:rsidRDefault="008256F4" w:rsidP="008256F4">
            <w:pPr>
              <w:rPr>
                <w:rFonts w:ascii="Arial" w:hAnsi="Arial" w:cs="Arial"/>
              </w:rPr>
            </w:pPr>
          </w:p>
          <w:p w14:paraId="10324642" w14:textId="77777777" w:rsidR="008256F4" w:rsidRPr="00840371" w:rsidRDefault="008256F4" w:rsidP="008256F4">
            <w:pPr>
              <w:rPr>
                <w:rFonts w:ascii="Arial" w:hAnsi="Arial" w:cs="Arial"/>
              </w:rPr>
            </w:pPr>
          </w:p>
          <w:p w14:paraId="73BE00D7" w14:textId="77777777" w:rsidR="008256F4" w:rsidRPr="00840371" w:rsidRDefault="008256F4" w:rsidP="008256F4">
            <w:pPr>
              <w:rPr>
                <w:rFonts w:ascii="Arial" w:hAnsi="Arial" w:cs="Arial"/>
              </w:rPr>
            </w:pPr>
          </w:p>
          <w:p w14:paraId="5B3325C3" w14:textId="77777777" w:rsidR="008256F4" w:rsidRPr="00840371" w:rsidRDefault="008256F4" w:rsidP="008256F4">
            <w:pPr>
              <w:rPr>
                <w:rFonts w:ascii="Arial" w:hAnsi="Arial" w:cs="Arial"/>
              </w:rPr>
            </w:pPr>
          </w:p>
          <w:p w14:paraId="543C906A" w14:textId="77777777" w:rsidR="008256F4" w:rsidRPr="00840371" w:rsidRDefault="008256F4" w:rsidP="008256F4">
            <w:pPr>
              <w:rPr>
                <w:rFonts w:ascii="Arial" w:hAnsi="Arial" w:cs="Arial"/>
              </w:rPr>
            </w:pPr>
            <w:r w:rsidRPr="00840371">
              <w:rPr>
                <w:rFonts w:ascii="Arial" w:hAnsi="Arial" w:cs="Arial"/>
              </w:rPr>
              <w:t>6.1 Confirmation is recorded</w:t>
            </w:r>
          </w:p>
          <w:p w14:paraId="327D25E6" w14:textId="77777777" w:rsidR="008256F4" w:rsidRPr="00840371" w:rsidRDefault="008256F4" w:rsidP="008256F4">
            <w:pPr>
              <w:rPr>
                <w:rFonts w:ascii="Arial" w:hAnsi="Arial" w:cs="Arial"/>
              </w:rPr>
            </w:pPr>
          </w:p>
          <w:p w14:paraId="0623B7E8" w14:textId="77777777" w:rsidR="008256F4" w:rsidRPr="00840371" w:rsidRDefault="008256F4" w:rsidP="008256F4">
            <w:pPr>
              <w:rPr>
                <w:rFonts w:ascii="Arial" w:hAnsi="Arial" w:cs="Arial"/>
              </w:rPr>
            </w:pPr>
          </w:p>
          <w:p w14:paraId="23530079" w14:textId="77777777" w:rsidR="008256F4" w:rsidRPr="00840371" w:rsidRDefault="008256F4" w:rsidP="008256F4">
            <w:pPr>
              <w:rPr>
                <w:rFonts w:ascii="Arial" w:hAnsi="Arial" w:cs="Arial"/>
              </w:rPr>
            </w:pPr>
          </w:p>
          <w:p w14:paraId="4245D67B" w14:textId="77777777" w:rsidR="008256F4" w:rsidRPr="00840371" w:rsidRDefault="008256F4" w:rsidP="008256F4">
            <w:pPr>
              <w:rPr>
                <w:rFonts w:ascii="Arial" w:hAnsi="Arial" w:cs="Arial"/>
              </w:rPr>
            </w:pPr>
          </w:p>
          <w:p w14:paraId="0C421330" w14:textId="77777777" w:rsidR="008256F4" w:rsidRPr="00840371" w:rsidRDefault="008256F4" w:rsidP="008256F4">
            <w:pPr>
              <w:rPr>
                <w:rFonts w:ascii="Arial" w:hAnsi="Arial" w:cs="Arial"/>
              </w:rPr>
            </w:pPr>
          </w:p>
          <w:p w14:paraId="5DE6DE7E" w14:textId="77777777" w:rsidR="008256F4" w:rsidRPr="00840371" w:rsidRDefault="008256F4" w:rsidP="008256F4">
            <w:pPr>
              <w:rPr>
                <w:rFonts w:ascii="Arial" w:hAnsi="Arial" w:cs="Arial"/>
              </w:rPr>
            </w:pPr>
          </w:p>
          <w:p w14:paraId="7CF2819A" w14:textId="77777777" w:rsidR="008256F4" w:rsidRPr="00840371" w:rsidRDefault="008256F4" w:rsidP="008256F4">
            <w:pPr>
              <w:rPr>
                <w:rFonts w:ascii="Arial" w:hAnsi="Arial" w:cs="Arial"/>
              </w:rPr>
            </w:pPr>
          </w:p>
          <w:p w14:paraId="7E62FE7B" w14:textId="77777777" w:rsidR="008256F4" w:rsidRPr="00840371" w:rsidRDefault="008256F4" w:rsidP="008256F4">
            <w:pPr>
              <w:rPr>
                <w:rFonts w:ascii="Arial" w:hAnsi="Arial" w:cs="Arial"/>
              </w:rPr>
            </w:pPr>
          </w:p>
          <w:p w14:paraId="36C9B988" w14:textId="77777777" w:rsidR="008256F4" w:rsidRPr="00840371" w:rsidRDefault="008256F4" w:rsidP="008256F4">
            <w:pPr>
              <w:rPr>
                <w:rFonts w:ascii="Arial" w:hAnsi="Arial" w:cs="Arial"/>
              </w:rPr>
            </w:pPr>
          </w:p>
          <w:p w14:paraId="73DF7231" w14:textId="77777777" w:rsidR="008256F4" w:rsidRPr="00840371" w:rsidRDefault="008256F4" w:rsidP="008256F4">
            <w:pPr>
              <w:rPr>
                <w:rFonts w:ascii="Arial" w:hAnsi="Arial" w:cs="Arial"/>
              </w:rPr>
            </w:pPr>
          </w:p>
          <w:p w14:paraId="5E2CAF32" w14:textId="77777777" w:rsidR="008256F4" w:rsidRPr="00840371" w:rsidRDefault="008256F4" w:rsidP="008256F4">
            <w:pPr>
              <w:rPr>
                <w:rFonts w:ascii="Arial" w:hAnsi="Arial" w:cs="Arial"/>
              </w:rPr>
            </w:pPr>
          </w:p>
          <w:p w14:paraId="7349F27E" w14:textId="77777777" w:rsidR="008256F4" w:rsidRPr="00840371" w:rsidRDefault="008256F4" w:rsidP="008256F4">
            <w:pPr>
              <w:rPr>
                <w:rFonts w:ascii="Arial" w:hAnsi="Arial" w:cs="Arial"/>
              </w:rPr>
            </w:pPr>
          </w:p>
          <w:p w14:paraId="76E8CA19" w14:textId="77777777" w:rsidR="008256F4" w:rsidRPr="00840371" w:rsidRDefault="008256F4" w:rsidP="008256F4">
            <w:pPr>
              <w:rPr>
                <w:rFonts w:ascii="Arial" w:hAnsi="Arial" w:cs="Arial"/>
              </w:rPr>
            </w:pPr>
          </w:p>
          <w:p w14:paraId="5B9E2AE0" w14:textId="77777777" w:rsidR="008256F4" w:rsidRPr="00840371" w:rsidRDefault="008256F4" w:rsidP="008256F4">
            <w:pPr>
              <w:rPr>
                <w:rFonts w:ascii="Arial" w:hAnsi="Arial" w:cs="Arial"/>
              </w:rPr>
            </w:pPr>
            <w:r w:rsidRPr="00840371">
              <w:rPr>
                <w:rFonts w:ascii="Arial" w:hAnsi="Arial" w:cs="Arial"/>
              </w:rPr>
              <w:t>7.1 Scheduling process takes over</w:t>
            </w:r>
          </w:p>
        </w:tc>
      </w:tr>
      <w:tr w:rsidR="00840371" w:rsidRPr="00840371" w14:paraId="0529D9BC" w14:textId="77777777" w:rsidTr="008256F4">
        <w:tblPrEx>
          <w:tblBorders>
            <w:top w:val="single" w:sz="6" w:space="0" w:color="000000" w:themeColor="text1"/>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88"/>
        </w:trPr>
        <w:tc>
          <w:tcPr>
            <w:tcW w:w="480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93E6610" w14:textId="77777777" w:rsidR="008256F4" w:rsidRPr="00840371" w:rsidRDefault="008256F4" w:rsidP="008256F4">
            <w:pPr>
              <w:rPr>
                <w:rFonts w:ascii="Arial" w:hAnsi="Arial" w:cs="Arial"/>
                <w:b/>
              </w:rPr>
            </w:pPr>
            <w:r w:rsidRPr="00840371">
              <w:rPr>
                <w:rFonts w:ascii="Arial" w:hAnsi="Arial" w:cs="Arial"/>
                <w:b/>
              </w:rPr>
              <w:t>Exception Conditions:</w:t>
            </w:r>
          </w:p>
        </w:tc>
        <w:tc>
          <w:tcPr>
            <w:tcW w:w="5701"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DE6DE0" w14:textId="77777777" w:rsidR="008256F4" w:rsidRPr="00840371" w:rsidRDefault="008256F4" w:rsidP="008256F4">
            <w:pPr>
              <w:rPr>
                <w:rFonts w:ascii="Arial" w:hAnsi="Arial" w:cs="Arial"/>
              </w:rPr>
            </w:pPr>
          </w:p>
        </w:tc>
      </w:tr>
    </w:tbl>
    <w:p w14:paraId="7C8809BE" w14:textId="77777777" w:rsidR="008256F4" w:rsidRPr="00840371" w:rsidRDefault="008256F4" w:rsidP="008256F4">
      <w:pPr>
        <w:rPr>
          <w:rFonts w:ascii="Arial" w:hAnsi="Arial" w:cs="Arial"/>
        </w:rPr>
      </w:pPr>
    </w:p>
    <w:p w14:paraId="09EABF21" w14:textId="77777777" w:rsidR="008256F4" w:rsidRPr="00840371" w:rsidRDefault="008256F4" w:rsidP="008256F4">
      <w:pPr>
        <w:rPr>
          <w:rFonts w:ascii="Arial" w:hAnsi="Arial" w:cs="Arial"/>
        </w:rPr>
      </w:pPr>
    </w:p>
    <w:p w14:paraId="0DB30745" w14:textId="77777777" w:rsidR="008256F4" w:rsidRPr="00840371" w:rsidRDefault="008256F4" w:rsidP="008256F4">
      <w:pPr>
        <w:rPr>
          <w:rFonts w:ascii="Arial" w:hAnsi="Arial" w:cs="Arial"/>
        </w:rPr>
      </w:pPr>
    </w:p>
    <w:p w14:paraId="05CE59B7" w14:textId="77777777" w:rsidR="000C51A9" w:rsidRPr="00840371" w:rsidRDefault="000C51A9" w:rsidP="008256F4">
      <w:pPr>
        <w:rPr>
          <w:rFonts w:ascii="Arial" w:hAnsi="Arial" w:cs="Arial"/>
        </w:rPr>
      </w:pPr>
    </w:p>
    <w:p w14:paraId="58547F12" w14:textId="77777777" w:rsidR="000C51A9" w:rsidRPr="00840371" w:rsidRDefault="000C51A9" w:rsidP="008256F4">
      <w:pPr>
        <w:rPr>
          <w:rFonts w:ascii="Arial" w:hAnsi="Arial" w:cs="Arial"/>
        </w:rPr>
      </w:pPr>
    </w:p>
    <w:p w14:paraId="3C9BBB38" w14:textId="77777777" w:rsidR="000C51A9" w:rsidRDefault="000C51A9" w:rsidP="008256F4">
      <w:pPr>
        <w:rPr>
          <w:rFonts w:ascii="Arial" w:hAnsi="Arial" w:cs="Arial"/>
        </w:rPr>
      </w:pPr>
    </w:p>
    <w:p w14:paraId="12C57082" w14:textId="77777777" w:rsidR="00CF3702" w:rsidRDefault="00CF3702" w:rsidP="008256F4">
      <w:pPr>
        <w:rPr>
          <w:rFonts w:ascii="Arial" w:hAnsi="Arial" w:cs="Arial"/>
        </w:rPr>
      </w:pPr>
    </w:p>
    <w:p w14:paraId="3B79E67F" w14:textId="77777777" w:rsidR="00CF3702" w:rsidRDefault="00CF3702" w:rsidP="008256F4">
      <w:pPr>
        <w:rPr>
          <w:rFonts w:ascii="Arial" w:hAnsi="Arial" w:cs="Arial"/>
        </w:rPr>
      </w:pPr>
    </w:p>
    <w:p w14:paraId="4E8C639D" w14:textId="77777777" w:rsidR="00CF3702" w:rsidRPr="00840371" w:rsidRDefault="00CF3702" w:rsidP="008256F4">
      <w:pPr>
        <w:rPr>
          <w:rFonts w:ascii="Arial" w:hAnsi="Arial" w:cs="Arial"/>
        </w:rPr>
      </w:pPr>
    </w:p>
    <w:p w14:paraId="3D6A197A" w14:textId="77777777" w:rsidR="000C51A9" w:rsidRPr="00840371" w:rsidRDefault="000C51A9" w:rsidP="008256F4">
      <w:pPr>
        <w:rPr>
          <w:rFonts w:ascii="Arial" w:hAnsi="Arial" w:cs="Arial"/>
        </w:rPr>
      </w:pPr>
    </w:p>
    <w:p w14:paraId="2A6037C3" w14:textId="77777777" w:rsidR="000C51A9" w:rsidRPr="00840371" w:rsidRDefault="000C51A9" w:rsidP="008256F4">
      <w:pPr>
        <w:rPr>
          <w:rFonts w:ascii="Arial" w:hAnsi="Arial" w:cs="Arial"/>
        </w:rPr>
      </w:pPr>
    </w:p>
    <w:p w14:paraId="7ED86A08" w14:textId="77777777" w:rsidR="005A707A" w:rsidRPr="00840371" w:rsidRDefault="005A707A" w:rsidP="008256F4">
      <w:pPr>
        <w:rPr>
          <w:rFonts w:ascii="Arial" w:hAnsi="Arial" w:cs="Arial"/>
        </w:rPr>
      </w:pPr>
    </w:p>
    <w:p w14:paraId="5253D906" w14:textId="77777777" w:rsidR="000C51A9" w:rsidRPr="00840371" w:rsidRDefault="000C51A9" w:rsidP="008256F4">
      <w:pPr>
        <w:rPr>
          <w:rFonts w:ascii="Arial" w:hAnsi="Arial" w:cs="Arial"/>
        </w:rPr>
      </w:pPr>
    </w:p>
    <w:p w14:paraId="75B9911F" w14:textId="77777777" w:rsidR="000C51A9" w:rsidRPr="00840371" w:rsidRDefault="000C51A9" w:rsidP="008256F4">
      <w:pPr>
        <w:rPr>
          <w:rFonts w:ascii="Arial" w:hAnsi="Arial" w:cs="Arial"/>
        </w:rPr>
      </w:pPr>
    </w:p>
    <w:tbl>
      <w:tblPr>
        <w:tblStyle w:val="TableGrid"/>
        <w:tblW w:w="0" w:type="auto"/>
        <w:tblInd w:w="-5" w:type="dxa"/>
        <w:tblLook w:val="04A0" w:firstRow="1" w:lastRow="0" w:firstColumn="1" w:lastColumn="0" w:noHBand="0" w:noVBand="1"/>
      </w:tblPr>
      <w:tblGrid>
        <w:gridCol w:w="4123"/>
        <w:gridCol w:w="2631"/>
        <w:gridCol w:w="2601"/>
      </w:tblGrid>
      <w:tr w:rsidR="00840371" w:rsidRPr="00840371" w14:paraId="52995AAE" w14:textId="77777777" w:rsidTr="008256F4">
        <w:trPr>
          <w:trHeight w:val="78"/>
        </w:trPr>
        <w:tc>
          <w:tcPr>
            <w:tcW w:w="4802" w:type="dxa"/>
            <w:tcBorders>
              <w:bottom w:val="single" w:sz="6" w:space="0" w:color="000000" w:themeColor="text1"/>
              <w:right w:val="single" w:sz="6" w:space="0" w:color="000000" w:themeColor="text1"/>
            </w:tcBorders>
          </w:tcPr>
          <w:p w14:paraId="282A90F9" w14:textId="77777777" w:rsidR="008256F4" w:rsidRPr="00840371" w:rsidRDefault="008256F4" w:rsidP="008256F4">
            <w:pPr>
              <w:spacing w:after="160" w:line="259" w:lineRule="auto"/>
              <w:rPr>
                <w:rFonts w:ascii="Arial" w:hAnsi="Arial" w:cs="Arial"/>
                <w:b/>
              </w:rPr>
            </w:pPr>
            <w:r w:rsidRPr="00840371">
              <w:rPr>
                <w:rFonts w:ascii="Arial" w:hAnsi="Arial" w:cs="Arial"/>
                <w:b/>
              </w:rPr>
              <w:t>Use Case Name:</w:t>
            </w:r>
          </w:p>
        </w:tc>
        <w:tc>
          <w:tcPr>
            <w:tcW w:w="5701" w:type="dxa"/>
            <w:gridSpan w:val="2"/>
            <w:tcBorders>
              <w:left w:val="single" w:sz="6" w:space="0" w:color="000000" w:themeColor="text1"/>
            </w:tcBorders>
          </w:tcPr>
          <w:p w14:paraId="04086F10" w14:textId="77777777" w:rsidR="008256F4" w:rsidRPr="00840371" w:rsidRDefault="008256F4" w:rsidP="008256F4">
            <w:pPr>
              <w:spacing w:after="160" w:line="259" w:lineRule="auto"/>
              <w:rPr>
                <w:rFonts w:ascii="Arial" w:hAnsi="Arial" w:cs="Arial"/>
              </w:rPr>
            </w:pPr>
            <w:r w:rsidRPr="00840371">
              <w:rPr>
                <w:rFonts w:ascii="Arial" w:hAnsi="Arial" w:cs="Arial"/>
              </w:rPr>
              <w:t>Double check for working weather machine</w:t>
            </w:r>
          </w:p>
        </w:tc>
      </w:tr>
      <w:tr w:rsidR="00840371" w:rsidRPr="00840371" w14:paraId="01B68966" w14:textId="77777777" w:rsidTr="008256F4">
        <w:trPr>
          <w:trHeight w:val="677"/>
        </w:trPr>
        <w:tc>
          <w:tcPr>
            <w:tcW w:w="4802" w:type="dxa"/>
            <w:tcBorders>
              <w:top w:val="single" w:sz="6" w:space="0" w:color="000000" w:themeColor="text1"/>
              <w:right w:val="single" w:sz="6" w:space="0" w:color="000000" w:themeColor="text1"/>
            </w:tcBorders>
          </w:tcPr>
          <w:p w14:paraId="6038A2F2" w14:textId="77777777" w:rsidR="008256F4" w:rsidRPr="00840371" w:rsidRDefault="008256F4" w:rsidP="008256F4">
            <w:pPr>
              <w:spacing w:after="160" w:line="259" w:lineRule="auto"/>
              <w:rPr>
                <w:rFonts w:ascii="Arial" w:hAnsi="Arial" w:cs="Arial"/>
                <w:b/>
              </w:rPr>
            </w:pPr>
            <w:r w:rsidRPr="00840371">
              <w:rPr>
                <w:rFonts w:ascii="Arial" w:hAnsi="Arial" w:cs="Arial"/>
                <w:b/>
              </w:rPr>
              <w:t>Scenario:</w:t>
            </w:r>
          </w:p>
        </w:tc>
        <w:tc>
          <w:tcPr>
            <w:tcW w:w="5701" w:type="dxa"/>
            <w:gridSpan w:val="2"/>
            <w:tcBorders>
              <w:left w:val="single" w:sz="6" w:space="0" w:color="000000" w:themeColor="text1"/>
            </w:tcBorders>
          </w:tcPr>
          <w:p w14:paraId="77D000AB" w14:textId="77777777" w:rsidR="008256F4" w:rsidRPr="00840371" w:rsidRDefault="008256F4" w:rsidP="008256F4">
            <w:pPr>
              <w:spacing w:after="160" w:line="259" w:lineRule="auto"/>
              <w:rPr>
                <w:rFonts w:ascii="Arial" w:hAnsi="Arial" w:cs="Arial"/>
              </w:rPr>
            </w:pPr>
            <w:r w:rsidRPr="00840371">
              <w:rPr>
                <w:rFonts w:ascii="Arial" w:hAnsi="Arial" w:cs="Arial"/>
              </w:rPr>
              <w:t>Maintenance is applied to the weather machine</w:t>
            </w:r>
          </w:p>
        </w:tc>
      </w:tr>
      <w:tr w:rsidR="00840371" w:rsidRPr="00840371" w14:paraId="1176D812" w14:textId="77777777" w:rsidTr="008256F4">
        <w:trPr>
          <w:trHeight w:val="296"/>
        </w:trPr>
        <w:tc>
          <w:tcPr>
            <w:tcW w:w="4802" w:type="dxa"/>
            <w:tcBorders>
              <w:right w:val="single" w:sz="6" w:space="0" w:color="000000" w:themeColor="text1"/>
            </w:tcBorders>
          </w:tcPr>
          <w:p w14:paraId="52C1C979" w14:textId="77777777" w:rsidR="008256F4" w:rsidRPr="00840371" w:rsidRDefault="008256F4" w:rsidP="008256F4">
            <w:pPr>
              <w:spacing w:after="160" w:line="259" w:lineRule="auto"/>
              <w:rPr>
                <w:rFonts w:ascii="Arial" w:hAnsi="Arial" w:cs="Arial"/>
                <w:b/>
              </w:rPr>
            </w:pPr>
            <w:r w:rsidRPr="00840371">
              <w:rPr>
                <w:rFonts w:ascii="Arial" w:hAnsi="Arial" w:cs="Arial"/>
                <w:b/>
              </w:rPr>
              <w:t>Triggering Event:</w:t>
            </w:r>
          </w:p>
        </w:tc>
        <w:tc>
          <w:tcPr>
            <w:tcW w:w="5701" w:type="dxa"/>
            <w:gridSpan w:val="2"/>
            <w:tcBorders>
              <w:left w:val="single" w:sz="6" w:space="0" w:color="000000" w:themeColor="text1"/>
            </w:tcBorders>
          </w:tcPr>
          <w:p w14:paraId="6F5B025F" w14:textId="77777777" w:rsidR="008256F4" w:rsidRPr="00840371" w:rsidRDefault="008256F4" w:rsidP="008256F4">
            <w:pPr>
              <w:spacing w:after="160" w:line="259" w:lineRule="auto"/>
              <w:rPr>
                <w:rFonts w:ascii="Arial" w:hAnsi="Arial" w:cs="Arial"/>
              </w:rPr>
            </w:pPr>
            <w:r w:rsidRPr="00840371">
              <w:rPr>
                <w:rFonts w:ascii="Arial" w:hAnsi="Arial" w:cs="Arial"/>
              </w:rPr>
              <w:t>Maintenance is done to the weather machine and technician contacts the data quality team</w:t>
            </w:r>
          </w:p>
        </w:tc>
      </w:tr>
      <w:tr w:rsidR="00840371" w:rsidRPr="00840371" w14:paraId="22B4B607" w14:textId="77777777" w:rsidTr="008256F4">
        <w:trPr>
          <w:trHeight w:val="635"/>
        </w:trPr>
        <w:tc>
          <w:tcPr>
            <w:tcW w:w="4802" w:type="dxa"/>
            <w:tcBorders>
              <w:right w:val="single" w:sz="6" w:space="0" w:color="000000" w:themeColor="text1"/>
            </w:tcBorders>
          </w:tcPr>
          <w:p w14:paraId="174BF133" w14:textId="77777777" w:rsidR="008256F4" w:rsidRPr="00840371" w:rsidRDefault="008256F4" w:rsidP="008256F4">
            <w:pPr>
              <w:spacing w:after="160" w:line="259" w:lineRule="auto"/>
              <w:rPr>
                <w:rFonts w:ascii="Arial" w:hAnsi="Arial" w:cs="Arial"/>
                <w:b/>
              </w:rPr>
            </w:pPr>
            <w:r w:rsidRPr="00840371">
              <w:rPr>
                <w:rFonts w:ascii="Arial" w:hAnsi="Arial" w:cs="Arial"/>
                <w:b/>
              </w:rPr>
              <w:t>Brief Description:</w:t>
            </w:r>
          </w:p>
        </w:tc>
        <w:tc>
          <w:tcPr>
            <w:tcW w:w="5701" w:type="dxa"/>
            <w:gridSpan w:val="2"/>
            <w:tcBorders>
              <w:left w:val="single" w:sz="6" w:space="0" w:color="000000" w:themeColor="text1"/>
            </w:tcBorders>
          </w:tcPr>
          <w:p w14:paraId="5770F004" w14:textId="77777777" w:rsidR="008256F4" w:rsidRPr="00840371" w:rsidRDefault="008256F4" w:rsidP="008256F4">
            <w:pPr>
              <w:spacing w:after="160" w:line="259" w:lineRule="auto"/>
              <w:rPr>
                <w:rFonts w:ascii="Arial" w:hAnsi="Arial" w:cs="Arial"/>
              </w:rPr>
            </w:pPr>
            <w:r w:rsidRPr="00840371">
              <w:rPr>
                <w:rFonts w:ascii="Arial" w:hAnsi="Arial" w:cs="Arial"/>
              </w:rPr>
              <w:t>This process is to make sure that the weather station is functioning</w:t>
            </w:r>
          </w:p>
        </w:tc>
      </w:tr>
      <w:tr w:rsidR="00840371" w:rsidRPr="00840371" w14:paraId="625F4BDD" w14:textId="77777777" w:rsidTr="008256F4">
        <w:trPr>
          <w:trHeight w:val="677"/>
        </w:trPr>
        <w:tc>
          <w:tcPr>
            <w:tcW w:w="4802" w:type="dxa"/>
            <w:tcBorders>
              <w:right w:val="single" w:sz="6" w:space="0" w:color="000000" w:themeColor="text1"/>
            </w:tcBorders>
          </w:tcPr>
          <w:p w14:paraId="09B7E597" w14:textId="77777777" w:rsidR="008256F4" w:rsidRPr="00840371" w:rsidRDefault="008256F4" w:rsidP="008256F4">
            <w:pPr>
              <w:spacing w:after="160" w:line="259" w:lineRule="auto"/>
              <w:rPr>
                <w:rFonts w:ascii="Arial" w:hAnsi="Arial" w:cs="Arial"/>
                <w:b/>
              </w:rPr>
            </w:pPr>
            <w:r w:rsidRPr="00840371">
              <w:rPr>
                <w:rFonts w:ascii="Arial" w:hAnsi="Arial" w:cs="Arial"/>
                <w:b/>
              </w:rPr>
              <w:t>Actors:</w:t>
            </w:r>
          </w:p>
        </w:tc>
        <w:tc>
          <w:tcPr>
            <w:tcW w:w="5701" w:type="dxa"/>
            <w:gridSpan w:val="2"/>
            <w:tcBorders>
              <w:left w:val="single" w:sz="6" w:space="0" w:color="000000" w:themeColor="text1"/>
            </w:tcBorders>
          </w:tcPr>
          <w:p w14:paraId="6EEF8A6C" w14:textId="77777777" w:rsidR="008256F4" w:rsidRPr="00840371" w:rsidRDefault="008256F4" w:rsidP="008256F4">
            <w:pPr>
              <w:pStyle w:val="NoSpacing"/>
              <w:rPr>
                <w:rFonts w:ascii="Arial" w:hAnsi="Arial" w:cs="Arial"/>
              </w:rPr>
            </w:pPr>
            <w:r w:rsidRPr="00840371">
              <w:rPr>
                <w:rFonts w:ascii="Arial" w:hAnsi="Arial" w:cs="Arial"/>
              </w:rPr>
              <w:t>Technician</w:t>
            </w:r>
          </w:p>
          <w:p w14:paraId="769E56C1" w14:textId="77777777" w:rsidR="008256F4" w:rsidRPr="00840371" w:rsidRDefault="008256F4" w:rsidP="008256F4">
            <w:pPr>
              <w:pStyle w:val="NoSpacing"/>
              <w:rPr>
                <w:rFonts w:ascii="Arial" w:hAnsi="Arial" w:cs="Arial"/>
              </w:rPr>
            </w:pPr>
            <w:r w:rsidRPr="00840371">
              <w:rPr>
                <w:rFonts w:ascii="Arial" w:hAnsi="Arial" w:cs="Arial"/>
              </w:rPr>
              <w:t>Data Quality Team</w:t>
            </w:r>
          </w:p>
          <w:p w14:paraId="33731E54" w14:textId="77777777" w:rsidR="008256F4" w:rsidRPr="00840371" w:rsidRDefault="008256F4" w:rsidP="008256F4">
            <w:pPr>
              <w:pStyle w:val="NoSpacing"/>
              <w:rPr>
                <w:rFonts w:ascii="Arial" w:hAnsi="Arial" w:cs="Arial"/>
              </w:rPr>
            </w:pPr>
          </w:p>
        </w:tc>
      </w:tr>
      <w:tr w:rsidR="00840371" w:rsidRPr="00840371" w14:paraId="60C62710" w14:textId="77777777" w:rsidTr="008256F4">
        <w:trPr>
          <w:trHeight w:val="635"/>
        </w:trPr>
        <w:tc>
          <w:tcPr>
            <w:tcW w:w="4802" w:type="dxa"/>
            <w:tcBorders>
              <w:right w:val="single" w:sz="6" w:space="0" w:color="000000" w:themeColor="text1"/>
            </w:tcBorders>
          </w:tcPr>
          <w:p w14:paraId="7CEE44D5" w14:textId="77777777" w:rsidR="008256F4" w:rsidRPr="00840371" w:rsidRDefault="008256F4" w:rsidP="008256F4">
            <w:pPr>
              <w:spacing w:after="160" w:line="259" w:lineRule="auto"/>
              <w:rPr>
                <w:rFonts w:ascii="Arial" w:hAnsi="Arial" w:cs="Arial"/>
                <w:b/>
              </w:rPr>
            </w:pPr>
            <w:r w:rsidRPr="00840371">
              <w:rPr>
                <w:rFonts w:ascii="Arial" w:hAnsi="Arial" w:cs="Arial"/>
                <w:b/>
              </w:rPr>
              <w:t>Related Use Cases:</w:t>
            </w:r>
          </w:p>
        </w:tc>
        <w:tc>
          <w:tcPr>
            <w:tcW w:w="5701" w:type="dxa"/>
            <w:gridSpan w:val="2"/>
            <w:tcBorders>
              <w:left w:val="single" w:sz="6" w:space="0" w:color="000000" w:themeColor="text1"/>
            </w:tcBorders>
          </w:tcPr>
          <w:p w14:paraId="5BD3A0A1" w14:textId="77777777" w:rsidR="008256F4" w:rsidRPr="00840371" w:rsidRDefault="008256F4" w:rsidP="008256F4">
            <w:pPr>
              <w:pStyle w:val="NoSpacing"/>
              <w:rPr>
                <w:rFonts w:ascii="Arial" w:hAnsi="Arial" w:cs="Arial"/>
              </w:rPr>
            </w:pPr>
            <w:r w:rsidRPr="00840371">
              <w:rPr>
                <w:rFonts w:ascii="Arial" w:hAnsi="Arial" w:cs="Arial"/>
              </w:rPr>
              <w:t>Troubleshoot through phone</w:t>
            </w:r>
          </w:p>
        </w:tc>
      </w:tr>
      <w:tr w:rsidR="00840371" w:rsidRPr="00840371" w14:paraId="5286A1B6" w14:textId="77777777" w:rsidTr="008256F4">
        <w:trPr>
          <w:trHeight w:val="635"/>
        </w:trPr>
        <w:tc>
          <w:tcPr>
            <w:tcW w:w="4802" w:type="dxa"/>
            <w:tcBorders>
              <w:right w:val="single" w:sz="6" w:space="0" w:color="000000" w:themeColor="text1"/>
            </w:tcBorders>
          </w:tcPr>
          <w:p w14:paraId="39086989" w14:textId="77777777" w:rsidR="00CF3702" w:rsidRDefault="00CF3702" w:rsidP="008256F4">
            <w:pPr>
              <w:spacing w:after="160" w:line="259" w:lineRule="auto"/>
              <w:rPr>
                <w:rFonts w:ascii="Arial" w:hAnsi="Arial" w:cs="Arial"/>
                <w:b/>
              </w:rPr>
            </w:pPr>
          </w:p>
          <w:p w14:paraId="2CD58434" w14:textId="77777777" w:rsidR="008256F4" w:rsidRPr="00840371" w:rsidRDefault="008256F4" w:rsidP="008256F4">
            <w:pPr>
              <w:spacing w:after="160" w:line="259" w:lineRule="auto"/>
              <w:rPr>
                <w:rFonts w:ascii="Arial" w:hAnsi="Arial" w:cs="Arial"/>
                <w:b/>
              </w:rPr>
            </w:pPr>
            <w:r w:rsidRPr="00840371">
              <w:rPr>
                <w:rFonts w:ascii="Arial" w:hAnsi="Arial" w:cs="Arial"/>
                <w:b/>
              </w:rPr>
              <w:t>Stakeholders:</w:t>
            </w:r>
          </w:p>
        </w:tc>
        <w:tc>
          <w:tcPr>
            <w:tcW w:w="5701" w:type="dxa"/>
            <w:gridSpan w:val="2"/>
            <w:tcBorders>
              <w:left w:val="single" w:sz="6" w:space="0" w:color="000000" w:themeColor="text1"/>
            </w:tcBorders>
          </w:tcPr>
          <w:p w14:paraId="163D8E3E" w14:textId="77777777" w:rsidR="008256F4" w:rsidRPr="00840371" w:rsidRDefault="008256F4" w:rsidP="008256F4">
            <w:pPr>
              <w:spacing w:after="160" w:line="259" w:lineRule="auto"/>
              <w:rPr>
                <w:rFonts w:ascii="Arial" w:hAnsi="Arial" w:cs="Arial"/>
              </w:rPr>
            </w:pPr>
            <w:r w:rsidRPr="00840371">
              <w:rPr>
                <w:rFonts w:ascii="Arial" w:hAnsi="Arial" w:cs="Arial"/>
              </w:rPr>
              <w:t>Operations and Maintenance Department: to determine if weather station is fixed through maintenance</w:t>
            </w:r>
          </w:p>
        </w:tc>
      </w:tr>
      <w:tr w:rsidR="00840371" w:rsidRPr="00840371" w14:paraId="62B91739" w14:textId="77777777" w:rsidTr="008256F4">
        <w:trPr>
          <w:trHeight w:val="377"/>
        </w:trPr>
        <w:tc>
          <w:tcPr>
            <w:tcW w:w="4802" w:type="dxa"/>
            <w:tcBorders>
              <w:bottom w:val="single" w:sz="6" w:space="0" w:color="000000" w:themeColor="text1"/>
              <w:right w:val="single" w:sz="6" w:space="0" w:color="000000" w:themeColor="text1"/>
            </w:tcBorders>
          </w:tcPr>
          <w:p w14:paraId="11F69E02" w14:textId="77777777" w:rsidR="008256F4" w:rsidRPr="00840371" w:rsidRDefault="008256F4" w:rsidP="008256F4">
            <w:pPr>
              <w:spacing w:after="160" w:line="259" w:lineRule="auto"/>
              <w:rPr>
                <w:rFonts w:ascii="Arial" w:hAnsi="Arial" w:cs="Arial"/>
                <w:b/>
              </w:rPr>
            </w:pPr>
            <w:r w:rsidRPr="00840371">
              <w:rPr>
                <w:rFonts w:ascii="Arial" w:hAnsi="Arial" w:cs="Arial"/>
                <w:b/>
              </w:rPr>
              <w:t>Preconditions:</w:t>
            </w:r>
          </w:p>
        </w:tc>
        <w:tc>
          <w:tcPr>
            <w:tcW w:w="5701" w:type="dxa"/>
            <w:gridSpan w:val="2"/>
            <w:tcBorders>
              <w:left w:val="single" w:sz="6" w:space="0" w:color="000000" w:themeColor="text1"/>
              <w:bottom w:val="single" w:sz="6" w:space="0" w:color="000000" w:themeColor="text1"/>
              <w:right w:val="single" w:sz="6" w:space="0" w:color="000000" w:themeColor="text1"/>
            </w:tcBorders>
          </w:tcPr>
          <w:p w14:paraId="3D1872DE" w14:textId="77777777" w:rsidR="008256F4" w:rsidRPr="00840371" w:rsidRDefault="008256F4" w:rsidP="008256F4">
            <w:pPr>
              <w:pStyle w:val="NoSpacing"/>
              <w:rPr>
                <w:rFonts w:ascii="Arial" w:hAnsi="Arial" w:cs="Arial"/>
              </w:rPr>
            </w:pPr>
            <w:r w:rsidRPr="00840371">
              <w:rPr>
                <w:rFonts w:ascii="Arial" w:hAnsi="Arial" w:cs="Arial"/>
              </w:rPr>
              <w:t>Maintenance must be done</w:t>
            </w:r>
          </w:p>
          <w:p w14:paraId="6DFB74B4" w14:textId="77777777" w:rsidR="008256F4" w:rsidRPr="00840371" w:rsidRDefault="008256F4" w:rsidP="008256F4">
            <w:pPr>
              <w:pStyle w:val="NoSpacing"/>
              <w:rPr>
                <w:rFonts w:ascii="Arial" w:hAnsi="Arial" w:cs="Arial"/>
              </w:rPr>
            </w:pPr>
            <w:r w:rsidRPr="00840371">
              <w:rPr>
                <w:rFonts w:ascii="Arial" w:hAnsi="Arial" w:cs="Arial"/>
              </w:rPr>
              <w:t>Weather Station must exist</w:t>
            </w:r>
          </w:p>
        </w:tc>
      </w:tr>
      <w:tr w:rsidR="00840371" w:rsidRPr="00840371" w14:paraId="2B67C244" w14:textId="77777777" w:rsidTr="008256F4">
        <w:tblPrEx>
          <w:tblBorders>
            <w:top w:val="single" w:sz="6" w:space="0" w:color="000000" w:themeColor="text1"/>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250"/>
        </w:trPr>
        <w:tc>
          <w:tcPr>
            <w:tcW w:w="480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BCCD08" w14:textId="77777777" w:rsidR="008256F4" w:rsidRPr="00840371" w:rsidRDefault="008256F4" w:rsidP="008256F4">
            <w:pPr>
              <w:spacing w:after="160" w:line="259" w:lineRule="auto"/>
              <w:rPr>
                <w:rFonts w:ascii="Arial" w:hAnsi="Arial" w:cs="Arial"/>
                <w:b/>
              </w:rPr>
            </w:pPr>
            <w:r w:rsidRPr="00840371">
              <w:rPr>
                <w:rFonts w:ascii="Arial" w:hAnsi="Arial" w:cs="Arial"/>
                <w:b/>
              </w:rPr>
              <w:t>Post Conditions:</w:t>
            </w:r>
          </w:p>
        </w:tc>
        <w:tc>
          <w:tcPr>
            <w:tcW w:w="5701" w:type="dxa"/>
            <w:gridSpan w:val="2"/>
            <w:tcBorders>
              <w:top w:val="single" w:sz="6" w:space="0" w:color="000000" w:themeColor="text1"/>
              <w:left w:val="single" w:sz="6" w:space="0" w:color="000000" w:themeColor="text1"/>
              <w:bottom w:val="single" w:sz="4" w:space="0" w:color="auto"/>
              <w:right w:val="single" w:sz="6" w:space="0" w:color="000000" w:themeColor="text1"/>
            </w:tcBorders>
          </w:tcPr>
          <w:p w14:paraId="73129840" w14:textId="77777777" w:rsidR="008256F4" w:rsidRPr="00840371" w:rsidRDefault="008256F4" w:rsidP="008256F4">
            <w:pPr>
              <w:spacing w:after="160" w:line="259" w:lineRule="auto"/>
              <w:rPr>
                <w:rFonts w:ascii="Arial" w:hAnsi="Arial" w:cs="Arial"/>
              </w:rPr>
            </w:pPr>
            <w:r w:rsidRPr="00840371">
              <w:rPr>
                <w:rFonts w:ascii="Arial" w:hAnsi="Arial" w:cs="Arial"/>
              </w:rPr>
              <w:t>Weather Station status is presented</w:t>
            </w:r>
          </w:p>
        </w:tc>
      </w:tr>
      <w:tr w:rsidR="00840371" w:rsidRPr="00840371" w14:paraId="7DFB0B3A" w14:textId="77777777" w:rsidTr="008256F4">
        <w:tblPrEx>
          <w:tblBorders>
            <w:top w:val="single" w:sz="6" w:space="0" w:color="000000" w:themeColor="text1"/>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450"/>
        </w:trPr>
        <w:tc>
          <w:tcPr>
            <w:tcW w:w="4802" w:type="dxa"/>
            <w:vMerge w:val="restart"/>
            <w:tcBorders>
              <w:top w:val="single" w:sz="6" w:space="0" w:color="000000" w:themeColor="text1"/>
              <w:left w:val="single" w:sz="6" w:space="0" w:color="000000" w:themeColor="text1"/>
              <w:right w:val="single" w:sz="6" w:space="0" w:color="000000" w:themeColor="text1"/>
            </w:tcBorders>
          </w:tcPr>
          <w:p w14:paraId="46947DA6" w14:textId="77777777" w:rsidR="008256F4" w:rsidRPr="00840371" w:rsidRDefault="008256F4" w:rsidP="008256F4">
            <w:pPr>
              <w:spacing w:after="160" w:line="259" w:lineRule="auto"/>
              <w:rPr>
                <w:rFonts w:ascii="Arial" w:hAnsi="Arial" w:cs="Arial"/>
                <w:b/>
              </w:rPr>
            </w:pPr>
            <w:r w:rsidRPr="00840371">
              <w:rPr>
                <w:rFonts w:ascii="Arial" w:hAnsi="Arial" w:cs="Arial"/>
                <w:b/>
              </w:rPr>
              <w:t>Flow of Activities:</w:t>
            </w:r>
          </w:p>
          <w:p w14:paraId="49A52611" w14:textId="77777777" w:rsidR="008256F4" w:rsidRPr="00840371" w:rsidRDefault="008256F4" w:rsidP="008256F4">
            <w:pPr>
              <w:spacing w:after="160" w:line="259" w:lineRule="auto"/>
              <w:rPr>
                <w:rFonts w:ascii="Arial" w:hAnsi="Arial" w:cs="Arial"/>
                <w:b/>
              </w:rPr>
            </w:pPr>
          </w:p>
        </w:tc>
        <w:tc>
          <w:tcPr>
            <w:tcW w:w="2773" w:type="dxa"/>
            <w:tcBorders>
              <w:top w:val="single" w:sz="4" w:space="0" w:color="auto"/>
              <w:left w:val="single" w:sz="6" w:space="0" w:color="000000" w:themeColor="text1"/>
              <w:bottom w:val="single" w:sz="4" w:space="0" w:color="auto"/>
              <w:right w:val="single" w:sz="4" w:space="0" w:color="auto"/>
            </w:tcBorders>
          </w:tcPr>
          <w:p w14:paraId="5FB22F11" w14:textId="77777777" w:rsidR="008256F4" w:rsidRPr="00840371" w:rsidRDefault="008256F4" w:rsidP="008256F4">
            <w:pPr>
              <w:spacing w:after="160" w:line="259" w:lineRule="auto"/>
              <w:rPr>
                <w:rFonts w:ascii="Arial" w:hAnsi="Arial" w:cs="Arial"/>
              </w:rPr>
            </w:pPr>
            <w:r w:rsidRPr="00840371">
              <w:rPr>
                <w:rFonts w:ascii="Arial" w:hAnsi="Arial" w:cs="Arial"/>
              </w:rPr>
              <w:t>Actor</w:t>
            </w:r>
          </w:p>
        </w:tc>
        <w:tc>
          <w:tcPr>
            <w:tcW w:w="2927" w:type="dxa"/>
            <w:tcBorders>
              <w:top w:val="single" w:sz="4" w:space="0" w:color="auto"/>
              <w:left w:val="single" w:sz="4" w:space="0" w:color="auto"/>
              <w:bottom w:val="single" w:sz="4" w:space="0" w:color="auto"/>
              <w:right w:val="single" w:sz="6" w:space="0" w:color="000000" w:themeColor="text1"/>
            </w:tcBorders>
          </w:tcPr>
          <w:p w14:paraId="51C497A9" w14:textId="77777777" w:rsidR="008256F4" w:rsidRPr="00840371" w:rsidRDefault="008256F4" w:rsidP="008256F4">
            <w:pPr>
              <w:spacing w:after="160" w:line="259" w:lineRule="auto"/>
              <w:rPr>
                <w:rFonts w:ascii="Arial" w:hAnsi="Arial" w:cs="Arial"/>
              </w:rPr>
            </w:pPr>
            <w:r w:rsidRPr="00840371">
              <w:rPr>
                <w:rFonts w:ascii="Arial" w:hAnsi="Arial" w:cs="Arial"/>
              </w:rPr>
              <w:t>System</w:t>
            </w:r>
          </w:p>
        </w:tc>
      </w:tr>
      <w:tr w:rsidR="00840371" w:rsidRPr="00840371" w14:paraId="5E325BCE" w14:textId="77777777" w:rsidTr="008256F4">
        <w:tblPrEx>
          <w:tblBorders>
            <w:top w:val="single" w:sz="6" w:space="0" w:color="000000" w:themeColor="text1"/>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4157"/>
        </w:trPr>
        <w:tc>
          <w:tcPr>
            <w:tcW w:w="4802" w:type="dxa"/>
            <w:vMerge/>
            <w:tcBorders>
              <w:left w:val="single" w:sz="6" w:space="0" w:color="000000" w:themeColor="text1"/>
              <w:bottom w:val="single" w:sz="6" w:space="0" w:color="000000" w:themeColor="text1"/>
              <w:right w:val="single" w:sz="6" w:space="0" w:color="000000" w:themeColor="text1"/>
            </w:tcBorders>
          </w:tcPr>
          <w:p w14:paraId="22EAB24C" w14:textId="77777777" w:rsidR="008256F4" w:rsidRPr="00840371" w:rsidRDefault="008256F4" w:rsidP="008256F4">
            <w:pPr>
              <w:spacing w:after="160" w:line="259" w:lineRule="auto"/>
              <w:rPr>
                <w:rFonts w:ascii="Arial" w:hAnsi="Arial" w:cs="Arial"/>
                <w:b/>
              </w:rPr>
            </w:pPr>
          </w:p>
        </w:tc>
        <w:tc>
          <w:tcPr>
            <w:tcW w:w="2773" w:type="dxa"/>
            <w:tcBorders>
              <w:top w:val="single" w:sz="4" w:space="0" w:color="auto"/>
              <w:left w:val="single" w:sz="6" w:space="0" w:color="000000" w:themeColor="text1"/>
              <w:bottom w:val="single" w:sz="6" w:space="0" w:color="000000" w:themeColor="text1"/>
              <w:right w:val="single" w:sz="4" w:space="0" w:color="auto"/>
            </w:tcBorders>
          </w:tcPr>
          <w:p w14:paraId="20C6DBC3" w14:textId="77777777" w:rsidR="008256F4" w:rsidRPr="00840371" w:rsidRDefault="008256F4" w:rsidP="00063FD6">
            <w:pPr>
              <w:pStyle w:val="ListParagraph"/>
              <w:numPr>
                <w:ilvl w:val="0"/>
                <w:numId w:val="14"/>
              </w:numPr>
              <w:rPr>
                <w:rFonts w:ascii="Arial" w:hAnsi="Arial" w:cs="Arial"/>
              </w:rPr>
            </w:pPr>
            <w:r w:rsidRPr="00840371">
              <w:rPr>
                <w:rFonts w:ascii="Arial" w:hAnsi="Arial" w:cs="Arial"/>
              </w:rPr>
              <w:t>Technician contacts the data quality team</w:t>
            </w:r>
          </w:p>
          <w:p w14:paraId="07E98CA1" w14:textId="77777777" w:rsidR="008256F4" w:rsidRPr="00840371" w:rsidRDefault="008256F4" w:rsidP="008256F4">
            <w:pPr>
              <w:rPr>
                <w:rFonts w:ascii="Arial" w:hAnsi="Arial" w:cs="Arial"/>
              </w:rPr>
            </w:pPr>
          </w:p>
          <w:p w14:paraId="25C4A63A" w14:textId="77777777" w:rsidR="008256F4" w:rsidRPr="00840371" w:rsidRDefault="008256F4" w:rsidP="00063FD6">
            <w:pPr>
              <w:pStyle w:val="ListParagraph"/>
              <w:numPr>
                <w:ilvl w:val="0"/>
                <w:numId w:val="14"/>
              </w:numPr>
              <w:rPr>
                <w:rFonts w:ascii="Arial" w:hAnsi="Arial" w:cs="Arial"/>
              </w:rPr>
            </w:pPr>
            <w:r w:rsidRPr="00840371">
              <w:rPr>
                <w:rFonts w:ascii="Arial" w:hAnsi="Arial" w:cs="Arial"/>
              </w:rPr>
              <w:t>Data quality team answers the phone</w:t>
            </w:r>
          </w:p>
          <w:p w14:paraId="0429B938" w14:textId="77777777" w:rsidR="008256F4" w:rsidRPr="00840371" w:rsidRDefault="008256F4" w:rsidP="008256F4">
            <w:pPr>
              <w:pStyle w:val="ListParagraph"/>
              <w:rPr>
                <w:rFonts w:ascii="Arial" w:hAnsi="Arial" w:cs="Arial"/>
              </w:rPr>
            </w:pPr>
          </w:p>
          <w:p w14:paraId="4FB34B05" w14:textId="77777777" w:rsidR="008256F4" w:rsidRPr="00840371" w:rsidRDefault="008256F4" w:rsidP="00063FD6">
            <w:pPr>
              <w:pStyle w:val="ListParagraph"/>
              <w:numPr>
                <w:ilvl w:val="0"/>
                <w:numId w:val="14"/>
              </w:numPr>
              <w:rPr>
                <w:rFonts w:ascii="Arial" w:hAnsi="Arial" w:cs="Arial"/>
              </w:rPr>
            </w:pPr>
            <w:r w:rsidRPr="00840371">
              <w:rPr>
                <w:rFonts w:ascii="Arial" w:hAnsi="Arial" w:cs="Arial"/>
              </w:rPr>
              <w:t>Data quality team checks the weather machine and gives confirmation whether weather machine is functioning</w:t>
            </w:r>
          </w:p>
          <w:p w14:paraId="2C51E911" w14:textId="77777777" w:rsidR="008256F4" w:rsidRPr="00840371" w:rsidRDefault="008256F4" w:rsidP="008256F4">
            <w:pPr>
              <w:pStyle w:val="ListParagraph"/>
              <w:rPr>
                <w:rFonts w:ascii="Arial" w:hAnsi="Arial" w:cs="Arial"/>
              </w:rPr>
            </w:pPr>
          </w:p>
          <w:p w14:paraId="5D66FA61" w14:textId="77777777" w:rsidR="008256F4" w:rsidRPr="00840371" w:rsidRDefault="008256F4" w:rsidP="008256F4">
            <w:pPr>
              <w:rPr>
                <w:rFonts w:ascii="Arial" w:hAnsi="Arial" w:cs="Arial"/>
              </w:rPr>
            </w:pPr>
          </w:p>
        </w:tc>
        <w:tc>
          <w:tcPr>
            <w:tcW w:w="2927" w:type="dxa"/>
            <w:tcBorders>
              <w:top w:val="single" w:sz="4" w:space="0" w:color="auto"/>
              <w:left w:val="single" w:sz="4" w:space="0" w:color="auto"/>
              <w:bottom w:val="single" w:sz="6" w:space="0" w:color="000000" w:themeColor="text1"/>
              <w:right w:val="single" w:sz="6" w:space="0" w:color="000000" w:themeColor="text1"/>
            </w:tcBorders>
          </w:tcPr>
          <w:p w14:paraId="52A046D6" w14:textId="77777777" w:rsidR="008256F4" w:rsidRPr="00840371" w:rsidRDefault="008256F4" w:rsidP="008256F4">
            <w:pPr>
              <w:spacing w:after="160" w:line="259" w:lineRule="auto"/>
              <w:rPr>
                <w:rFonts w:ascii="Arial" w:hAnsi="Arial" w:cs="Arial"/>
              </w:rPr>
            </w:pPr>
            <w:r w:rsidRPr="00840371">
              <w:rPr>
                <w:rFonts w:ascii="Arial" w:hAnsi="Arial" w:cs="Arial"/>
              </w:rPr>
              <w:t>1.1 Call is recorded for history and information</w:t>
            </w:r>
          </w:p>
          <w:p w14:paraId="69CA5349" w14:textId="77777777" w:rsidR="008256F4" w:rsidRPr="00840371" w:rsidRDefault="008256F4" w:rsidP="008256F4">
            <w:pPr>
              <w:spacing w:after="160" w:line="259" w:lineRule="auto"/>
              <w:rPr>
                <w:rFonts w:ascii="Arial" w:hAnsi="Arial" w:cs="Arial"/>
              </w:rPr>
            </w:pPr>
          </w:p>
          <w:p w14:paraId="11EA05AB" w14:textId="77777777" w:rsidR="008256F4" w:rsidRPr="00840371" w:rsidRDefault="008256F4" w:rsidP="008256F4">
            <w:pPr>
              <w:spacing w:after="160" w:line="259" w:lineRule="auto"/>
              <w:rPr>
                <w:rFonts w:ascii="Arial" w:hAnsi="Arial" w:cs="Arial"/>
              </w:rPr>
            </w:pPr>
          </w:p>
          <w:p w14:paraId="59E8250C" w14:textId="77777777" w:rsidR="008256F4" w:rsidRPr="00840371" w:rsidRDefault="008256F4" w:rsidP="008256F4">
            <w:pPr>
              <w:spacing w:after="160" w:line="259" w:lineRule="auto"/>
              <w:rPr>
                <w:rFonts w:ascii="Arial" w:hAnsi="Arial" w:cs="Arial"/>
              </w:rPr>
            </w:pPr>
          </w:p>
          <w:p w14:paraId="39E2127B" w14:textId="77777777" w:rsidR="008256F4" w:rsidRPr="00840371" w:rsidRDefault="008256F4" w:rsidP="008256F4">
            <w:pPr>
              <w:spacing w:after="160" w:line="259" w:lineRule="auto"/>
              <w:rPr>
                <w:rFonts w:ascii="Arial" w:hAnsi="Arial" w:cs="Arial"/>
              </w:rPr>
            </w:pPr>
            <w:r w:rsidRPr="00840371">
              <w:rPr>
                <w:rFonts w:ascii="Arial" w:hAnsi="Arial" w:cs="Arial"/>
              </w:rPr>
              <w:t>3.1 weather machine status is presented</w:t>
            </w:r>
          </w:p>
          <w:p w14:paraId="30EBB959" w14:textId="77777777" w:rsidR="008256F4" w:rsidRPr="00840371" w:rsidRDefault="008256F4" w:rsidP="008256F4">
            <w:pPr>
              <w:rPr>
                <w:rFonts w:ascii="Arial" w:hAnsi="Arial" w:cs="Arial"/>
              </w:rPr>
            </w:pPr>
            <w:r w:rsidRPr="00840371">
              <w:rPr>
                <w:rFonts w:ascii="Arial" w:hAnsi="Arial" w:cs="Arial"/>
              </w:rPr>
              <w:t>3.2 Confirmation is recorded</w:t>
            </w:r>
          </w:p>
        </w:tc>
      </w:tr>
      <w:tr w:rsidR="00840371" w:rsidRPr="00840371" w14:paraId="63346C1D" w14:textId="77777777" w:rsidTr="008256F4">
        <w:tblPrEx>
          <w:tblBorders>
            <w:top w:val="single" w:sz="6" w:space="0" w:color="000000" w:themeColor="text1"/>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88"/>
        </w:trPr>
        <w:tc>
          <w:tcPr>
            <w:tcW w:w="480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CF8CAD2" w14:textId="77777777" w:rsidR="008256F4" w:rsidRPr="00840371" w:rsidRDefault="008256F4" w:rsidP="008256F4">
            <w:pPr>
              <w:spacing w:after="160" w:line="259" w:lineRule="auto"/>
              <w:rPr>
                <w:rFonts w:ascii="Arial" w:hAnsi="Arial" w:cs="Arial"/>
                <w:b/>
              </w:rPr>
            </w:pPr>
            <w:r w:rsidRPr="00840371">
              <w:rPr>
                <w:rFonts w:ascii="Arial" w:hAnsi="Arial" w:cs="Arial"/>
                <w:b/>
              </w:rPr>
              <w:t>Exception Conditions:</w:t>
            </w:r>
          </w:p>
        </w:tc>
        <w:tc>
          <w:tcPr>
            <w:tcW w:w="5701"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F89C416" w14:textId="77777777" w:rsidR="008256F4" w:rsidRPr="00840371" w:rsidRDefault="008256F4" w:rsidP="008256F4">
            <w:pPr>
              <w:spacing w:after="160" w:line="259" w:lineRule="auto"/>
              <w:rPr>
                <w:rFonts w:ascii="Arial" w:hAnsi="Arial" w:cs="Arial"/>
              </w:rPr>
            </w:pPr>
          </w:p>
        </w:tc>
      </w:tr>
    </w:tbl>
    <w:p w14:paraId="6B5BE70B" w14:textId="77777777" w:rsidR="008256F4" w:rsidRPr="00840371" w:rsidRDefault="008256F4" w:rsidP="008256F4">
      <w:pPr>
        <w:rPr>
          <w:rFonts w:ascii="Arial" w:hAnsi="Arial" w:cs="Arial"/>
        </w:rPr>
      </w:pPr>
    </w:p>
    <w:tbl>
      <w:tblPr>
        <w:tblStyle w:val="TableGrid"/>
        <w:tblW w:w="10002" w:type="dxa"/>
        <w:tblInd w:w="-2" w:type="dxa"/>
        <w:tblLook w:val="04A0" w:firstRow="1" w:lastRow="0" w:firstColumn="1" w:lastColumn="0" w:noHBand="0" w:noVBand="1"/>
      </w:tblPr>
      <w:tblGrid>
        <w:gridCol w:w="4426"/>
        <w:gridCol w:w="2785"/>
        <w:gridCol w:w="2791"/>
      </w:tblGrid>
      <w:tr w:rsidR="00840371" w:rsidRPr="00840371" w14:paraId="18F3D3A9" w14:textId="77777777" w:rsidTr="000C51A9">
        <w:trPr>
          <w:trHeight w:val="95"/>
        </w:trPr>
        <w:tc>
          <w:tcPr>
            <w:tcW w:w="4426" w:type="dxa"/>
            <w:tcBorders>
              <w:bottom w:val="single" w:sz="6" w:space="0" w:color="000000" w:themeColor="text1"/>
              <w:right w:val="single" w:sz="6" w:space="0" w:color="000000" w:themeColor="text1"/>
            </w:tcBorders>
          </w:tcPr>
          <w:p w14:paraId="3FBB8702" w14:textId="77777777" w:rsidR="008256F4" w:rsidRPr="00840371" w:rsidRDefault="008256F4" w:rsidP="008256F4">
            <w:pPr>
              <w:spacing w:after="160" w:line="259" w:lineRule="auto"/>
              <w:rPr>
                <w:rFonts w:ascii="Arial" w:hAnsi="Arial" w:cs="Arial"/>
                <w:b/>
              </w:rPr>
            </w:pPr>
            <w:r w:rsidRPr="00840371">
              <w:rPr>
                <w:rFonts w:ascii="Arial" w:hAnsi="Arial" w:cs="Arial"/>
                <w:b/>
              </w:rPr>
              <w:t>Use Case Name:</w:t>
            </w:r>
          </w:p>
        </w:tc>
        <w:tc>
          <w:tcPr>
            <w:tcW w:w="5576" w:type="dxa"/>
            <w:gridSpan w:val="2"/>
            <w:tcBorders>
              <w:left w:val="single" w:sz="6" w:space="0" w:color="000000" w:themeColor="text1"/>
            </w:tcBorders>
          </w:tcPr>
          <w:p w14:paraId="183734DD" w14:textId="77777777" w:rsidR="008256F4" w:rsidRPr="00840371" w:rsidRDefault="008256F4" w:rsidP="008256F4">
            <w:pPr>
              <w:spacing w:after="160" w:line="259" w:lineRule="auto"/>
              <w:rPr>
                <w:rFonts w:ascii="Arial" w:hAnsi="Arial" w:cs="Arial"/>
              </w:rPr>
            </w:pPr>
            <w:r w:rsidRPr="00840371">
              <w:rPr>
                <w:rFonts w:ascii="Arial" w:hAnsi="Arial" w:cs="Arial"/>
              </w:rPr>
              <w:t>Scheduling for site visit</w:t>
            </w:r>
          </w:p>
        </w:tc>
      </w:tr>
      <w:tr w:rsidR="00840371" w:rsidRPr="00840371" w14:paraId="509A2150" w14:textId="77777777" w:rsidTr="000C51A9">
        <w:trPr>
          <w:trHeight w:val="832"/>
        </w:trPr>
        <w:tc>
          <w:tcPr>
            <w:tcW w:w="4426" w:type="dxa"/>
            <w:tcBorders>
              <w:top w:val="single" w:sz="6" w:space="0" w:color="000000" w:themeColor="text1"/>
              <w:right w:val="single" w:sz="6" w:space="0" w:color="000000" w:themeColor="text1"/>
            </w:tcBorders>
          </w:tcPr>
          <w:p w14:paraId="5D0BB7E9" w14:textId="77777777" w:rsidR="008256F4" w:rsidRPr="00840371" w:rsidRDefault="008256F4" w:rsidP="008256F4">
            <w:pPr>
              <w:spacing w:after="160" w:line="259" w:lineRule="auto"/>
              <w:rPr>
                <w:rFonts w:ascii="Arial" w:hAnsi="Arial" w:cs="Arial"/>
                <w:b/>
              </w:rPr>
            </w:pPr>
            <w:r w:rsidRPr="00840371">
              <w:rPr>
                <w:rFonts w:ascii="Arial" w:hAnsi="Arial" w:cs="Arial"/>
                <w:b/>
              </w:rPr>
              <w:t>Scenario:</w:t>
            </w:r>
          </w:p>
        </w:tc>
        <w:tc>
          <w:tcPr>
            <w:tcW w:w="5576" w:type="dxa"/>
            <w:gridSpan w:val="2"/>
            <w:tcBorders>
              <w:left w:val="single" w:sz="6" w:space="0" w:color="000000" w:themeColor="text1"/>
            </w:tcBorders>
          </w:tcPr>
          <w:p w14:paraId="259B445B" w14:textId="77777777" w:rsidR="008256F4" w:rsidRPr="00840371" w:rsidRDefault="008256F4" w:rsidP="008256F4">
            <w:pPr>
              <w:spacing w:after="160" w:line="259" w:lineRule="auto"/>
              <w:rPr>
                <w:rFonts w:ascii="Arial" w:hAnsi="Arial" w:cs="Arial"/>
              </w:rPr>
            </w:pPr>
            <w:r w:rsidRPr="00840371">
              <w:rPr>
                <w:rFonts w:ascii="Arial" w:hAnsi="Arial" w:cs="Arial"/>
              </w:rPr>
              <w:t>Maintenance through site visit is needed</w:t>
            </w:r>
          </w:p>
        </w:tc>
      </w:tr>
      <w:tr w:rsidR="00840371" w:rsidRPr="00840371" w14:paraId="46F4B5EB" w14:textId="77777777" w:rsidTr="000C51A9">
        <w:trPr>
          <w:trHeight w:val="364"/>
        </w:trPr>
        <w:tc>
          <w:tcPr>
            <w:tcW w:w="4426" w:type="dxa"/>
            <w:tcBorders>
              <w:right w:val="single" w:sz="6" w:space="0" w:color="000000" w:themeColor="text1"/>
            </w:tcBorders>
          </w:tcPr>
          <w:p w14:paraId="43FCD420" w14:textId="77777777" w:rsidR="008256F4" w:rsidRPr="00840371" w:rsidRDefault="008256F4" w:rsidP="008256F4">
            <w:pPr>
              <w:spacing w:after="160" w:line="259" w:lineRule="auto"/>
              <w:rPr>
                <w:rFonts w:ascii="Arial" w:hAnsi="Arial" w:cs="Arial"/>
                <w:b/>
              </w:rPr>
            </w:pPr>
            <w:r w:rsidRPr="00840371">
              <w:rPr>
                <w:rFonts w:ascii="Arial" w:hAnsi="Arial" w:cs="Arial"/>
                <w:b/>
              </w:rPr>
              <w:t>Triggering Event:</w:t>
            </w:r>
          </w:p>
        </w:tc>
        <w:tc>
          <w:tcPr>
            <w:tcW w:w="5576" w:type="dxa"/>
            <w:gridSpan w:val="2"/>
            <w:tcBorders>
              <w:left w:val="single" w:sz="6" w:space="0" w:color="000000" w:themeColor="text1"/>
            </w:tcBorders>
          </w:tcPr>
          <w:p w14:paraId="5562B633" w14:textId="77777777" w:rsidR="008256F4" w:rsidRPr="00840371" w:rsidRDefault="008256F4" w:rsidP="008256F4">
            <w:pPr>
              <w:spacing w:after="160" w:line="259" w:lineRule="auto"/>
              <w:rPr>
                <w:rFonts w:ascii="Arial" w:hAnsi="Arial" w:cs="Arial"/>
              </w:rPr>
            </w:pPr>
            <w:r w:rsidRPr="00840371">
              <w:rPr>
                <w:rFonts w:ascii="Arial" w:hAnsi="Arial" w:cs="Arial"/>
              </w:rPr>
              <w:t>Maintenance through site visit is mandatory since maintenance through the phone didn’t work</w:t>
            </w:r>
          </w:p>
        </w:tc>
      </w:tr>
      <w:tr w:rsidR="00840371" w:rsidRPr="00840371" w14:paraId="013E8E95" w14:textId="77777777" w:rsidTr="000C51A9">
        <w:trPr>
          <w:trHeight w:val="781"/>
        </w:trPr>
        <w:tc>
          <w:tcPr>
            <w:tcW w:w="4426" w:type="dxa"/>
            <w:tcBorders>
              <w:right w:val="single" w:sz="6" w:space="0" w:color="000000" w:themeColor="text1"/>
            </w:tcBorders>
          </w:tcPr>
          <w:p w14:paraId="34F3C7B9" w14:textId="77777777" w:rsidR="008256F4" w:rsidRPr="00840371" w:rsidRDefault="008256F4" w:rsidP="008256F4">
            <w:pPr>
              <w:spacing w:after="160" w:line="259" w:lineRule="auto"/>
              <w:rPr>
                <w:rFonts w:ascii="Arial" w:hAnsi="Arial" w:cs="Arial"/>
                <w:b/>
              </w:rPr>
            </w:pPr>
            <w:r w:rsidRPr="00840371">
              <w:rPr>
                <w:rFonts w:ascii="Arial" w:hAnsi="Arial" w:cs="Arial"/>
                <w:b/>
              </w:rPr>
              <w:t>Brief Description:</w:t>
            </w:r>
          </w:p>
        </w:tc>
        <w:tc>
          <w:tcPr>
            <w:tcW w:w="5576" w:type="dxa"/>
            <w:gridSpan w:val="2"/>
            <w:tcBorders>
              <w:left w:val="single" w:sz="6" w:space="0" w:color="000000" w:themeColor="text1"/>
            </w:tcBorders>
          </w:tcPr>
          <w:p w14:paraId="0741C566" w14:textId="77777777" w:rsidR="008256F4" w:rsidRPr="00840371" w:rsidRDefault="008256F4" w:rsidP="008256F4">
            <w:pPr>
              <w:spacing w:after="160" w:line="259" w:lineRule="auto"/>
              <w:rPr>
                <w:rFonts w:ascii="Arial" w:hAnsi="Arial" w:cs="Arial"/>
              </w:rPr>
            </w:pPr>
            <w:r w:rsidRPr="00840371">
              <w:rPr>
                <w:rFonts w:ascii="Arial" w:hAnsi="Arial" w:cs="Arial"/>
              </w:rPr>
              <w:t>This process is for scheduling for the site visit of a weather station for maintenance. Handles the dates and the people needed for the site visit</w:t>
            </w:r>
          </w:p>
        </w:tc>
      </w:tr>
      <w:tr w:rsidR="00840371" w:rsidRPr="00840371" w14:paraId="703CAD8E" w14:textId="77777777" w:rsidTr="000C51A9">
        <w:trPr>
          <w:trHeight w:val="832"/>
        </w:trPr>
        <w:tc>
          <w:tcPr>
            <w:tcW w:w="4426" w:type="dxa"/>
            <w:tcBorders>
              <w:right w:val="single" w:sz="6" w:space="0" w:color="000000" w:themeColor="text1"/>
            </w:tcBorders>
          </w:tcPr>
          <w:p w14:paraId="57F0AA44" w14:textId="77777777" w:rsidR="008256F4" w:rsidRPr="00840371" w:rsidRDefault="008256F4" w:rsidP="008256F4">
            <w:pPr>
              <w:spacing w:after="160" w:line="259" w:lineRule="auto"/>
              <w:rPr>
                <w:rFonts w:ascii="Arial" w:hAnsi="Arial" w:cs="Arial"/>
                <w:b/>
              </w:rPr>
            </w:pPr>
            <w:r w:rsidRPr="00840371">
              <w:rPr>
                <w:rFonts w:ascii="Arial" w:hAnsi="Arial" w:cs="Arial"/>
                <w:b/>
              </w:rPr>
              <w:t>Actors:</w:t>
            </w:r>
          </w:p>
        </w:tc>
        <w:tc>
          <w:tcPr>
            <w:tcW w:w="5576" w:type="dxa"/>
            <w:gridSpan w:val="2"/>
            <w:tcBorders>
              <w:left w:val="single" w:sz="6" w:space="0" w:color="000000" w:themeColor="text1"/>
            </w:tcBorders>
          </w:tcPr>
          <w:p w14:paraId="46C0DF20" w14:textId="77777777" w:rsidR="008256F4" w:rsidRPr="00840371" w:rsidRDefault="008256F4" w:rsidP="008256F4">
            <w:pPr>
              <w:pStyle w:val="NoSpacing"/>
              <w:rPr>
                <w:rFonts w:ascii="Arial" w:hAnsi="Arial" w:cs="Arial"/>
              </w:rPr>
            </w:pPr>
            <w:r w:rsidRPr="00840371">
              <w:rPr>
                <w:rFonts w:ascii="Arial" w:hAnsi="Arial" w:cs="Arial"/>
              </w:rPr>
              <w:t>Technician</w:t>
            </w:r>
          </w:p>
        </w:tc>
      </w:tr>
      <w:tr w:rsidR="00840371" w:rsidRPr="00840371" w14:paraId="39598B74" w14:textId="77777777" w:rsidTr="000C51A9">
        <w:trPr>
          <w:trHeight w:val="781"/>
        </w:trPr>
        <w:tc>
          <w:tcPr>
            <w:tcW w:w="4426" w:type="dxa"/>
            <w:tcBorders>
              <w:right w:val="single" w:sz="6" w:space="0" w:color="000000" w:themeColor="text1"/>
            </w:tcBorders>
          </w:tcPr>
          <w:p w14:paraId="62DB261B" w14:textId="77777777" w:rsidR="008256F4" w:rsidRPr="00840371" w:rsidRDefault="008256F4" w:rsidP="008256F4">
            <w:pPr>
              <w:spacing w:after="160" w:line="259" w:lineRule="auto"/>
              <w:rPr>
                <w:rFonts w:ascii="Arial" w:hAnsi="Arial" w:cs="Arial"/>
                <w:b/>
              </w:rPr>
            </w:pPr>
            <w:r w:rsidRPr="00840371">
              <w:rPr>
                <w:rFonts w:ascii="Arial" w:hAnsi="Arial" w:cs="Arial"/>
                <w:b/>
              </w:rPr>
              <w:t>Related Use Cases:</w:t>
            </w:r>
          </w:p>
        </w:tc>
        <w:tc>
          <w:tcPr>
            <w:tcW w:w="5576" w:type="dxa"/>
            <w:gridSpan w:val="2"/>
            <w:tcBorders>
              <w:left w:val="single" w:sz="6" w:space="0" w:color="000000" w:themeColor="text1"/>
            </w:tcBorders>
          </w:tcPr>
          <w:p w14:paraId="0C51CE07" w14:textId="77777777" w:rsidR="008256F4" w:rsidRPr="00840371" w:rsidRDefault="008256F4" w:rsidP="008256F4">
            <w:pPr>
              <w:pStyle w:val="NoSpacing"/>
              <w:rPr>
                <w:rFonts w:ascii="Arial" w:hAnsi="Arial" w:cs="Arial"/>
              </w:rPr>
            </w:pPr>
            <w:r w:rsidRPr="00840371">
              <w:rPr>
                <w:rFonts w:ascii="Arial" w:hAnsi="Arial" w:cs="Arial"/>
              </w:rPr>
              <w:t>Troubleshoot through phone</w:t>
            </w:r>
          </w:p>
        </w:tc>
      </w:tr>
      <w:tr w:rsidR="00840371" w:rsidRPr="00840371" w14:paraId="0337E51D" w14:textId="77777777" w:rsidTr="000C51A9">
        <w:trPr>
          <w:trHeight w:val="781"/>
        </w:trPr>
        <w:tc>
          <w:tcPr>
            <w:tcW w:w="4426" w:type="dxa"/>
            <w:tcBorders>
              <w:right w:val="single" w:sz="6" w:space="0" w:color="000000" w:themeColor="text1"/>
            </w:tcBorders>
          </w:tcPr>
          <w:p w14:paraId="3B47C1B9" w14:textId="77777777" w:rsidR="008256F4" w:rsidRPr="00840371" w:rsidRDefault="008256F4" w:rsidP="008256F4">
            <w:pPr>
              <w:spacing w:after="160" w:line="259" w:lineRule="auto"/>
              <w:rPr>
                <w:rFonts w:ascii="Arial" w:hAnsi="Arial" w:cs="Arial"/>
                <w:b/>
              </w:rPr>
            </w:pPr>
            <w:r w:rsidRPr="00840371">
              <w:rPr>
                <w:rFonts w:ascii="Arial" w:hAnsi="Arial" w:cs="Arial"/>
                <w:b/>
              </w:rPr>
              <w:t>Stakeholders:</w:t>
            </w:r>
          </w:p>
        </w:tc>
        <w:tc>
          <w:tcPr>
            <w:tcW w:w="5576" w:type="dxa"/>
            <w:gridSpan w:val="2"/>
            <w:tcBorders>
              <w:left w:val="single" w:sz="6" w:space="0" w:color="000000" w:themeColor="text1"/>
            </w:tcBorders>
          </w:tcPr>
          <w:p w14:paraId="4ADFB537" w14:textId="77777777" w:rsidR="008256F4" w:rsidRPr="00840371" w:rsidRDefault="008256F4" w:rsidP="008256F4">
            <w:pPr>
              <w:spacing w:after="160" w:line="259" w:lineRule="auto"/>
              <w:rPr>
                <w:rFonts w:ascii="Arial" w:hAnsi="Arial" w:cs="Arial"/>
              </w:rPr>
            </w:pPr>
            <w:r w:rsidRPr="00840371">
              <w:rPr>
                <w:rFonts w:ascii="Arial" w:hAnsi="Arial" w:cs="Arial"/>
              </w:rPr>
              <w:t>Operations and Maintenance Department: to make a scheduling for a site visit more convenience and have a quick process</w:t>
            </w:r>
          </w:p>
        </w:tc>
      </w:tr>
      <w:tr w:rsidR="00840371" w:rsidRPr="00840371" w14:paraId="2EE540F5" w14:textId="77777777" w:rsidTr="000C51A9">
        <w:trPr>
          <w:trHeight w:val="463"/>
        </w:trPr>
        <w:tc>
          <w:tcPr>
            <w:tcW w:w="4426" w:type="dxa"/>
            <w:tcBorders>
              <w:bottom w:val="single" w:sz="6" w:space="0" w:color="000000" w:themeColor="text1"/>
              <w:right w:val="single" w:sz="6" w:space="0" w:color="000000" w:themeColor="text1"/>
            </w:tcBorders>
          </w:tcPr>
          <w:p w14:paraId="125D2CC1" w14:textId="77777777" w:rsidR="008256F4" w:rsidRPr="00840371" w:rsidRDefault="008256F4" w:rsidP="008256F4">
            <w:pPr>
              <w:spacing w:after="160" w:line="259" w:lineRule="auto"/>
              <w:rPr>
                <w:rFonts w:ascii="Arial" w:hAnsi="Arial" w:cs="Arial"/>
                <w:b/>
              </w:rPr>
            </w:pPr>
            <w:r w:rsidRPr="00840371">
              <w:rPr>
                <w:rFonts w:ascii="Arial" w:hAnsi="Arial" w:cs="Arial"/>
                <w:b/>
              </w:rPr>
              <w:t>Preconditions:</w:t>
            </w:r>
          </w:p>
        </w:tc>
        <w:tc>
          <w:tcPr>
            <w:tcW w:w="5576" w:type="dxa"/>
            <w:gridSpan w:val="2"/>
            <w:tcBorders>
              <w:left w:val="single" w:sz="6" w:space="0" w:color="000000" w:themeColor="text1"/>
              <w:bottom w:val="single" w:sz="6" w:space="0" w:color="000000" w:themeColor="text1"/>
              <w:right w:val="single" w:sz="6" w:space="0" w:color="000000" w:themeColor="text1"/>
            </w:tcBorders>
          </w:tcPr>
          <w:p w14:paraId="1B8AA9D5" w14:textId="77777777" w:rsidR="008256F4" w:rsidRPr="00840371" w:rsidRDefault="008256F4" w:rsidP="008256F4">
            <w:pPr>
              <w:pStyle w:val="NoSpacing"/>
              <w:rPr>
                <w:rFonts w:ascii="Arial" w:hAnsi="Arial" w:cs="Arial"/>
              </w:rPr>
            </w:pPr>
            <w:r w:rsidRPr="00840371">
              <w:rPr>
                <w:rFonts w:ascii="Arial" w:hAnsi="Arial" w:cs="Arial"/>
              </w:rPr>
              <w:t>Troubleshoot through phone method didn’t work</w:t>
            </w:r>
          </w:p>
          <w:p w14:paraId="31A1FFF6" w14:textId="77777777" w:rsidR="008256F4" w:rsidRPr="00840371" w:rsidRDefault="008256F4" w:rsidP="008256F4">
            <w:pPr>
              <w:pStyle w:val="NoSpacing"/>
              <w:rPr>
                <w:rFonts w:ascii="Arial" w:hAnsi="Arial" w:cs="Arial"/>
              </w:rPr>
            </w:pPr>
            <w:r w:rsidRPr="00840371">
              <w:rPr>
                <w:rFonts w:ascii="Arial" w:hAnsi="Arial" w:cs="Arial"/>
              </w:rPr>
              <w:t>Location is needed</w:t>
            </w:r>
          </w:p>
        </w:tc>
      </w:tr>
      <w:tr w:rsidR="00840371" w:rsidRPr="00840371" w14:paraId="6D5AD24D" w14:textId="77777777" w:rsidTr="000C51A9">
        <w:tblPrEx>
          <w:tblBorders>
            <w:top w:val="single" w:sz="6" w:space="0" w:color="000000" w:themeColor="text1"/>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307"/>
        </w:trPr>
        <w:tc>
          <w:tcPr>
            <w:tcW w:w="442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BF9C083" w14:textId="77777777" w:rsidR="008256F4" w:rsidRPr="00840371" w:rsidRDefault="008256F4" w:rsidP="008256F4">
            <w:pPr>
              <w:spacing w:after="160" w:line="259" w:lineRule="auto"/>
              <w:rPr>
                <w:rFonts w:ascii="Arial" w:hAnsi="Arial" w:cs="Arial"/>
                <w:b/>
              </w:rPr>
            </w:pPr>
            <w:r w:rsidRPr="00840371">
              <w:rPr>
                <w:rFonts w:ascii="Arial" w:hAnsi="Arial" w:cs="Arial"/>
                <w:b/>
              </w:rPr>
              <w:t>Post Conditions:</w:t>
            </w:r>
          </w:p>
        </w:tc>
        <w:tc>
          <w:tcPr>
            <w:tcW w:w="5576" w:type="dxa"/>
            <w:gridSpan w:val="2"/>
            <w:tcBorders>
              <w:top w:val="single" w:sz="6" w:space="0" w:color="000000" w:themeColor="text1"/>
              <w:left w:val="single" w:sz="6" w:space="0" w:color="000000" w:themeColor="text1"/>
              <w:bottom w:val="single" w:sz="4" w:space="0" w:color="auto"/>
              <w:right w:val="single" w:sz="6" w:space="0" w:color="000000" w:themeColor="text1"/>
            </w:tcBorders>
          </w:tcPr>
          <w:p w14:paraId="275B1C56" w14:textId="77777777" w:rsidR="008256F4" w:rsidRPr="00840371" w:rsidRDefault="008256F4" w:rsidP="008256F4">
            <w:pPr>
              <w:spacing w:after="160" w:line="259" w:lineRule="auto"/>
              <w:rPr>
                <w:rFonts w:ascii="Arial" w:hAnsi="Arial" w:cs="Arial"/>
              </w:rPr>
            </w:pPr>
            <w:r w:rsidRPr="00840371">
              <w:rPr>
                <w:rFonts w:ascii="Arial" w:hAnsi="Arial" w:cs="Arial"/>
              </w:rPr>
              <w:t>Schedule is created and a team of technicians is selected</w:t>
            </w:r>
          </w:p>
        </w:tc>
      </w:tr>
      <w:tr w:rsidR="00840371" w:rsidRPr="00840371" w14:paraId="2C20564C" w14:textId="77777777" w:rsidTr="000C51A9">
        <w:tblPrEx>
          <w:tblBorders>
            <w:top w:val="single" w:sz="6" w:space="0" w:color="000000" w:themeColor="text1"/>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553"/>
        </w:trPr>
        <w:tc>
          <w:tcPr>
            <w:tcW w:w="4426" w:type="dxa"/>
            <w:vMerge w:val="restart"/>
            <w:tcBorders>
              <w:top w:val="single" w:sz="6" w:space="0" w:color="000000" w:themeColor="text1"/>
              <w:left w:val="single" w:sz="6" w:space="0" w:color="000000" w:themeColor="text1"/>
              <w:right w:val="single" w:sz="6" w:space="0" w:color="000000" w:themeColor="text1"/>
            </w:tcBorders>
          </w:tcPr>
          <w:p w14:paraId="5042C39D" w14:textId="77777777" w:rsidR="008256F4" w:rsidRPr="00840371" w:rsidRDefault="008256F4" w:rsidP="008256F4">
            <w:pPr>
              <w:spacing w:after="160" w:line="259" w:lineRule="auto"/>
              <w:rPr>
                <w:rFonts w:ascii="Arial" w:hAnsi="Arial" w:cs="Arial"/>
                <w:b/>
              </w:rPr>
            </w:pPr>
            <w:r w:rsidRPr="00840371">
              <w:rPr>
                <w:rFonts w:ascii="Arial" w:hAnsi="Arial" w:cs="Arial"/>
                <w:b/>
              </w:rPr>
              <w:t>Flow of Activities:</w:t>
            </w:r>
          </w:p>
          <w:p w14:paraId="2C5750C0" w14:textId="77777777" w:rsidR="008256F4" w:rsidRPr="00840371" w:rsidRDefault="008256F4" w:rsidP="008256F4">
            <w:pPr>
              <w:spacing w:after="160" w:line="259" w:lineRule="auto"/>
              <w:rPr>
                <w:rFonts w:ascii="Arial" w:hAnsi="Arial" w:cs="Arial"/>
                <w:b/>
              </w:rPr>
            </w:pPr>
          </w:p>
        </w:tc>
        <w:tc>
          <w:tcPr>
            <w:tcW w:w="2785" w:type="dxa"/>
            <w:tcBorders>
              <w:top w:val="single" w:sz="4" w:space="0" w:color="auto"/>
              <w:left w:val="single" w:sz="6" w:space="0" w:color="000000" w:themeColor="text1"/>
              <w:bottom w:val="single" w:sz="4" w:space="0" w:color="auto"/>
              <w:right w:val="single" w:sz="4" w:space="0" w:color="auto"/>
            </w:tcBorders>
          </w:tcPr>
          <w:p w14:paraId="2CC1B31D" w14:textId="77777777" w:rsidR="008256F4" w:rsidRPr="00840371" w:rsidRDefault="008256F4" w:rsidP="008256F4">
            <w:pPr>
              <w:spacing w:after="160" w:line="259" w:lineRule="auto"/>
              <w:rPr>
                <w:rFonts w:ascii="Arial" w:hAnsi="Arial" w:cs="Arial"/>
              </w:rPr>
            </w:pPr>
            <w:r w:rsidRPr="00840371">
              <w:rPr>
                <w:rFonts w:ascii="Arial" w:hAnsi="Arial" w:cs="Arial"/>
              </w:rPr>
              <w:t>Actor</w:t>
            </w:r>
          </w:p>
        </w:tc>
        <w:tc>
          <w:tcPr>
            <w:tcW w:w="2790" w:type="dxa"/>
            <w:tcBorders>
              <w:top w:val="single" w:sz="4" w:space="0" w:color="auto"/>
              <w:left w:val="single" w:sz="4" w:space="0" w:color="auto"/>
              <w:bottom w:val="single" w:sz="4" w:space="0" w:color="auto"/>
              <w:right w:val="single" w:sz="6" w:space="0" w:color="000000" w:themeColor="text1"/>
            </w:tcBorders>
          </w:tcPr>
          <w:p w14:paraId="1E011F74" w14:textId="77777777" w:rsidR="008256F4" w:rsidRPr="00840371" w:rsidRDefault="008256F4" w:rsidP="008256F4">
            <w:pPr>
              <w:spacing w:after="160" w:line="259" w:lineRule="auto"/>
              <w:rPr>
                <w:rFonts w:ascii="Arial" w:hAnsi="Arial" w:cs="Arial"/>
              </w:rPr>
            </w:pPr>
            <w:r w:rsidRPr="00840371">
              <w:rPr>
                <w:rFonts w:ascii="Arial" w:hAnsi="Arial" w:cs="Arial"/>
              </w:rPr>
              <w:t>System</w:t>
            </w:r>
          </w:p>
        </w:tc>
      </w:tr>
      <w:tr w:rsidR="00840371" w:rsidRPr="00840371" w14:paraId="005A9BA8" w14:textId="77777777" w:rsidTr="000C51A9">
        <w:tblPrEx>
          <w:tblBorders>
            <w:top w:val="single" w:sz="6" w:space="0" w:color="000000" w:themeColor="text1"/>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5113"/>
        </w:trPr>
        <w:tc>
          <w:tcPr>
            <w:tcW w:w="4426" w:type="dxa"/>
            <w:vMerge/>
            <w:tcBorders>
              <w:left w:val="single" w:sz="6" w:space="0" w:color="000000" w:themeColor="text1"/>
              <w:bottom w:val="single" w:sz="6" w:space="0" w:color="000000" w:themeColor="text1"/>
              <w:right w:val="single" w:sz="6" w:space="0" w:color="000000" w:themeColor="text1"/>
            </w:tcBorders>
          </w:tcPr>
          <w:p w14:paraId="6F9B5B14" w14:textId="77777777" w:rsidR="008256F4" w:rsidRPr="00840371" w:rsidRDefault="008256F4" w:rsidP="008256F4">
            <w:pPr>
              <w:spacing w:after="160" w:line="259" w:lineRule="auto"/>
              <w:rPr>
                <w:rFonts w:ascii="Arial" w:hAnsi="Arial" w:cs="Arial"/>
                <w:b/>
              </w:rPr>
            </w:pPr>
          </w:p>
        </w:tc>
        <w:tc>
          <w:tcPr>
            <w:tcW w:w="2785" w:type="dxa"/>
            <w:tcBorders>
              <w:top w:val="single" w:sz="4" w:space="0" w:color="auto"/>
              <w:left w:val="single" w:sz="6" w:space="0" w:color="000000" w:themeColor="text1"/>
              <w:bottom w:val="single" w:sz="6" w:space="0" w:color="000000" w:themeColor="text1"/>
              <w:right w:val="single" w:sz="4" w:space="0" w:color="auto"/>
            </w:tcBorders>
          </w:tcPr>
          <w:p w14:paraId="3601F452" w14:textId="77777777" w:rsidR="008256F4" w:rsidRPr="00840371" w:rsidRDefault="008256F4" w:rsidP="00063FD6">
            <w:pPr>
              <w:pStyle w:val="ListParagraph"/>
              <w:numPr>
                <w:ilvl w:val="0"/>
                <w:numId w:val="15"/>
              </w:numPr>
              <w:rPr>
                <w:rFonts w:ascii="Arial" w:hAnsi="Arial" w:cs="Arial"/>
              </w:rPr>
            </w:pPr>
            <w:r w:rsidRPr="00840371">
              <w:rPr>
                <w:rFonts w:ascii="Arial" w:hAnsi="Arial" w:cs="Arial"/>
              </w:rPr>
              <w:t>Technician makes a schedule for site visit</w:t>
            </w:r>
          </w:p>
          <w:p w14:paraId="0406B08E" w14:textId="77777777" w:rsidR="008256F4" w:rsidRPr="00840371" w:rsidRDefault="008256F4" w:rsidP="008256F4">
            <w:pPr>
              <w:rPr>
                <w:rFonts w:ascii="Arial" w:hAnsi="Arial" w:cs="Arial"/>
              </w:rPr>
            </w:pPr>
          </w:p>
          <w:p w14:paraId="0FAFE4FF" w14:textId="77777777" w:rsidR="008256F4" w:rsidRPr="00840371" w:rsidRDefault="008256F4" w:rsidP="00063FD6">
            <w:pPr>
              <w:pStyle w:val="ListParagraph"/>
              <w:numPr>
                <w:ilvl w:val="0"/>
                <w:numId w:val="15"/>
              </w:numPr>
              <w:rPr>
                <w:rFonts w:ascii="Arial" w:hAnsi="Arial" w:cs="Arial"/>
              </w:rPr>
            </w:pPr>
            <w:r w:rsidRPr="00840371">
              <w:rPr>
                <w:rFonts w:ascii="Arial" w:hAnsi="Arial" w:cs="Arial"/>
              </w:rPr>
              <w:t>Technician wants to select the available people for the site visit</w:t>
            </w:r>
          </w:p>
          <w:p w14:paraId="69F0C0F5" w14:textId="77777777" w:rsidR="008256F4" w:rsidRPr="00840371" w:rsidRDefault="008256F4" w:rsidP="008256F4">
            <w:pPr>
              <w:pStyle w:val="ListParagraph"/>
              <w:rPr>
                <w:rFonts w:ascii="Arial" w:hAnsi="Arial" w:cs="Arial"/>
              </w:rPr>
            </w:pPr>
          </w:p>
          <w:p w14:paraId="54276B4B" w14:textId="77777777" w:rsidR="008256F4" w:rsidRPr="00840371" w:rsidRDefault="008256F4" w:rsidP="00063FD6">
            <w:pPr>
              <w:pStyle w:val="ListParagraph"/>
              <w:numPr>
                <w:ilvl w:val="0"/>
                <w:numId w:val="15"/>
              </w:numPr>
              <w:rPr>
                <w:rFonts w:ascii="Arial" w:hAnsi="Arial" w:cs="Arial"/>
              </w:rPr>
            </w:pPr>
            <w:r w:rsidRPr="00840371">
              <w:rPr>
                <w:rFonts w:ascii="Arial" w:hAnsi="Arial" w:cs="Arial"/>
              </w:rPr>
              <w:t>Technician selects the dates and the technician for the site visit</w:t>
            </w:r>
          </w:p>
          <w:p w14:paraId="074BF27E" w14:textId="77777777" w:rsidR="008256F4" w:rsidRPr="00840371" w:rsidRDefault="008256F4" w:rsidP="008256F4">
            <w:pPr>
              <w:pStyle w:val="ListParagraph"/>
              <w:rPr>
                <w:rFonts w:ascii="Arial" w:hAnsi="Arial" w:cs="Arial"/>
              </w:rPr>
            </w:pPr>
          </w:p>
          <w:p w14:paraId="07A281E0" w14:textId="77777777" w:rsidR="008256F4" w:rsidRPr="00840371" w:rsidRDefault="008256F4" w:rsidP="00063FD6">
            <w:pPr>
              <w:pStyle w:val="ListParagraph"/>
              <w:numPr>
                <w:ilvl w:val="0"/>
                <w:numId w:val="15"/>
              </w:numPr>
              <w:rPr>
                <w:rFonts w:ascii="Arial" w:hAnsi="Arial" w:cs="Arial"/>
              </w:rPr>
            </w:pPr>
            <w:r w:rsidRPr="00840371">
              <w:rPr>
                <w:rFonts w:ascii="Arial" w:hAnsi="Arial" w:cs="Arial"/>
              </w:rPr>
              <w:t>Technician confirms the schedule</w:t>
            </w:r>
          </w:p>
        </w:tc>
        <w:tc>
          <w:tcPr>
            <w:tcW w:w="2790" w:type="dxa"/>
            <w:tcBorders>
              <w:top w:val="single" w:sz="4" w:space="0" w:color="auto"/>
              <w:left w:val="single" w:sz="4" w:space="0" w:color="auto"/>
              <w:bottom w:val="single" w:sz="6" w:space="0" w:color="000000" w:themeColor="text1"/>
              <w:right w:val="single" w:sz="6" w:space="0" w:color="000000" w:themeColor="text1"/>
            </w:tcBorders>
          </w:tcPr>
          <w:p w14:paraId="005D2766" w14:textId="77777777" w:rsidR="008256F4" w:rsidRPr="00840371" w:rsidRDefault="008256F4" w:rsidP="008256F4">
            <w:pPr>
              <w:pStyle w:val="NoSpacing"/>
              <w:rPr>
                <w:rFonts w:ascii="Arial" w:hAnsi="Arial" w:cs="Arial"/>
              </w:rPr>
            </w:pPr>
            <w:r w:rsidRPr="00840371">
              <w:rPr>
                <w:rFonts w:ascii="Arial" w:hAnsi="Arial" w:cs="Arial"/>
              </w:rPr>
              <w:t>1.1 Prompts the technician on the date of the site visit</w:t>
            </w:r>
          </w:p>
          <w:p w14:paraId="10BD304D" w14:textId="77777777" w:rsidR="008256F4" w:rsidRPr="00840371" w:rsidRDefault="008256F4" w:rsidP="008256F4">
            <w:pPr>
              <w:pStyle w:val="NoSpacing"/>
              <w:rPr>
                <w:rFonts w:ascii="Arial" w:hAnsi="Arial" w:cs="Arial"/>
              </w:rPr>
            </w:pPr>
          </w:p>
          <w:p w14:paraId="44F2AEF3" w14:textId="77777777" w:rsidR="008256F4" w:rsidRPr="00840371" w:rsidRDefault="008256F4" w:rsidP="008256F4">
            <w:pPr>
              <w:pStyle w:val="NoSpacing"/>
              <w:rPr>
                <w:rFonts w:ascii="Arial" w:hAnsi="Arial" w:cs="Arial"/>
              </w:rPr>
            </w:pPr>
          </w:p>
          <w:p w14:paraId="2D2E723B" w14:textId="77777777" w:rsidR="008256F4" w:rsidRPr="00840371" w:rsidRDefault="008256F4" w:rsidP="008256F4">
            <w:pPr>
              <w:pStyle w:val="NoSpacing"/>
              <w:rPr>
                <w:rFonts w:ascii="Arial" w:hAnsi="Arial" w:cs="Arial"/>
              </w:rPr>
            </w:pPr>
            <w:r w:rsidRPr="00840371">
              <w:rPr>
                <w:rFonts w:ascii="Arial" w:hAnsi="Arial" w:cs="Arial"/>
              </w:rPr>
              <w:t>2.1 Presents the technician of the availability of the people in the department</w:t>
            </w:r>
          </w:p>
          <w:p w14:paraId="69E11833" w14:textId="77777777" w:rsidR="008256F4" w:rsidRPr="00840371" w:rsidRDefault="008256F4" w:rsidP="008256F4">
            <w:pPr>
              <w:pStyle w:val="NoSpacing"/>
              <w:rPr>
                <w:rFonts w:ascii="Arial" w:hAnsi="Arial" w:cs="Arial"/>
              </w:rPr>
            </w:pPr>
          </w:p>
          <w:p w14:paraId="7B6A4367" w14:textId="77777777" w:rsidR="008256F4" w:rsidRPr="00840371" w:rsidRDefault="008256F4" w:rsidP="008256F4">
            <w:pPr>
              <w:pStyle w:val="NoSpacing"/>
              <w:rPr>
                <w:rFonts w:ascii="Arial" w:hAnsi="Arial" w:cs="Arial"/>
              </w:rPr>
            </w:pPr>
          </w:p>
          <w:p w14:paraId="36A8AF52" w14:textId="77777777" w:rsidR="008256F4" w:rsidRPr="00840371" w:rsidRDefault="008256F4" w:rsidP="008256F4">
            <w:pPr>
              <w:pStyle w:val="NoSpacing"/>
              <w:rPr>
                <w:rFonts w:ascii="Arial" w:hAnsi="Arial" w:cs="Arial"/>
              </w:rPr>
            </w:pPr>
            <w:r w:rsidRPr="00840371">
              <w:rPr>
                <w:rFonts w:ascii="Arial" w:hAnsi="Arial" w:cs="Arial"/>
              </w:rPr>
              <w:t>3.1 Confirmation of the schedule is presented</w:t>
            </w:r>
          </w:p>
        </w:tc>
      </w:tr>
      <w:tr w:rsidR="00840371" w:rsidRPr="00840371" w14:paraId="2602DA23" w14:textId="77777777" w:rsidTr="000C51A9">
        <w:tblPrEx>
          <w:tblBorders>
            <w:top w:val="single" w:sz="6" w:space="0" w:color="000000" w:themeColor="text1"/>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338"/>
        </w:trPr>
        <w:tc>
          <w:tcPr>
            <w:tcW w:w="442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123EB8" w14:textId="77777777" w:rsidR="008256F4" w:rsidRPr="00840371" w:rsidRDefault="008256F4" w:rsidP="008256F4">
            <w:pPr>
              <w:spacing w:after="160" w:line="259" w:lineRule="auto"/>
              <w:rPr>
                <w:rFonts w:ascii="Arial" w:hAnsi="Arial" w:cs="Arial"/>
                <w:b/>
              </w:rPr>
            </w:pPr>
            <w:r w:rsidRPr="00840371">
              <w:rPr>
                <w:rFonts w:ascii="Arial" w:hAnsi="Arial" w:cs="Arial"/>
                <w:b/>
              </w:rPr>
              <w:t>Exception Conditions:</w:t>
            </w:r>
          </w:p>
        </w:tc>
        <w:tc>
          <w:tcPr>
            <w:tcW w:w="5576"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9FCE5A5" w14:textId="77777777" w:rsidR="008256F4" w:rsidRPr="00840371" w:rsidRDefault="008256F4" w:rsidP="008256F4">
            <w:pPr>
              <w:spacing w:after="160" w:line="259" w:lineRule="auto"/>
              <w:rPr>
                <w:rFonts w:ascii="Arial" w:hAnsi="Arial" w:cs="Arial"/>
              </w:rPr>
            </w:pPr>
          </w:p>
        </w:tc>
      </w:tr>
    </w:tbl>
    <w:p w14:paraId="38377E7F" w14:textId="77777777" w:rsidR="008256F4" w:rsidRPr="00840371" w:rsidRDefault="008256F4" w:rsidP="008256F4">
      <w:pPr>
        <w:rPr>
          <w:rFonts w:ascii="Arial" w:hAnsi="Arial" w:cs="Arial"/>
        </w:rPr>
      </w:pPr>
    </w:p>
    <w:p w14:paraId="6B013936" w14:textId="77777777" w:rsidR="000C51A9" w:rsidRPr="00840371" w:rsidRDefault="000C51A9" w:rsidP="008256F4">
      <w:pPr>
        <w:rPr>
          <w:rFonts w:ascii="Arial" w:hAnsi="Arial" w:cs="Arial"/>
        </w:rPr>
      </w:pPr>
    </w:p>
    <w:p w14:paraId="4886809C" w14:textId="77777777" w:rsidR="000C51A9" w:rsidRPr="00840371" w:rsidRDefault="000C51A9" w:rsidP="008256F4">
      <w:pPr>
        <w:rPr>
          <w:rFonts w:ascii="Arial" w:hAnsi="Arial" w:cs="Arial"/>
        </w:rPr>
      </w:pPr>
    </w:p>
    <w:p w14:paraId="1D9A565F" w14:textId="77777777" w:rsidR="005A707A" w:rsidRPr="00840371" w:rsidRDefault="005A707A" w:rsidP="008256F4">
      <w:pPr>
        <w:rPr>
          <w:rFonts w:ascii="Arial" w:hAnsi="Arial" w:cs="Arial"/>
        </w:rPr>
      </w:pPr>
    </w:p>
    <w:p w14:paraId="44F04B6F" w14:textId="77777777" w:rsidR="005A707A" w:rsidRPr="00840371" w:rsidRDefault="005A707A" w:rsidP="008256F4">
      <w:pPr>
        <w:rPr>
          <w:rFonts w:ascii="Arial" w:hAnsi="Arial" w:cs="Arial"/>
        </w:rPr>
      </w:pPr>
    </w:p>
    <w:p w14:paraId="518AC1C2" w14:textId="77777777" w:rsidR="005A707A" w:rsidRPr="00840371" w:rsidRDefault="005A707A" w:rsidP="008256F4">
      <w:pPr>
        <w:rPr>
          <w:rFonts w:ascii="Arial" w:hAnsi="Arial" w:cs="Arial"/>
        </w:rPr>
      </w:pPr>
    </w:p>
    <w:p w14:paraId="5338008C" w14:textId="77777777" w:rsidR="005A707A" w:rsidRPr="00840371" w:rsidRDefault="005A707A" w:rsidP="008256F4">
      <w:pPr>
        <w:rPr>
          <w:rFonts w:ascii="Arial" w:hAnsi="Arial" w:cs="Arial"/>
        </w:rPr>
      </w:pPr>
    </w:p>
    <w:p w14:paraId="2679E93B" w14:textId="77777777" w:rsidR="005A707A" w:rsidRPr="00840371" w:rsidRDefault="005A707A" w:rsidP="008256F4">
      <w:pPr>
        <w:rPr>
          <w:rFonts w:ascii="Arial" w:hAnsi="Arial" w:cs="Arial"/>
        </w:rPr>
      </w:pPr>
    </w:p>
    <w:p w14:paraId="2DF54544" w14:textId="77777777" w:rsidR="005A707A" w:rsidRPr="00840371" w:rsidRDefault="005A707A" w:rsidP="008256F4">
      <w:pPr>
        <w:rPr>
          <w:rFonts w:ascii="Arial" w:hAnsi="Arial" w:cs="Arial"/>
        </w:rPr>
      </w:pPr>
    </w:p>
    <w:p w14:paraId="356F0A76" w14:textId="77777777" w:rsidR="005A707A" w:rsidRPr="00840371" w:rsidRDefault="005A707A" w:rsidP="008256F4">
      <w:pPr>
        <w:rPr>
          <w:rFonts w:ascii="Arial" w:hAnsi="Arial" w:cs="Arial"/>
        </w:rPr>
      </w:pPr>
    </w:p>
    <w:p w14:paraId="7FF112A7" w14:textId="77777777" w:rsidR="005A707A" w:rsidRPr="00840371" w:rsidRDefault="005A707A" w:rsidP="008256F4">
      <w:pPr>
        <w:rPr>
          <w:rFonts w:ascii="Arial" w:hAnsi="Arial" w:cs="Arial"/>
        </w:rPr>
      </w:pPr>
    </w:p>
    <w:p w14:paraId="5E657CF0" w14:textId="77777777" w:rsidR="005A707A" w:rsidRPr="00840371" w:rsidRDefault="005A707A" w:rsidP="008256F4">
      <w:pPr>
        <w:rPr>
          <w:rFonts w:ascii="Arial" w:hAnsi="Arial" w:cs="Arial"/>
        </w:rPr>
      </w:pPr>
    </w:p>
    <w:p w14:paraId="7676EF28" w14:textId="77777777" w:rsidR="005A707A" w:rsidRPr="00840371" w:rsidRDefault="005A707A" w:rsidP="008256F4">
      <w:pPr>
        <w:rPr>
          <w:rFonts w:ascii="Arial" w:hAnsi="Arial" w:cs="Arial"/>
        </w:rPr>
      </w:pPr>
    </w:p>
    <w:p w14:paraId="6F49FAF5" w14:textId="77777777" w:rsidR="005A707A" w:rsidRPr="00840371" w:rsidRDefault="005A707A" w:rsidP="008256F4">
      <w:pPr>
        <w:rPr>
          <w:rFonts w:ascii="Arial" w:hAnsi="Arial" w:cs="Arial"/>
        </w:rPr>
      </w:pPr>
    </w:p>
    <w:p w14:paraId="571C0B2F" w14:textId="77777777" w:rsidR="005A707A" w:rsidRPr="00840371" w:rsidRDefault="005A707A" w:rsidP="008256F4">
      <w:pPr>
        <w:rPr>
          <w:rFonts w:ascii="Arial" w:hAnsi="Arial" w:cs="Arial"/>
        </w:rPr>
      </w:pPr>
    </w:p>
    <w:p w14:paraId="69E5F5AB" w14:textId="77777777" w:rsidR="005A707A" w:rsidRPr="00840371" w:rsidRDefault="005A707A" w:rsidP="008256F4">
      <w:pPr>
        <w:rPr>
          <w:rFonts w:ascii="Arial" w:hAnsi="Arial" w:cs="Arial"/>
        </w:rPr>
      </w:pPr>
    </w:p>
    <w:tbl>
      <w:tblPr>
        <w:tblStyle w:val="TableGrid"/>
        <w:tblW w:w="0" w:type="auto"/>
        <w:tblInd w:w="-2" w:type="dxa"/>
        <w:tblLook w:val="04A0" w:firstRow="1" w:lastRow="0" w:firstColumn="1" w:lastColumn="0" w:noHBand="0" w:noVBand="1"/>
      </w:tblPr>
      <w:tblGrid>
        <w:gridCol w:w="4158"/>
        <w:gridCol w:w="2609"/>
        <w:gridCol w:w="2585"/>
      </w:tblGrid>
      <w:tr w:rsidR="00840371" w:rsidRPr="00840371" w14:paraId="6CC51A96" w14:textId="77777777" w:rsidTr="008256F4">
        <w:trPr>
          <w:trHeight w:val="78"/>
        </w:trPr>
        <w:tc>
          <w:tcPr>
            <w:tcW w:w="4802" w:type="dxa"/>
            <w:tcBorders>
              <w:bottom w:val="single" w:sz="6" w:space="0" w:color="000000" w:themeColor="text1"/>
              <w:right w:val="single" w:sz="6" w:space="0" w:color="000000" w:themeColor="text1"/>
            </w:tcBorders>
          </w:tcPr>
          <w:p w14:paraId="43FCABCC" w14:textId="77777777" w:rsidR="008256F4" w:rsidRPr="00840371" w:rsidRDefault="008256F4" w:rsidP="008256F4">
            <w:pPr>
              <w:rPr>
                <w:rFonts w:ascii="Arial" w:hAnsi="Arial" w:cs="Arial"/>
                <w:b/>
              </w:rPr>
            </w:pPr>
            <w:r w:rsidRPr="00840371">
              <w:rPr>
                <w:rFonts w:ascii="Arial" w:hAnsi="Arial" w:cs="Arial"/>
                <w:b/>
              </w:rPr>
              <w:t>Use Case Name:</w:t>
            </w:r>
          </w:p>
        </w:tc>
        <w:tc>
          <w:tcPr>
            <w:tcW w:w="5701" w:type="dxa"/>
            <w:gridSpan w:val="2"/>
            <w:tcBorders>
              <w:left w:val="single" w:sz="6" w:space="0" w:color="000000" w:themeColor="text1"/>
            </w:tcBorders>
          </w:tcPr>
          <w:p w14:paraId="4F578CE5" w14:textId="77777777" w:rsidR="008256F4" w:rsidRPr="00840371" w:rsidRDefault="008256F4" w:rsidP="008256F4">
            <w:pPr>
              <w:rPr>
                <w:rFonts w:ascii="Arial" w:hAnsi="Arial" w:cs="Arial"/>
              </w:rPr>
            </w:pPr>
            <w:r w:rsidRPr="00840371">
              <w:rPr>
                <w:rFonts w:ascii="Arial" w:hAnsi="Arial" w:cs="Arial"/>
                <w:szCs w:val="20"/>
              </w:rPr>
              <w:t>Checking of service report</w:t>
            </w:r>
          </w:p>
        </w:tc>
      </w:tr>
      <w:tr w:rsidR="00840371" w:rsidRPr="00840371" w14:paraId="6BED438C" w14:textId="77777777" w:rsidTr="008256F4">
        <w:trPr>
          <w:trHeight w:val="336"/>
        </w:trPr>
        <w:tc>
          <w:tcPr>
            <w:tcW w:w="4802" w:type="dxa"/>
            <w:tcBorders>
              <w:top w:val="single" w:sz="6" w:space="0" w:color="000000" w:themeColor="text1"/>
              <w:right w:val="single" w:sz="6" w:space="0" w:color="000000" w:themeColor="text1"/>
            </w:tcBorders>
          </w:tcPr>
          <w:p w14:paraId="6099CDD3" w14:textId="77777777" w:rsidR="008256F4" w:rsidRPr="00840371" w:rsidRDefault="008256F4" w:rsidP="008256F4">
            <w:pPr>
              <w:rPr>
                <w:rFonts w:ascii="Arial" w:hAnsi="Arial" w:cs="Arial"/>
                <w:b/>
              </w:rPr>
            </w:pPr>
            <w:r w:rsidRPr="00840371">
              <w:rPr>
                <w:rFonts w:ascii="Arial" w:hAnsi="Arial" w:cs="Arial"/>
                <w:b/>
              </w:rPr>
              <w:t>Scenario:</w:t>
            </w:r>
          </w:p>
        </w:tc>
        <w:tc>
          <w:tcPr>
            <w:tcW w:w="5701" w:type="dxa"/>
            <w:gridSpan w:val="2"/>
            <w:tcBorders>
              <w:left w:val="single" w:sz="6" w:space="0" w:color="000000" w:themeColor="text1"/>
            </w:tcBorders>
          </w:tcPr>
          <w:p w14:paraId="0779EFB2" w14:textId="77777777" w:rsidR="008256F4" w:rsidRPr="00840371" w:rsidRDefault="008256F4" w:rsidP="008256F4">
            <w:pPr>
              <w:rPr>
                <w:rFonts w:ascii="Arial" w:hAnsi="Arial" w:cs="Arial"/>
              </w:rPr>
            </w:pPr>
            <w:r w:rsidRPr="00840371">
              <w:rPr>
                <w:rFonts w:ascii="Arial" w:hAnsi="Arial" w:cs="Arial"/>
              </w:rPr>
              <w:t>Checks the service report submitted</w:t>
            </w:r>
          </w:p>
        </w:tc>
      </w:tr>
      <w:tr w:rsidR="00840371" w:rsidRPr="00840371" w14:paraId="6ABAD794" w14:textId="77777777" w:rsidTr="008256F4">
        <w:trPr>
          <w:trHeight w:val="386"/>
        </w:trPr>
        <w:tc>
          <w:tcPr>
            <w:tcW w:w="4802" w:type="dxa"/>
            <w:tcBorders>
              <w:right w:val="single" w:sz="6" w:space="0" w:color="000000" w:themeColor="text1"/>
            </w:tcBorders>
          </w:tcPr>
          <w:p w14:paraId="0845416E" w14:textId="77777777" w:rsidR="008256F4" w:rsidRPr="00840371" w:rsidRDefault="008256F4" w:rsidP="008256F4">
            <w:pPr>
              <w:rPr>
                <w:rFonts w:ascii="Arial" w:hAnsi="Arial" w:cs="Arial"/>
                <w:b/>
              </w:rPr>
            </w:pPr>
            <w:r w:rsidRPr="00840371">
              <w:rPr>
                <w:rFonts w:ascii="Arial" w:hAnsi="Arial" w:cs="Arial"/>
                <w:b/>
              </w:rPr>
              <w:t>Triggering Event:</w:t>
            </w:r>
          </w:p>
        </w:tc>
        <w:tc>
          <w:tcPr>
            <w:tcW w:w="5701" w:type="dxa"/>
            <w:gridSpan w:val="2"/>
            <w:tcBorders>
              <w:left w:val="single" w:sz="6" w:space="0" w:color="000000" w:themeColor="text1"/>
            </w:tcBorders>
          </w:tcPr>
          <w:p w14:paraId="63EBDE45" w14:textId="77777777" w:rsidR="008256F4" w:rsidRPr="00840371" w:rsidRDefault="008256F4" w:rsidP="008256F4">
            <w:pPr>
              <w:rPr>
                <w:rFonts w:ascii="Arial" w:hAnsi="Arial" w:cs="Arial"/>
              </w:rPr>
            </w:pPr>
            <w:r w:rsidRPr="00840371">
              <w:rPr>
                <w:rFonts w:ascii="Arial" w:hAnsi="Arial" w:cs="Arial"/>
                <w:szCs w:val="20"/>
              </w:rPr>
              <w:t>Service report is finished</w:t>
            </w:r>
          </w:p>
        </w:tc>
      </w:tr>
      <w:tr w:rsidR="00840371" w:rsidRPr="00840371" w14:paraId="029F7FF6" w14:textId="77777777" w:rsidTr="008256F4">
        <w:trPr>
          <w:trHeight w:val="962"/>
        </w:trPr>
        <w:tc>
          <w:tcPr>
            <w:tcW w:w="4802" w:type="dxa"/>
            <w:tcBorders>
              <w:right w:val="single" w:sz="6" w:space="0" w:color="000000" w:themeColor="text1"/>
            </w:tcBorders>
          </w:tcPr>
          <w:p w14:paraId="1CED32CB" w14:textId="77777777" w:rsidR="008256F4" w:rsidRPr="00840371" w:rsidRDefault="008256F4" w:rsidP="008256F4">
            <w:pPr>
              <w:rPr>
                <w:rFonts w:ascii="Arial" w:hAnsi="Arial" w:cs="Arial"/>
                <w:b/>
              </w:rPr>
            </w:pPr>
            <w:r w:rsidRPr="00840371">
              <w:rPr>
                <w:rFonts w:ascii="Arial" w:hAnsi="Arial" w:cs="Arial"/>
                <w:b/>
              </w:rPr>
              <w:t>Brief Description:</w:t>
            </w:r>
          </w:p>
        </w:tc>
        <w:tc>
          <w:tcPr>
            <w:tcW w:w="5701" w:type="dxa"/>
            <w:gridSpan w:val="2"/>
            <w:tcBorders>
              <w:left w:val="single" w:sz="6" w:space="0" w:color="000000" w:themeColor="text1"/>
            </w:tcBorders>
          </w:tcPr>
          <w:p w14:paraId="52C24A0C" w14:textId="77777777" w:rsidR="008256F4" w:rsidRPr="00840371" w:rsidRDefault="008256F4" w:rsidP="008256F4">
            <w:pPr>
              <w:rPr>
                <w:rFonts w:ascii="Arial" w:hAnsi="Arial" w:cs="Arial"/>
              </w:rPr>
            </w:pPr>
            <w:r w:rsidRPr="00840371">
              <w:rPr>
                <w:rFonts w:ascii="Arial" w:hAnsi="Arial" w:cs="Arial"/>
              </w:rPr>
              <w:t>When the service report that has been accomplish by the technician is to be checked by the technician head</w:t>
            </w:r>
          </w:p>
        </w:tc>
      </w:tr>
      <w:tr w:rsidR="00840371" w:rsidRPr="00840371" w14:paraId="1B3CBCF2" w14:textId="77777777" w:rsidTr="008256F4">
        <w:trPr>
          <w:trHeight w:val="677"/>
        </w:trPr>
        <w:tc>
          <w:tcPr>
            <w:tcW w:w="4802" w:type="dxa"/>
            <w:tcBorders>
              <w:right w:val="single" w:sz="6" w:space="0" w:color="000000" w:themeColor="text1"/>
            </w:tcBorders>
          </w:tcPr>
          <w:p w14:paraId="3BFCAC6D" w14:textId="77777777" w:rsidR="008256F4" w:rsidRPr="00840371" w:rsidRDefault="008256F4" w:rsidP="008256F4">
            <w:pPr>
              <w:rPr>
                <w:rFonts w:ascii="Arial" w:hAnsi="Arial" w:cs="Arial"/>
                <w:b/>
              </w:rPr>
            </w:pPr>
            <w:r w:rsidRPr="00840371">
              <w:rPr>
                <w:rFonts w:ascii="Arial" w:hAnsi="Arial" w:cs="Arial"/>
                <w:b/>
              </w:rPr>
              <w:t>Actors:</w:t>
            </w:r>
          </w:p>
        </w:tc>
        <w:tc>
          <w:tcPr>
            <w:tcW w:w="5701" w:type="dxa"/>
            <w:gridSpan w:val="2"/>
            <w:tcBorders>
              <w:left w:val="single" w:sz="6" w:space="0" w:color="000000" w:themeColor="text1"/>
            </w:tcBorders>
          </w:tcPr>
          <w:p w14:paraId="676FA3F2" w14:textId="77777777" w:rsidR="008256F4" w:rsidRPr="00840371" w:rsidRDefault="008256F4" w:rsidP="008256F4">
            <w:pPr>
              <w:rPr>
                <w:rFonts w:ascii="Arial" w:hAnsi="Arial" w:cs="Arial"/>
              </w:rPr>
            </w:pPr>
            <w:r w:rsidRPr="00840371">
              <w:rPr>
                <w:rFonts w:ascii="Arial" w:hAnsi="Arial" w:cs="Arial"/>
              </w:rPr>
              <w:t>Technician</w:t>
            </w:r>
          </w:p>
          <w:p w14:paraId="40F15D4C" w14:textId="77777777" w:rsidR="008256F4" w:rsidRPr="00840371" w:rsidRDefault="008256F4" w:rsidP="008256F4">
            <w:pPr>
              <w:rPr>
                <w:rFonts w:ascii="Arial" w:hAnsi="Arial" w:cs="Arial"/>
              </w:rPr>
            </w:pPr>
            <w:r w:rsidRPr="00840371">
              <w:rPr>
                <w:rFonts w:ascii="Arial" w:hAnsi="Arial" w:cs="Arial"/>
              </w:rPr>
              <w:t>Technician Head</w:t>
            </w:r>
          </w:p>
          <w:p w14:paraId="0694F30C" w14:textId="77777777" w:rsidR="008256F4" w:rsidRPr="00840371" w:rsidRDefault="008256F4" w:rsidP="008256F4">
            <w:pPr>
              <w:rPr>
                <w:rFonts w:ascii="Arial" w:hAnsi="Arial" w:cs="Arial"/>
              </w:rPr>
            </w:pPr>
          </w:p>
        </w:tc>
      </w:tr>
      <w:tr w:rsidR="00840371" w:rsidRPr="00840371" w14:paraId="10BCF305" w14:textId="77777777" w:rsidTr="008256F4">
        <w:trPr>
          <w:trHeight w:val="635"/>
        </w:trPr>
        <w:tc>
          <w:tcPr>
            <w:tcW w:w="4802" w:type="dxa"/>
            <w:tcBorders>
              <w:right w:val="single" w:sz="6" w:space="0" w:color="000000" w:themeColor="text1"/>
            </w:tcBorders>
          </w:tcPr>
          <w:p w14:paraId="0429627D" w14:textId="77777777" w:rsidR="008256F4" w:rsidRPr="00840371" w:rsidRDefault="008256F4" w:rsidP="008256F4">
            <w:pPr>
              <w:rPr>
                <w:rFonts w:ascii="Arial" w:hAnsi="Arial" w:cs="Arial"/>
                <w:b/>
              </w:rPr>
            </w:pPr>
            <w:r w:rsidRPr="00840371">
              <w:rPr>
                <w:rFonts w:ascii="Arial" w:hAnsi="Arial" w:cs="Arial"/>
                <w:b/>
              </w:rPr>
              <w:t>Related Use Cases:</w:t>
            </w:r>
          </w:p>
        </w:tc>
        <w:tc>
          <w:tcPr>
            <w:tcW w:w="5701" w:type="dxa"/>
            <w:gridSpan w:val="2"/>
            <w:tcBorders>
              <w:left w:val="single" w:sz="6" w:space="0" w:color="000000" w:themeColor="text1"/>
            </w:tcBorders>
          </w:tcPr>
          <w:p w14:paraId="42B40F54" w14:textId="77777777" w:rsidR="008256F4" w:rsidRPr="00840371" w:rsidRDefault="008256F4" w:rsidP="008256F4">
            <w:pPr>
              <w:rPr>
                <w:rFonts w:ascii="Arial" w:hAnsi="Arial" w:cs="Arial"/>
              </w:rPr>
            </w:pPr>
            <w:r w:rsidRPr="00840371">
              <w:rPr>
                <w:rFonts w:ascii="Arial" w:hAnsi="Arial" w:cs="Arial"/>
                <w:szCs w:val="20"/>
              </w:rPr>
              <w:t>Service Report Handling</w:t>
            </w:r>
          </w:p>
        </w:tc>
      </w:tr>
      <w:tr w:rsidR="00840371" w:rsidRPr="00840371" w14:paraId="14CB3EC2" w14:textId="77777777" w:rsidTr="008256F4">
        <w:trPr>
          <w:trHeight w:val="635"/>
        </w:trPr>
        <w:tc>
          <w:tcPr>
            <w:tcW w:w="4802" w:type="dxa"/>
            <w:tcBorders>
              <w:right w:val="single" w:sz="6" w:space="0" w:color="000000" w:themeColor="text1"/>
            </w:tcBorders>
          </w:tcPr>
          <w:p w14:paraId="3BC3B0B4" w14:textId="77777777" w:rsidR="008256F4" w:rsidRPr="00840371" w:rsidRDefault="008256F4" w:rsidP="008256F4">
            <w:pPr>
              <w:rPr>
                <w:rFonts w:ascii="Arial" w:hAnsi="Arial" w:cs="Arial"/>
                <w:b/>
              </w:rPr>
            </w:pPr>
            <w:r w:rsidRPr="00840371">
              <w:rPr>
                <w:rFonts w:ascii="Arial" w:hAnsi="Arial" w:cs="Arial"/>
                <w:b/>
              </w:rPr>
              <w:t>Stakeholders:</w:t>
            </w:r>
          </w:p>
        </w:tc>
        <w:tc>
          <w:tcPr>
            <w:tcW w:w="5701" w:type="dxa"/>
            <w:gridSpan w:val="2"/>
            <w:tcBorders>
              <w:left w:val="single" w:sz="6" w:space="0" w:color="000000" w:themeColor="text1"/>
            </w:tcBorders>
          </w:tcPr>
          <w:p w14:paraId="5D5EB178" w14:textId="77777777" w:rsidR="008256F4" w:rsidRPr="00840371" w:rsidRDefault="008256F4" w:rsidP="008256F4">
            <w:pPr>
              <w:rPr>
                <w:rFonts w:ascii="Arial" w:hAnsi="Arial" w:cs="Arial"/>
              </w:rPr>
            </w:pPr>
            <w:r w:rsidRPr="00840371">
              <w:rPr>
                <w:rFonts w:ascii="Arial" w:hAnsi="Arial" w:cs="Arial"/>
              </w:rPr>
              <w:t>Data Quality team: to check the submitted service report if all the forms are correct and filled up. After checking it is uploaded to the database</w:t>
            </w:r>
          </w:p>
        </w:tc>
      </w:tr>
      <w:tr w:rsidR="00840371" w:rsidRPr="00840371" w14:paraId="0BE415CE" w14:textId="77777777" w:rsidTr="008256F4">
        <w:trPr>
          <w:trHeight w:val="377"/>
        </w:trPr>
        <w:tc>
          <w:tcPr>
            <w:tcW w:w="4802" w:type="dxa"/>
            <w:tcBorders>
              <w:bottom w:val="single" w:sz="6" w:space="0" w:color="000000" w:themeColor="text1"/>
              <w:right w:val="single" w:sz="6" w:space="0" w:color="000000" w:themeColor="text1"/>
            </w:tcBorders>
          </w:tcPr>
          <w:p w14:paraId="54335D1C" w14:textId="77777777" w:rsidR="008256F4" w:rsidRPr="00840371" w:rsidRDefault="008256F4" w:rsidP="008256F4">
            <w:pPr>
              <w:rPr>
                <w:rFonts w:ascii="Arial" w:hAnsi="Arial" w:cs="Arial"/>
                <w:b/>
              </w:rPr>
            </w:pPr>
            <w:r w:rsidRPr="00840371">
              <w:rPr>
                <w:rFonts w:ascii="Arial" w:hAnsi="Arial" w:cs="Arial"/>
                <w:b/>
              </w:rPr>
              <w:t>Preconditions:</w:t>
            </w:r>
          </w:p>
        </w:tc>
        <w:tc>
          <w:tcPr>
            <w:tcW w:w="5701" w:type="dxa"/>
            <w:gridSpan w:val="2"/>
            <w:tcBorders>
              <w:left w:val="single" w:sz="6" w:space="0" w:color="000000" w:themeColor="text1"/>
              <w:bottom w:val="single" w:sz="6" w:space="0" w:color="000000" w:themeColor="text1"/>
              <w:right w:val="single" w:sz="6" w:space="0" w:color="000000" w:themeColor="text1"/>
            </w:tcBorders>
          </w:tcPr>
          <w:p w14:paraId="5187E3B2" w14:textId="77777777" w:rsidR="008256F4" w:rsidRPr="00840371" w:rsidRDefault="008256F4" w:rsidP="008256F4">
            <w:pPr>
              <w:rPr>
                <w:rFonts w:ascii="Arial" w:hAnsi="Arial" w:cs="Arial"/>
              </w:rPr>
            </w:pPr>
            <w:r w:rsidRPr="00840371">
              <w:rPr>
                <w:rFonts w:ascii="Arial" w:hAnsi="Arial" w:cs="Arial"/>
              </w:rPr>
              <w:t>Technician Head must exist</w:t>
            </w:r>
          </w:p>
          <w:p w14:paraId="65370C69" w14:textId="77777777" w:rsidR="008256F4" w:rsidRPr="00840371" w:rsidRDefault="008256F4" w:rsidP="008256F4">
            <w:pPr>
              <w:rPr>
                <w:rFonts w:ascii="Arial" w:hAnsi="Arial" w:cs="Arial"/>
              </w:rPr>
            </w:pPr>
            <w:r w:rsidRPr="00840371">
              <w:rPr>
                <w:rFonts w:ascii="Arial" w:hAnsi="Arial" w:cs="Arial"/>
              </w:rPr>
              <w:t>Form must be filled up</w:t>
            </w:r>
          </w:p>
        </w:tc>
      </w:tr>
      <w:tr w:rsidR="00840371" w:rsidRPr="00840371" w14:paraId="11DF9673" w14:textId="77777777" w:rsidTr="008256F4">
        <w:tblPrEx>
          <w:tblBorders>
            <w:top w:val="single" w:sz="6" w:space="0" w:color="000000" w:themeColor="text1"/>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250"/>
        </w:trPr>
        <w:tc>
          <w:tcPr>
            <w:tcW w:w="480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8252467" w14:textId="77777777" w:rsidR="008256F4" w:rsidRPr="00840371" w:rsidRDefault="008256F4" w:rsidP="008256F4">
            <w:pPr>
              <w:rPr>
                <w:rFonts w:ascii="Arial" w:hAnsi="Arial" w:cs="Arial"/>
                <w:b/>
              </w:rPr>
            </w:pPr>
            <w:r w:rsidRPr="00840371">
              <w:rPr>
                <w:rFonts w:ascii="Arial" w:hAnsi="Arial" w:cs="Arial"/>
                <w:b/>
              </w:rPr>
              <w:t>Post Conditions:</w:t>
            </w:r>
          </w:p>
        </w:tc>
        <w:tc>
          <w:tcPr>
            <w:tcW w:w="5701" w:type="dxa"/>
            <w:gridSpan w:val="2"/>
            <w:tcBorders>
              <w:top w:val="single" w:sz="6" w:space="0" w:color="000000" w:themeColor="text1"/>
              <w:left w:val="single" w:sz="6" w:space="0" w:color="000000" w:themeColor="text1"/>
              <w:bottom w:val="single" w:sz="4" w:space="0" w:color="auto"/>
              <w:right w:val="single" w:sz="6" w:space="0" w:color="000000" w:themeColor="text1"/>
            </w:tcBorders>
          </w:tcPr>
          <w:p w14:paraId="53F24F78" w14:textId="77777777" w:rsidR="008256F4" w:rsidRPr="00840371" w:rsidRDefault="008256F4" w:rsidP="008256F4">
            <w:pPr>
              <w:rPr>
                <w:rFonts w:ascii="Arial" w:hAnsi="Arial" w:cs="Arial"/>
              </w:rPr>
            </w:pPr>
            <w:r w:rsidRPr="00840371">
              <w:rPr>
                <w:rFonts w:ascii="Arial" w:hAnsi="Arial" w:cs="Arial"/>
              </w:rPr>
              <w:t>Service report is reviewed and saved to the database</w:t>
            </w:r>
          </w:p>
        </w:tc>
      </w:tr>
      <w:tr w:rsidR="00840371" w:rsidRPr="00840371" w14:paraId="5EA3A745" w14:textId="77777777" w:rsidTr="008256F4">
        <w:tblPrEx>
          <w:tblBorders>
            <w:top w:val="single" w:sz="6" w:space="0" w:color="000000" w:themeColor="text1"/>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450"/>
        </w:trPr>
        <w:tc>
          <w:tcPr>
            <w:tcW w:w="4802" w:type="dxa"/>
            <w:vMerge w:val="restart"/>
            <w:tcBorders>
              <w:top w:val="single" w:sz="6" w:space="0" w:color="000000" w:themeColor="text1"/>
              <w:left w:val="single" w:sz="6" w:space="0" w:color="000000" w:themeColor="text1"/>
              <w:right w:val="single" w:sz="6" w:space="0" w:color="000000" w:themeColor="text1"/>
            </w:tcBorders>
          </w:tcPr>
          <w:p w14:paraId="499B63D0" w14:textId="77777777" w:rsidR="008256F4" w:rsidRPr="00840371" w:rsidRDefault="008256F4" w:rsidP="008256F4">
            <w:pPr>
              <w:rPr>
                <w:rFonts w:ascii="Arial" w:hAnsi="Arial" w:cs="Arial"/>
                <w:b/>
              </w:rPr>
            </w:pPr>
            <w:r w:rsidRPr="00840371">
              <w:rPr>
                <w:rFonts w:ascii="Arial" w:hAnsi="Arial" w:cs="Arial"/>
                <w:b/>
              </w:rPr>
              <w:t>Flow of Activities:</w:t>
            </w:r>
          </w:p>
          <w:p w14:paraId="6950F894" w14:textId="77777777" w:rsidR="008256F4" w:rsidRPr="00840371" w:rsidRDefault="008256F4" w:rsidP="008256F4">
            <w:pPr>
              <w:rPr>
                <w:rFonts w:ascii="Arial" w:hAnsi="Arial" w:cs="Arial"/>
                <w:b/>
              </w:rPr>
            </w:pPr>
          </w:p>
        </w:tc>
        <w:tc>
          <w:tcPr>
            <w:tcW w:w="2773" w:type="dxa"/>
            <w:tcBorders>
              <w:top w:val="single" w:sz="4" w:space="0" w:color="auto"/>
              <w:left w:val="single" w:sz="6" w:space="0" w:color="000000" w:themeColor="text1"/>
              <w:bottom w:val="single" w:sz="4" w:space="0" w:color="auto"/>
              <w:right w:val="single" w:sz="4" w:space="0" w:color="auto"/>
            </w:tcBorders>
          </w:tcPr>
          <w:p w14:paraId="625D33AF" w14:textId="77777777" w:rsidR="008256F4" w:rsidRPr="00840371" w:rsidRDefault="008256F4" w:rsidP="008256F4">
            <w:pPr>
              <w:rPr>
                <w:rFonts w:ascii="Arial" w:hAnsi="Arial" w:cs="Arial"/>
              </w:rPr>
            </w:pPr>
            <w:r w:rsidRPr="00840371">
              <w:rPr>
                <w:rFonts w:ascii="Arial" w:hAnsi="Arial" w:cs="Arial"/>
              </w:rPr>
              <w:t>Actor</w:t>
            </w:r>
          </w:p>
        </w:tc>
        <w:tc>
          <w:tcPr>
            <w:tcW w:w="2928" w:type="dxa"/>
            <w:tcBorders>
              <w:top w:val="single" w:sz="4" w:space="0" w:color="auto"/>
              <w:left w:val="single" w:sz="4" w:space="0" w:color="auto"/>
              <w:bottom w:val="single" w:sz="4" w:space="0" w:color="auto"/>
              <w:right w:val="single" w:sz="6" w:space="0" w:color="000000" w:themeColor="text1"/>
            </w:tcBorders>
          </w:tcPr>
          <w:p w14:paraId="2C94AC53" w14:textId="77777777" w:rsidR="008256F4" w:rsidRPr="00840371" w:rsidRDefault="008256F4" w:rsidP="008256F4">
            <w:pPr>
              <w:rPr>
                <w:rFonts w:ascii="Arial" w:hAnsi="Arial" w:cs="Arial"/>
              </w:rPr>
            </w:pPr>
            <w:r w:rsidRPr="00840371">
              <w:rPr>
                <w:rFonts w:ascii="Arial" w:hAnsi="Arial" w:cs="Arial"/>
              </w:rPr>
              <w:t>System</w:t>
            </w:r>
          </w:p>
        </w:tc>
      </w:tr>
      <w:tr w:rsidR="00840371" w:rsidRPr="00840371" w14:paraId="31774089" w14:textId="77777777" w:rsidTr="008256F4">
        <w:tblPrEx>
          <w:tblBorders>
            <w:top w:val="single" w:sz="6" w:space="0" w:color="000000" w:themeColor="text1"/>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4157"/>
        </w:trPr>
        <w:tc>
          <w:tcPr>
            <w:tcW w:w="4802" w:type="dxa"/>
            <w:vMerge/>
            <w:tcBorders>
              <w:left w:val="single" w:sz="6" w:space="0" w:color="000000" w:themeColor="text1"/>
              <w:bottom w:val="single" w:sz="6" w:space="0" w:color="000000" w:themeColor="text1"/>
              <w:right w:val="single" w:sz="6" w:space="0" w:color="000000" w:themeColor="text1"/>
            </w:tcBorders>
          </w:tcPr>
          <w:p w14:paraId="4754E7F8" w14:textId="77777777" w:rsidR="008256F4" w:rsidRPr="00840371" w:rsidRDefault="008256F4" w:rsidP="008256F4">
            <w:pPr>
              <w:rPr>
                <w:rFonts w:ascii="Arial" w:hAnsi="Arial" w:cs="Arial"/>
                <w:b/>
              </w:rPr>
            </w:pPr>
          </w:p>
        </w:tc>
        <w:tc>
          <w:tcPr>
            <w:tcW w:w="2773" w:type="dxa"/>
            <w:tcBorders>
              <w:top w:val="single" w:sz="4" w:space="0" w:color="auto"/>
              <w:left w:val="single" w:sz="6" w:space="0" w:color="000000" w:themeColor="text1"/>
              <w:bottom w:val="single" w:sz="6" w:space="0" w:color="000000" w:themeColor="text1"/>
              <w:right w:val="single" w:sz="4" w:space="0" w:color="auto"/>
            </w:tcBorders>
          </w:tcPr>
          <w:p w14:paraId="1F53F022" w14:textId="77777777" w:rsidR="008256F4" w:rsidRPr="00840371" w:rsidRDefault="008256F4" w:rsidP="00063FD6">
            <w:pPr>
              <w:pStyle w:val="ListParagraph"/>
              <w:numPr>
                <w:ilvl w:val="0"/>
                <w:numId w:val="17"/>
              </w:numPr>
              <w:rPr>
                <w:rFonts w:ascii="Arial" w:hAnsi="Arial" w:cs="Arial"/>
              </w:rPr>
            </w:pPr>
            <w:r w:rsidRPr="00840371">
              <w:rPr>
                <w:rFonts w:ascii="Arial" w:hAnsi="Arial" w:cs="Arial"/>
              </w:rPr>
              <w:t>Technician finishes the service report</w:t>
            </w:r>
          </w:p>
          <w:p w14:paraId="7230166D" w14:textId="77777777" w:rsidR="008256F4" w:rsidRPr="00840371" w:rsidRDefault="008256F4" w:rsidP="008256F4">
            <w:pPr>
              <w:ind w:left="360"/>
              <w:rPr>
                <w:rFonts w:ascii="Arial" w:hAnsi="Arial" w:cs="Arial"/>
              </w:rPr>
            </w:pPr>
          </w:p>
          <w:p w14:paraId="39D937C7" w14:textId="77777777" w:rsidR="008256F4" w:rsidRPr="00840371" w:rsidRDefault="008256F4" w:rsidP="00063FD6">
            <w:pPr>
              <w:pStyle w:val="ListParagraph"/>
              <w:numPr>
                <w:ilvl w:val="0"/>
                <w:numId w:val="17"/>
              </w:numPr>
              <w:rPr>
                <w:rFonts w:ascii="Arial" w:hAnsi="Arial" w:cs="Arial"/>
              </w:rPr>
            </w:pPr>
            <w:r w:rsidRPr="00840371">
              <w:rPr>
                <w:rFonts w:ascii="Arial" w:hAnsi="Arial" w:cs="Arial"/>
              </w:rPr>
              <w:t>Technician forwards the report to the technician head</w:t>
            </w:r>
          </w:p>
          <w:p w14:paraId="5D3DA196" w14:textId="77777777" w:rsidR="008256F4" w:rsidRPr="00840371" w:rsidRDefault="008256F4" w:rsidP="008256F4">
            <w:pPr>
              <w:pStyle w:val="ListParagraph"/>
              <w:rPr>
                <w:rFonts w:ascii="Arial" w:hAnsi="Arial" w:cs="Arial"/>
              </w:rPr>
            </w:pPr>
          </w:p>
          <w:p w14:paraId="206CDE99" w14:textId="77777777" w:rsidR="008256F4" w:rsidRPr="00840371" w:rsidRDefault="008256F4" w:rsidP="00063FD6">
            <w:pPr>
              <w:pStyle w:val="ListParagraph"/>
              <w:numPr>
                <w:ilvl w:val="0"/>
                <w:numId w:val="17"/>
              </w:numPr>
              <w:rPr>
                <w:rFonts w:ascii="Arial" w:hAnsi="Arial" w:cs="Arial"/>
              </w:rPr>
            </w:pPr>
            <w:r w:rsidRPr="00840371">
              <w:rPr>
                <w:rFonts w:ascii="Arial" w:hAnsi="Arial" w:cs="Arial"/>
              </w:rPr>
              <w:t>Technician head receives and reviews the service report</w:t>
            </w:r>
          </w:p>
          <w:p w14:paraId="0BA444AA" w14:textId="77777777" w:rsidR="008256F4" w:rsidRPr="00840371" w:rsidRDefault="008256F4" w:rsidP="008256F4">
            <w:pPr>
              <w:pStyle w:val="ListParagraph"/>
              <w:rPr>
                <w:rFonts w:ascii="Arial" w:hAnsi="Arial" w:cs="Arial"/>
              </w:rPr>
            </w:pPr>
          </w:p>
          <w:p w14:paraId="37EAE043" w14:textId="77777777" w:rsidR="008256F4" w:rsidRPr="00840371" w:rsidRDefault="008256F4" w:rsidP="00063FD6">
            <w:pPr>
              <w:pStyle w:val="ListParagraph"/>
              <w:numPr>
                <w:ilvl w:val="0"/>
                <w:numId w:val="17"/>
              </w:numPr>
              <w:rPr>
                <w:rFonts w:ascii="Arial" w:hAnsi="Arial" w:cs="Arial"/>
              </w:rPr>
            </w:pPr>
            <w:r w:rsidRPr="00840371">
              <w:rPr>
                <w:rFonts w:ascii="Arial" w:hAnsi="Arial" w:cs="Arial"/>
              </w:rPr>
              <w:t>Technician head saves the files to the database</w:t>
            </w:r>
          </w:p>
        </w:tc>
        <w:tc>
          <w:tcPr>
            <w:tcW w:w="2928" w:type="dxa"/>
            <w:tcBorders>
              <w:top w:val="single" w:sz="4" w:space="0" w:color="auto"/>
              <w:left w:val="single" w:sz="4" w:space="0" w:color="auto"/>
              <w:bottom w:val="single" w:sz="6" w:space="0" w:color="000000" w:themeColor="text1"/>
              <w:right w:val="single" w:sz="6" w:space="0" w:color="000000" w:themeColor="text1"/>
            </w:tcBorders>
          </w:tcPr>
          <w:p w14:paraId="48AA2E26" w14:textId="77777777" w:rsidR="008256F4" w:rsidRPr="00840371" w:rsidRDefault="008256F4" w:rsidP="00063FD6">
            <w:pPr>
              <w:pStyle w:val="ListParagraph"/>
              <w:numPr>
                <w:ilvl w:val="1"/>
                <w:numId w:val="16"/>
              </w:numPr>
              <w:rPr>
                <w:rFonts w:ascii="Arial" w:hAnsi="Arial" w:cs="Arial"/>
              </w:rPr>
            </w:pPr>
            <w:r w:rsidRPr="00840371">
              <w:rPr>
                <w:rFonts w:ascii="Arial" w:hAnsi="Arial" w:cs="Arial"/>
              </w:rPr>
              <w:t>System checks if all forms are filled up</w:t>
            </w:r>
          </w:p>
          <w:p w14:paraId="43B95068" w14:textId="77777777" w:rsidR="008256F4" w:rsidRPr="00840371" w:rsidRDefault="008256F4" w:rsidP="008256F4">
            <w:pPr>
              <w:rPr>
                <w:rFonts w:ascii="Arial" w:hAnsi="Arial" w:cs="Arial"/>
              </w:rPr>
            </w:pPr>
          </w:p>
          <w:p w14:paraId="374E6F23" w14:textId="77777777" w:rsidR="008256F4" w:rsidRPr="00840371" w:rsidRDefault="008256F4" w:rsidP="008256F4">
            <w:pPr>
              <w:rPr>
                <w:rFonts w:ascii="Arial" w:hAnsi="Arial" w:cs="Arial"/>
              </w:rPr>
            </w:pPr>
          </w:p>
          <w:p w14:paraId="570A64E2" w14:textId="77777777" w:rsidR="008256F4" w:rsidRPr="00840371" w:rsidRDefault="008256F4" w:rsidP="008256F4">
            <w:pPr>
              <w:rPr>
                <w:rFonts w:ascii="Arial" w:hAnsi="Arial" w:cs="Arial"/>
              </w:rPr>
            </w:pPr>
            <w:r w:rsidRPr="00840371">
              <w:rPr>
                <w:rFonts w:ascii="Arial" w:hAnsi="Arial" w:cs="Arial"/>
              </w:rPr>
              <w:t>2.1 System sends service report</w:t>
            </w:r>
          </w:p>
          <w:p w14:paraId="44CD23C5" w14:textId="77777777" w:rsidR="008256F4" w:rsidRPr="00840371" w:rsidRDefault="008256F4" w:rsidP="008256F4">
            <w:pPr>
              <w:rPr>
                <w:rFonts w:ascii="Arial" w:hAnsi="Arial" w:cs="Arial"/>
              </w:rPr>
            </w:pPr>
          </w:p>
          <w:p w14:paraId="0CE2051A" w14:textId="77777777" w:rsidR="008256F4" w:rsidRPr="00840371" w:rsidRDefault="008256F4" w:rsidP="008256F4">
            <w:pPr>
              <w:rPr>
                <w:rFonts w:ascii="Arial" w:hAnsi="Arial" w:cs="Arial"/>
              </w:rPr>
            </w:pPr>
          </w:p>
          <w:p w14:paraId="55EA6354" w14:textId="77777777" w:rsidR="008256F4" w:rsidRPr="00840371" w:rsidRDefault="008256F4" w:rsidP="008256F4">
            <w:pPr>
              <w:rPr>
                <w:rFonts w:ascii="Arial" w:hAnsi="Arial" w:cs="Arial"/>
              </w:rPr>
            </w:pPr>
          </w:p>
          <w:p w14:paraId="1BF15FCA" w14:textId="77777777" w:rsidR="008256F4" w:rsidRPr="00840371" w:rsidRDefault="008256F4" w:rsidP="008256F4">
            <w:pPr>
              <w:rPr>
                <w:rFonts w:ascii="Arial" w:hAnsi="Arial" w:cs="Arial"/>
              </w:rPr>
            </w:pPr>
          </w:p>
          <w:p w14:paraId="15F48CCC" w14:textId="77777777" w:rsidR="008256F4" w:rsidRPr="00840371" w:rsidRDefault="008256F4" w:rsidP="008256F4">
            <w:pPr>
              <w:rPr>
                <w:rFonts w:ascii="Arial" w:hAnsi="Arial" w:cs="Arial"/>
              </w:rPr>
            </w:pPr>
          </w:p>
          <w:p w14:paraId="61CA1B5D" w14:textId="77777777" w:rsidR="008256F4" w:rsidRPr="00840371" w:rsidRDefault="008256F4" w:rsidP="008256F4">
            <w:pPr>
              <w:rPr>
                <w:rFonts w:ascii="Arial" w:hAnsi="Arial" w:cs="Arial"/>
              </w:rPr>
            </w:pPr>
          </w:p>
          <w:p w14:paraId="2188B3E6" w14:textId="77777777" w:rsidR="008256F4" w:rsidRPr="00840371" w:rsidRDefault="008256F4" w:rsidP="008256F4">
            <w:pPr>
              <w:rPr>
                <w:rFonts w:ascii="Arial" w:hAnsi="Arial" w:cs="Arial"/>
              </w:rPr>
            </w:pPr>
          </w:p>
          <w:p w14:paraId="146A54BA" w14:textId="77777777" w:rsidR="008256F4" w:rsidRPr="00840371" w:rsidRDefault="008256F4" w:rsidP="008256F4">
            <w:pPr>
              <w:rPr>
                <w:rFonts w:ascii="Arial" w:hAnsi="Arial" w:cs="Arial"/>
              </w:rPr>
            </w:pPr>
          </w:p>
          <w:p w14:paraId="4E4112B3" w14:textId="77777777" w:rsidR="008256F4" w:rsidRPr="00840371" w:rsidRDefault="008256F4" w:rsidP="008256F4">
            <w:pPr>
              <w:rPr>
                <w:rFonts w:ascii="Arial" w:hAnsi="Arial" w:cs="Arial"/>
              </w:rPr>
            </w:pPr>
            <w:r w:rsidRPr="00840371">
              <w:rPr>
                <w:rFonts w:ascii="Arial" w:hAnsi="Arial" w:cs="Arial"/>
              </w:rPr>
              <w:t>4.1 System saves the service report to the database</w:t>
            </w:r>
          </w:p>
        </w:tc>
      </w:tr>
      <w:tr w:rsidR="00840371" w:rsidRPr="00840371" w14:paraId="3ACD2818" w14:textId="77777777" w:rsidTr="008256F4">
        <w:tblPrEx>
          <w:tblBorders>
            <w:top w:val="single" w:sz="6" w:space="0" w:color="000000" w:themeColor="text1"/>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88"/>
        </w:trPr>
        <w:tc>
          <w:tcPr>
            <w:tcW w:w="480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F383A3" w14:textId="77777777" w:rsidR="008256F4" w:rsidRPr="00840371" w:rsidRDefault="008256F4" w:rsidP="008256F4">
            <w:pPr>
              <w:rPr>
                <w:rFonts w:ascii="Arial" w:hAnsi="Arial" w:cs="Arial"/>
                <w:b/>
              </w:rPr>
            </w:pPr>
            <w:r w:rsidRPr="00840371">
              <w:rPr>
                <w:rFonts w:ascii="Arial" w:hAnsi="Arial" w:cs="Arial"/>
                <w:b/>
              </w:rPr>
              <w:t>Exception Conditions:</w:t>
            </w:r>
          </w:p>
        </w:tc>
        <w:tc>
          <w:tcPr>
            <w:tcW w:w="5701"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70DE314" w14:textId="77777777" w:rsidR="008256F4" w:rsidRPr="00840371" w:rsidRDefault="008256F4" w:rsidP="008256F4">
            <w:pPr>
              <w:rPr>
                <w:rFonts w:ascii="Arial" w:hAnsi="Arial" w:cs="Arial"/>
              </w:rPr>
            </w:pPr>
          </w:p>
        </w:tc>
      </w:tr>
    </w:tbl>
    <w:p w14:paraId="18198D15" w14:textId="77777777" w:rsidR="000C51A9" w:rsidRPr="00840371" w:rsidRDefault="000C51A9" w:rsidP="000C51A9">
      <w:pPr>
        <w:rPr>
          <w:rFonts w:ascii="Arial" w:hAnsi="Arial" w:cs="Arial"/>
        </w:rPr>
      </w:pPr>
    </w:p>
    <w:p w14:paraId="27460E5C" w14:textId="77777777" w:rsidR="000C51A9" w:rsidRDefault="000C51A9" w:rsidP="000C51A9">
      <w:pPr>
        <w:rPr>
          <w:rFonts w:ascii="Arial" w:hAnsi="Arial" w:cs="Arial"/>
        </w:rPr>
      </w:pPr>
    </w:p>
    <w:p w14:paraId="7AD650D4" w14:textId="77777777" w:rsidR="00CF3702" w:rsidRPr="00840371" w:rsidRDefault="00CF3702" w:rsidP="000C51A9">
      <w:pPr>
        <w:rPr>
          <w:rFonts w:ascii="Arial" w:hAnsi="Arial" w:cs="Arial"/>
        </w:rPr>
      </w:pPr>
    </w:p>
    <w:tbl>
      <w:tblPr>
        <w:tblStyle w:val="TableGrid"/>
        <w:tblW w:w="0" w:type="auto"/>
        <w:tblInd w:w="-2" w:type="dxa"/>
        <w:tblLook w:val="04A0" w:firstRow="1" w:lastRow="0" w:firstColumn="1" w:lastColumn="0" w:noHBand="0" w:noVBand="1"/>
      </w:tblPr>
      <w:tblGrid>
        <w:gridCol w:w="4143"/>
        <w:gridCol w:w="2630"/>
        <w:gridCol w:w="2579"/>
      </w:tblGrid>
      <w:tr w:rsidR="00840371" w:rsidRPr="00840371" w14:paraId="30EFC4EA" w14:textId="77777777" w:rsidTr="008256F4">
        <w:trPr>
          <w:trHeight w:val="78"/>
        </w:trPr>
        <w:tc>
          <w:tcPr>
            <w:tcW w:w="4802" w:type="dxa"/>
            <w:tcBorders>
              <w:bottom w:val="single" w:sz="6" w:space="0" w:color="000000" w:themeColor="text1"/>
              <w:right w:val="single" w:sz="6" w:space="0" w:color="000000" w:themeColor="text1"/>
            </w:tcBorders>
          </w:tcPr>
          <w:p w14:paraId="4160B094" w14:textId="77777777" w:rsidR="008256F4" w:rsidRPr="00840371" w:rsidRDefault="008256F4" w:rsidP="008256F4">
            <w:pPr>
              <w:rPr>
                <w:rFonts w:ascii="Arial" w:hAnsi="Arial" w:cs="Arial"/>
                <w:b/>
              </w:rPr>
            </w:pPr>
            <w:r w:rsidRPr="00840371">
              <w:rPr>
                <w:rFonts w:ascii="Arial" w:hAnsi="Arial" w:cs="Arial"/>
                <w:b/>
              </w:rPr>
              <w:t>Use Case Name:</w:t>
            </w:r>
          </w:p>
        </w:tc>
        <w:tc>
          <w:tcPr>
            <w:tcW w:w="5701" w:type="dxa"/>
            <w:gridSpan w:val="2"/>
            <w:tcBorders>
              <w:left w:val="single" w:sz="6" w:space="0" w:color="000000" w:themeColor="text1"/>
            </w:tcBorders>
          </w:tcPr>
          <w:p w14:paraId="3562F8CE" w14:textId="77777777" w:rsidR="008256F4" w:rsidRPr="00840371" w:rsidRDefault="008256F4" w:rsidP="008256F4">
            <w:r w:rsidRPr="00840371">
              <w:rPr>
                <w:rFonts w:ascii="Arial" w:hAnsi="Arial" w:cs="Arial"/>
                <w:szCs w:val="20"/>
              </w:rPr>
              <w:t>Request for service and maintenance on broken WS</w:t>
            </w:r>
          </w:p>
        </w:tc>
      </w:tr>
      <w:tr w:rsidR="00840371" w:rsidRPr="00840371" w14:paraId="3AAD4725" w14:textId="77777777" w:rsidTr="008256F4">
        <w:trPr>
          <w:trHeight w:val="336"/>
        </w:trPr>
        <w:tc>
          <w:tcPr>
            <w:tcW w:w="4802" w:type="dxa"/>
            <w:tcBorders>
              <w:top w:val="single" w:sz="6" w:space="0" w:color="000000" w:themeColor="text1"/>
              <w:right w:val="single" w:sz="6" w:space="0" w:color="000000" w:themeColor="text1"/>
            </w:tcBorders>
          </w:tcPr>
          <w:p w14:paraId="796202D2" w14:textId="77777777" w:rsidR="008256F4" w:rsidRPr="00840371" w:rsidRDefault="008256F4" w:rsidP="008256F4">
            <w:pPr>
              <w:rPr>
                <w:rFonts w:ascii="Arial" w:hAnsi="Arial" w:cs="Arial"/>
                <w:b/>
              </w:rPr>
            </w:pPr>
            <w:r w:rsidRPr="00840371">
              <w:rPr>
                <w:rFonts w:ascii="Arial" w:hAnsi="Arial" w:cs="Arial"/>
                <w:b/>
              </w:rPr>
              <w:t>Scenario:</w:t>
            </w:r>
          </w:p>
        </w:tc>
        <w:tc>
          <w:tcPr>
            <w:tcW w:w="5701" w:type="dxa"/>
            <w:gridSpan w:val="2"/>
            <w:tcBorders>
              <w:left w:val="single" w:sz="6" w:space="0" w:color="000000" w:themeColor="text1"/>
            </w:tcBorders>
          </w:tcPr>
          <w:p w14:paraId="40132CDF" w14:textId="77777777" w:rsidR="008256F4" w:rsidRPr="00840371" w:rsidRDefault="008256F4" w:rsidP="008256F4">
            <w:pPr>
              <w:rPr>
                <w:rFonts w:ascii="Arial" w:hAnsi="Arial" w:cs="Arial"/>
              </w:rPr>
            </w:pPr>
            <w:r w:rsidRPr="00840371">
              <w:rPr>
                <w:rFonts w:ascii="Arial" w:hAnsi="Arial" w:cs="Arial"/>
              </w:rPr>
              <w:t>Requesting for maintenance when weather station is broken</w:t>
            </w:r>
          </w:p>
        </w:tc>
      </w:tr>
      <w:tr w:rsidR="00840371" w:rsidRPr="00840371" w14:paraId="16F220E5" w14:textId="77777777" w:rsidTr="008256F4">
        <w:trPr>
          <w:trHeight w:val="386"/>
        </w:trPr>
        <w:tc>
          <w:tcPr>
            <w:tcW w:w="4802" w:type="dxa"/>
            <w:tcBorders>
              <w:right w:val="single" w:sz="6" w:space="0" w:color="000000" w:themeColor="text1"/>
            </w:tcBorders>
          </w:tcPr>
          <w:p w14:paraId="248F3201" w14:textId="77777777" w:rsidR="008256F4" w:rsidRPr="00840371" w:rsidRDefault="008256F4" w:rsidP="008256F4">
            <w:pPr>
              <w:rPr>
                <w:rFonts w:ascii="Arial" w:hAnsi="Arial" w:cs="Arial"/>
                <w:b/>
              </w:rPr>
            </w:pPr>
            <w:r w:rsidRPr="00840371">
              <w:rPr>
                <w:rFonts w:ascii="Arial" w:hAnsi="Arial" w:cs="Arial"/>
                <w:b/>
              </w:rPr>
              <w:t>Triggering Event:</w:t>
            </w:r>
          </w:p>
        </w:tc>
        <w:tc>
          <w:tcPr>
            <w:tcW w:w="5701" w:type="dxa"/>
            <w:gridSpan w:val="2"/>
            <w:tcBorders>
              <w:left w:val="single" w:sz="6" w:space="0" w:color="000000" w:themeColor="text1"/>
            </w:tcBorders>
          </w:tcPr>
          <w:p w14:paraId="247E28DB" w14:textId="77777777" w:rsidR="008256F4" w:rsidRPr="00840371" w:rsidRDefault="008256F4" w:rsidP="008256F4">
            <w:pPr>
              <w:rPr>
                <w:rFonts w:ascii="Arial" w:hAnsi="Arial" w:cs="Arial"/>
                <w:szCs w:val="20"/>
              </w:rPr>
            </w:pPr>
            <w:r w:rsidRPr="00840371">
              <w:rPr>
                <w:rFonts w:ascii="Arial" w:hAnsi="Arial" w:cs="Arial"/>
                <w:szCs w:val="20"/>
              </w:rPr>
              <w:t>Weather Station needs maintenance</w:t>
            </w:r>
          </w:p>
        </w:tc>
      </w:tr>
      <w:tr w:rsidR="00840371" w:rsidRPr="00840371" w14:paraId="77808A82" w14:textId="77777777" w:rsidTr="008256F4">
        <w:trPr>
          <w:trHeight w:val="635"/>
        </w:trPr>
        <w:tc>
          <w:tcPr>
            <w:tcW w:w="4802" w:type="dxa"/>
            <w:tcBorders>
              <w:right w:val="single" w:sz="6" w:space="0" w:color="000000" w:themeColor="text1"/>
            </w:tcBorders>
          </w:tcPr>
          <w:p w14:paraId="61E4A1AB" w14:textId="77777777" w:rsidR="008256F4" w:rsidRPr="00840371" w:rsidRDefault="008256F4" w:rsidP="008256F4">
            <w:pPr>
              <w:rPr>
                <w:rFonts w:ascii="Arial" w:hAnsi="Arial" w:cs="Arial"/>
                <w:b/>
              </w:rPr>
            </w:pPr>
            <w:r w:rsidRPr="00840371">
              <w:rPr>
                <w:rFonts w:ascii="Arial" w:hAnsi="Arial" w:cs="Arial"/>
                <w:b/>
              </w:rPr>
              <w:t>Brief Description:</w:t>
            </w:r>
          </w:p>
        </w:tc>
        <w:tc>
          <w:tcPr>
            <w:tcW w:w="5701" w:type="dxa"/>
            <w:gridSpan w:val="2"/>
            <w:tcBorders>
              <w:left w:val="single" w:sz="6" w:space="0" w:color="000000" w:themeColor="text1"/>
            </w:tcBorders>
          </w:tcPr>
          <w:p w14:paraId="1B1B0AF8" w14:textId="77777777" w:rsidR="008256F4" w:rsidRPr="00840371" w:rsidRDefault="008256F4" w:rsidP="008256F4">
            <w:pPr>
              <w:rPr>
                <w:rFonts w:ascii="Arial" w:hAnsi="Arial" w:cs="Arial"/>
              </w:rPr>
            </w:pPr>
            <w:r w:rsidRPr="00840371">
              <w:rPr>
                <w:rFonts w:ascii="Arial" w:hAnsi="Arial" w:cs="Arial"/>
              </w:rPr>
              <w:t>Data Quality Team files a service request to be given to the technicians for the maintenance of the broken Weather Station</w:t>
            </w:r>
          </w:p>
        </w:tc>
      </w:tr>
      <w:tr w:rsidR="00840371" w:rsidRPr="00840371" w14:paraId="168B06EB" w14:textId="77777777" w:rsidTr="008256F4">
        <w:trPr>
          <w:trHeight w:val="677"/>
        </w:trPr>
        <w:tc>
          <w:tcPr>
            <w:tcW w:w="4802" w:type="dxa"/>
            <w:tcBorders>
              <w:right w:val="single" w:sz="6" w:space="0" w:color="000000" w:themeColor="text1"/>
            </w:tcBorders>
          </w:tcPr>
          <w:p w14:paraId="194E82D5" w14:textId="77777777" w:rsidR="008256F4" w:rsidRPr="00840371" w:rsidRDefault="008256F4" w:rsidP="008256F4">
            <w:pPr>
              <w:rPr>
                <w:rFonts w:ascii="Arial" w:hAnsi="Arial" w:cs="Arial"/>
                <w:b/>
              </w:rPr>
            </w:pPr>
            <w:r w:rsidRPr="00840371">
              <w:rPr>
                <w:rFonts w:ascii="Arial" w:hAnsi="Arial" w:cs="Arial"/>
                <w:b/>
              </w:rPr>
              <w:t>Actors:</w:t>
            </w:r>
          </w:p>
        </w:tc>
        <w:tc>
          <w:tcPr>
            <w:tcW w:w="5701" w:type="dxa"/>
            <w:gridSpan w:val="2"/>
            <w:tcBorders>
              <w:left w:val="single" w:sz="6" w:space="0" w:color="000000" w:themeColor="text1"/>
            </w:tcBorders>
          </w:tcPr>
          <w:p w14:paraId="73FDE48A" w14:textId="77777777" w:rsidR="008256F4" w:rsidRPr="00840371" w:rsidRDefault="008256F4" w:rsidP="008256F4">
            <w:pPr>
              <w:rPr>
                <w:rFonts w:ascii="Arial" w:hAnsi="Arial" w:cs="Arial"/>
              </w:rPr>
            </w:pPr>
            <w:r w:rsidRPr="00840371">
              <w:rPr>
                <w:rFonts w:ascii="Arial" w:hAnsi="Arial" w:cs="Arial"/>
              </w:rPr>
              <w:t>Data Quality Team</w:t>
            </w:r>
          </w:p>
          <w:p w14:paraId="6E35870E" w14:textId="77777777" w:rsidR="008256F4" w:rsidRPr="00840371" w:rsidRDefault="008256F4" w:rsidP="008256F4">
            <w:pPr>
              <w:rPr>
                <w:rFonts w:ascii="Arial" w:hAnsi="Arial" w:cs="Arial"/>
              </w:rPr>
            </w:pPr>
            <w:r w:rsidRPr="00840371">
              <w:rPr>
                <w:rFonts w:ascii="Arial" w:hAnsi="Arial" w:cs="Arial"/>
              </w:rPr>
              <w:t>Technician</w:t>
            </w:r>
          </w:p>
        </w:tc>
      </w:tr>
      <w:tr w:rsidR="00840371" w:rsidRPr="00840371" w14:paraId="7ECEFC7B" w14:textId="77777777" w:rsidTr="008256F4">
        <w:trPr>
          <w:trHeight w:val="635"/>
        </w:trPr>
        <w:tc>
          <w:tcPr>
            <w:tcW w:w="4802" w:type="dxa"/>
            <w:tcBorders>
              <w:right w:val="single" w:sz="6" w:space="0" w:color="000000" w:themeColor="text1"/>
            </w:tcBorders>
          </w:tcPr>
          <w:p w14:paraId="6E952F53" w14:textId="77777777" w:rsidR="008256F4" w:rsidRPr="00840371" w:rsidRDefault="008256F4" w:rsidP="008256F4">
            <w:pPr>
              <w:rPr>
                <w:rFonts w:ascii="Arial" w:hAnsi="Arial" w:cs="Arial"/>
                <w:b/>
              </w:rPr>
            </w:pPr>
            <w:r w:rsidRPr="00840371">
              <w:rPr>
                <w:rFonts w:ascii="Arial" w:hAnsi="Arial" w:cs="Arial"/>
                <w:b/>
              </w:rPr>
              <w:t>Related Use Cases:</w:t>
            </w:r>
          </w:p>
        </w:tc>
        <w:tc>
          <w:tcPr>
            <w:tcW w:w="5701" w:type="dxa"/>
            <w:gridSpan w:val="2"/>
            <w:tcBorders>
              <w:left w:val="single" w:sz="6" w:space="0" w:color="000000" w:themeColor="text1"/>
            </w:tcBorders>
          </w:tcPr>
          <w:p w14:paraId="6C4567B4" w14:textId="77777777" w:rsidR="008256F4" w:rsidRPr="00840371" w:rsidRDefault="008256F4" w:rsidP="008256F4">
            <w:pPr>
              <w:rPr>
                <w:sz w:val="20"/>
              </w:rPr>
            </w:pPr>
            <w:r w:rsidRPr="00840371">
              <w:rPr>
                <w:rFonts w:ascii="Arial" w:hAnsi="Arial" w:cs="Arial"/>
                <w:szCs w:val="20"/>
              </w:rPr>
              <w:t>Read offline weather station</w:t>
            </w:r>
            <w:r w:rsidRPr="00840371">
              <w:rPr>
                <w:rFonts w:ascii="Arial" w:hAnsi="Arial" w:cs="Arial"/>
                <w:sz w:val="20"/>
                <w:szCs w:val="20"/>
              </w:rPr>
              <w:t>.</w:t>
            </w:r>
          </w:p>
          <w:p w14:paraId="3DA85B9A" w14:textId="77777777" w:rsidR="008256F4" w:rsidRPr="00840371" w:rsidRDefault="008256F4" w:rsidP="008256F4">
            <w:r w:rsidRPr="00840371">
              <w:rPr>
                <w:rFonts w:ascii="Arial" w:hAnsi="Arial" w:cs="Arial"/>
                <w:szCs w:val="20"/>
              </w:rPr>
              <w:t>Alert and presentation error of weather machine.</w:t>
            </w:r>
          </w:p>
        </w:tc>
      </w:tr>
      <w:tr w:rsidR="00840371" w:rsidRPr="00840371" w14:paraId="06AF041B" w14:textId="77777777" w:rsidTr="008256F4">
        <w:trPr>
          <w:trHeight w:val="635"/>
        </w:trPr>
        <w:tc>
          <w:tcPr>
            <w:tcW w:w="4802" w:type="dxa"/>
            <w:tcBorders>
              <w:right w:val="single" w:sz="6" w:space="0" w:color="000000" w:themeColor="text1"/>
            </w:tcBorders>
          </w:tcPr>
          <w:p w14:paraId="65B8FD35" w14:textId="77777777" w:rsidR="008256F4" w:rsidRPr="00840371" w:rsidRDefault="008256F4" w:rsidP="008256F4">
            <w:pPr>
              <w:rPr>
                <w:rFonts w:ascii="Arial" w:hAnsi="Arial" w:cs="Arial"/>
                <w:b/>
              </w:rPr>
            </w:pPr>
            <w:r w:rsidRPr="00840371">
              <w:rPr>
                <w:rFonts w:ascii="Arial" w:hAnsi="Arial" w:cs="Arial"/>
                <w:b/>
              </w:rPr>
              <w:t>Stakeholders:</w:t>
            </w:r>
          </w:p>
        </w:tc>
        <w:tc>
          <w:tcPr>
            <w:tcW w:w="5701" w:type="dxa"/>
            <w:gridSpan w:val="2"/>
            <w:tcBorders>
              <w:left w:val="single" w:sz="6" w:space="0" w:color="000000" w:themeColor="text1"/>
            </w:tcBorders>
          </w:tcPr>
          <w:p w14:paraId="04D6C448" w14:textId="77777777" w:rsidR="008256F4" w:rsidRPr="00840371" w:rsidRDefault="008256F4" w:rsidP="008256F4">
            <w:pPr>
              <w:rPr>
                <w:rFonts w:ascii="Arial" w:hAnsi="Arial" w:cs="Arial"/>
              </w:rPr>
            </w:pPr>
            <w:r w:rsidRPr="00840371">
              <w:rPr>
                <w:rFonts w:ascii="Arial" w:hAnsi="Arial" w:cs="Arial"/>
              </w:rPr>
              <w:t>Data Quality team: to file a service request for maintenance. Faster reaction time for the O &amp; M Department for the needed maintenance</w:t>
            </w:r>
          </w:p>
          <w:p w14:paraId="3E34B275" w14:textId="77777777" w:rsidR="008256F4" w:rsidRPr="00840371" w:rsidRDefault="008256F4" w:rsidP="008256F4">
            <w:pPr>
              <w:rPr>
                <w:rFonts w:ascii="Arial" w:hAnsi="Arial" w:cs="Arial"/>
              </w:rPr>
            </w:pPr>
            <w:r w:rsidRPr="00840371">
              <w:rPr>
                <w:rFonts w:ascii="Arial" w:hAnsi="Arial" w:cs="Arial"/>
              </w:rPr>
              <w:t>Operations and Maintenance department: to determine what weather stations are needed to be fixed</w:t>
            </w:r>
          </w:p>
        </w:tc>
      </w:tr>
      <w:tr w:rsidR="00840371" w:rsidRPr="00840371" w14:paraId="211856F5" w14:textId="77777777" w:rsidTr="008256F4">
        <w:trPr>
          <w:trHeight w:val="377"/>
        </w:trPr>
        <w:tc>
          <w:tcPr>
            <w:tcW w:w="4802" w:type="dxa"/>
            <w:tcBorders>
              <w:bottom w:val="single" w:sz="6" w:space="0" w:color="000000" w:themeColor="text1"/>
              <w:right w:val="single" w:sz="6" w:space="0" w:color="000000" w:themeColor="text1"/>
            </w:tcBorders>
          </w:tcPr>
          <w:p w14:paraId="033D2BDF" w14:textId="77777777" w:rsidR="008256F4" w:rsidRPr="00840371" w:rsidRDefault="008256F4" w:rsidP="008256F4">
            <w:pPr>
              <w:rPr>
                <w:rFonts w:ascii="Arial" w:hAnsi="Arial" w:cs="Arial"/>
                <w:b/>
              </w:rPr>
            </w:pPr>
            <w:r w:rsidRPr="00840371">
              <w:rPr>
                <w:rFonts w:ascii="Arial" w:hAnsi="Arial" w:cs="Arial"/>
                <w:b/>
              </w:rPr>
              <w:t>Preconditions:</w:t>
            </w:r>
          </w:p>
        </w:tc>
        <w:tc>
          <w:tcPr>
            <w:tcW w:w="5701" w:type="dxa"/>
            <w:gridSpan w:val="2"/>
            <w:tcBorders>
              <w:left w:val="single" w:sz="6" w:space="0" w:color="000000" w:themeColor="text1"/>
              <w:bottom w:val="single" w:sz="6" w:space="0" w:color="000000" w:themeColor="text1"/>
              <w:right w:val="single" w:sz="6" w:space="0" w:color="000000" w:themeColor="text1"/>
            </w:tcBorders>
          </w:tcPr>
          <w:p w14:paraId="5CC8B5FE" w14:textId="77777777" w:rsidR="008256F4" w:rsidRPr="00840371" w:rsidRDefault="008256F4" w:rsidP="008256F4">
            <w:pPr>
              <w:rPr>
                <w:rFonts w:ascii="Arial" w:hAnsi="Arial" w:cs="Arial"/>
              </w:rPr>
            </w:pPr>
            <w:r w:rsidRPr="00840371">
              <w:rPr>
                <w:rFonts w:ascii="Arial" w:hAnsi="Arial" w:cs="Arial"/>
              </w:rPr>
              <w:t>Weather station must exist</w:t>
            </w:r>
          </w:p>
          <w:p w14:paraId="1AFAC305" w14:textId="77777777" w:rsidR="008256F4" w:rsidRPr="00840371" w:rsidRDefault="008256F4" w:rsidP="008256F4">
            <w:pPr>
              <w:rPr>
                <w:rFonts w:ascii="Arial" w:hAnsi="Arial" w:cs="Arial"/>
              </w:rPr>
            </w:pPr>
            <w:r w:rsidRPr="00840371">
              <w:rPr>
                <w:rFonts w:ascii="Arial" w:hAnsi="Arial" w:cs="Arial"/>
              </w:rPr>
              <w:t>Service Request exist</w:t>
            </w:r>
          </w:p>
        </w:tc>
      </w:tr>
      <w:tr w:rsidR="00840371" w:rsidRPr="00840371" w14:paraId="62E33955" w14:textId="77777777" w:rsidTr="008256F4">
        <w:tblPrEx>
          <w:tblBorders>
            <w:top w:val="single" w:sz="6" w:space="0" w:color="000000" w:themeColor="text1"/>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250"/>
        </w:trPr>
        <w:tc>
          <w:tcPr>
            <w:tcW w:w="480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DCCBB10" w14:textId="77777777" w:rsidR="008256F4" w:rsidRPr="00840371" w:rsidRDefault="008256F4" w:rsidP="008256F4">
            <w:pPr>
              <w:rPr>
                <w:rFonts w:ascii="Arial" w:hAnsi="Arial" w:cs="Arial"/>
                <w:b/>
              </w:rPr>
            </w:pPr>
            <w:r w:rsidRPr="00840371">
              <w:rPr>
                <w:rFonts w:ascii="Arial" w:hAnsi="Arial" w:cs="Arial"/>
                <w:b/>
              </w:rPr>
              <w:t>Post Conditions:</w:t>
            </w:r>
          </w:p>
        </w:tc>
        <w:tc>
          <w:tcPr>
            <w:tcW w:w="5701" w:type="dxa"/>
            <w:gridSpan w:val="2"/>
            <w:tcBorders>
              <w:top w:val="single" w:sz="6" w:space="0" w:color="000000" w:themeColor="text1"/>
              <w:left w:val="single" w:sz="6" w:space="0" w:color="000000" w:themeColor="text1"/>
              <w:bottom w:val="single" w:sz="4" w:space="0" w:color="auto"/>
              <w:right w:val="single" w:sz="6" w:space="0" w:color="000000" w:themeColor="text1"/>
            </w:tcBorders>
          </w:tcPr>
          <w:p w14:paraId="72312848" w14:textId="77777777" w:rsidR="008256F4" w:rsidRPr="00840371" w:rsidRDefault="008256F4" w:rsidP="008256F4">
            <w:pPr>
              <w:rPr>
                <w:rFonts w:ascii="Arial" w:hAnsi="Arial" w:cs="Arial"/>
              </w:rPr>
            </w:pPr>
            <w:r w:rsidRPr="00840371">
              <w:rPr>
                <w:rFonts w:ascii="Arial" w:hAnsi="Arial" w:cs="Arial"/>
              </w:rPr>
              <w:t>Service Request is given to the technicians</w:t>
            </w:r>
          </w:p>
        </w:tc>
      </w:tr>
      <w:tr w:rsidR="00840371" w:rsidRPr="00840371" w14:paraId="420850CB" w14:textId="77777777" w:rsidTr="008256F4">
        <w:tblPrEx>
          <w:tblBorders>
            <w:top w:val="single" w:sz="6" w:space="0" w:color="000000" w:themeColor="text1"/>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450"/>
        </w:trPr>
        <w:tc>
          <w:tcPr>
            <w:tcW w:w="4802" w:type="dxa"/>
            <w:vMerge w:val="restart"/>
            <w:tcBorders>
              <w:top w:val="single" w:sz="6" w:space="0" w:color="000000" w:themeColor="text1"/>
              <w:left w:val="single" w:sz="6" w:space="0" w:color="000000" w:themeColor="text1"/>
              <w:right w:val="single" w:sz="6" w:space="0" w:color="000000" w:themeColor="text1"/>
            </w:tcBorders>
          </w:tcPr>
          <w:p w14:paraId="421B505D" w14:textId="77777777" w:rsidR="008256F4" w:rsidRPr="00840371" w:rsidRDefault="008256F4" w:rsidP="008256F4">
            <w:pPr>
              <w:rPr>
                <w:rFonts w:ascii="Arial" w:hAnsi="Arial" w:cs="Arial"/>
                <w:b/>
              </w:rPr>
            </w:pPr>
            <w:r w:rsidRPr="00840371">
              <w:rPr>
                <w:rFonts w:ascii="Arial" w:hAnsi="Arial" w:cs="Arial"/>
                <w:b/>
              </w:rPr>
              <w:t>Flow of Activities:</w:t>
            </w:r>
          </w:p>
          <w:p w14:paraId="2CE6DB80" w14:textId="77777777" w:rsidR="008256F4" w:rsidRPr="00840371" w:rsidRDefault="008256F4" w:rsidP="008256F4">
            <w:pPr>
              <w:rPr>
                <w:rFonts w:ascii="Arial" w:hAnsi="Arial" w:cs="Arial"/>
                <w:b/>
              </w:rPr>
            </w:pPr>
          </w:p>
        </w:tc>
        <w:tc>
          <w:tcPr>
            <w:tcW w:w="2773" w:type="dxa"/>
            <w:tcBorders>
              <w:top w:val="single" w:sz="4" w:space="0" w:color="auto"/>
              <w:left w:val="single" w:sz="6" w:space="0" w:color="000000" w:themeColor="text1"/>
              <w:bottom w:val="single" w:sz="4" w:space="0" w:color="auto"/>
              <w:right w:val="single" w:sz="4" w:space="0" w:color="auto"/>
            </w:tcBorders>
          </w:tcPr>
          <w:p w14:paraId="2F7F7D91" w14:textId="77777777" w:rsidR="008256F4" w:rsidRPr="00840371" w:rsidRDefault="008256F4" w:rsidP="008256F4">
            <w:pPr>
              <w:rPr>
                <w:rFonts w:ascii="Arial" w:hAnsi="Arial" w:cs="Arial"/>
              </w:rPr>
            </w:pPr>
            <w:r w:rsidRPr="00840371">
              <w:rPr>
                <w:rFonts w:ascii="Arial" w:hAnsi="Arial" w:cs="Arial"/>
              </w:rPr>
              <w:t>Actor</w:t>
            </w:r>
          </w:p>
        </w:tc>
        <w:tc>
          <w:tcPr>
            <w:tcW w:w="2928" w:type="dxa"/>
            <w:tcBorders>
              <w:top w:val="single" w:sz="4" w:space="0" w:color="auto"/>
              <w:left w:val="single" w:sz="4" w:space="0" w:color="auto"/>
              <w:bottom w:val="single" w:sz="4" w:space="0" w:color="auto"/>
              <w:right w:val="single" w:sz="6" w:space="0" w:color="000000" w:themeColor="text1"/>
            </w:tcBorders>
          </w:tcPr>
          <w:p w14:paraId="4900E2C4" w14:textId="77777777" w:rsidR="008256F4" w:rsidRPr="00840371" w:rsidRDefault="008256F4" w:rsidP="008256F4">
            <w:pPr>
              <w:rPr>
                <w:rFonts w:ascii="Arial" w:hAnsi="Arial" w:cs="Arial"/>
              </w:rPr>
            </w:pPr>
            <w:r w:rsidRPr="00840371">
              <w:rPr>
                <w:rFonts w:ascii="Arial" w:hAnsi="Arial" w:cs="Arial"/>
              </w:rPr>
              <w:t>System</w:t>
            </w:r>
          </w:p>
        </w:tc>
      </w:tr>
      <w:tr w:rsidR="00840371" w:rsidRPr="00840371" w14:paraId="06798A9C" w14:textId="77777777" w:rsidTr="008256F4">
        <w:tblPrEx>
          <w:tblBorders>
            <w:top w:val="single" w:sz="6" w:space="0" w:color="000000" w:themeColor="text1"/>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4157"/>
        </w:trPr>
        <w:tc>
          <w:tcPr>
            <w:tcW w:w="4802" w:type="dxa"/>
            <w:vMerge/>
            <w:tcBorders>
              <w:left w:val="single" w:sz="6" w:space="0" w:color="000000" w:themeColor="text1"/>
              <w:bottom w:val="single" w:sz="6" w:space="0" w:color="000000" w:themeColor="text1"/>
              <w:right w:val="single" w:sz="6" w:space="0" w:color="000000" w:themeColor="text1"/>
            </w:tcBorders>
          </w:tcPr>
          <w:p w14:paraId="5410628C" w14:textId="77777777" w:rsidR="008256F4" w:rsidRPr="00840371" w:rsidRDefault="008256F4" w:rsidP="008256F4">
            <w:pPr>
              <w:rPr>
                <w:rFonts w:ascii="Arial" w:hAnsi="Arial" w:cs="Arial"/>
                <w:b/>
              </w:rPr>
            </w:pPr>
          </w:p>
        </w:tc>
        <w:tc>
          <w:tcPr>
            <w:tcW w:w="2773" w:type="dxa"/>
            <w:tcBorders>
              <w:top w:val="single" w:sz="4" w:space="0" w:color="auto"/>
              <w:left w:val="single" w:sz="6" w:space="0" w:color="000000" w:themeColor="text1"/>
              <w:bottom w:val="single" w:sz="6" w:space="0" w:color="000000" w:themeColor="text1"/>
              <w:right w:val="single" w:sz="4" w:space="0" w:color="auto"/>
            </w:tcBorders>
          </w:tcPr>
          <w:p w14:paraId="13A176CB" w14:textId="77777777" w:rsidR="008256F4" w:rsidRPr="00840371" w:rsidRDefault="008256F4" w:rsidP="00063FD6">
            <w:pPr>
              <w:pStyle w:val="ListParagraph"/>
              <w:numPr>
                <w:ilvl w:val="0"/>
                <w:numId w:val="18"/>
              </w:numPr>
              <w:rPr>
                <w:rFonts w:ascii="Arial" w:hAnsi="Arial" w:cs="Arial"/>
              </w:rPr>
            </w:pPr>
            <w:r w:rsidRPr="00840371">
              <w:rPr>
                <w:rFonts w:ascii="Arial" w:hAnsi="Arial" w:cs="Arial"/>
              </w:rPr>
              <w:t>Data Quality Team files a service request</w:t>
            </w:r>
          </w:p>
          <w:p w14:paraId="34570CBC" w14:textId="77777777" w:rsidR="008256F4" w:rsidRPr="00840371" w:rsidRDefault="008256F4" w:rsidP="008256F4">
            <w:pPr>
              <w:rPr>
                <w:rFonts w:ascii="Arial" w:hAnsi="Arial" w:cs="Arial"/>
              </w:rPr>
            </w:pPr>
          </w:p>
          <w:p w14:paraId="0A904A9D" w14:textId="77777777" w:rsidR="008256F4" w:rsidRPr="00840371" w:rsidRDefault="008256F4" w:rsidP="00063FD6">
            <w:pPr>
              <w:pStyle w:val="ListParagraph"/>
              <w:numPr>
                <w:ilvl w:val="0"/>
                <w:numId w:val="18"/>
              </w:numPr>
              <w:rPr>
                <w:rFonts w:ascii="Arial" w:hAnsi="Arial" w:cs="Arial"/>
              </w:rPr>
            </w:pPr>
            <w:r w:rsidRPr="00840371">
              <w:rPr>
                <w:rFonts w:ascii="Arial" w:hAnsi="Arial" w:cs="Arial"/>
              </w:rPr>
              <w:t>Fills up all the fields presented</w:t>
            </w:r>
          </w:p>
          <w:p w14:paraId="5C8B12FE" w14:textId="77777777" w:rsidR="008256F4" w:rsidRPr="00840371" w:rsidRDefault="008256F4" w:rsidP="008256F4"/>
          <w:p w14:paraId="5E648FAF" w14:textId="77777777" w:rsidR="008256F4" w:rsidRPr="00840371" w:rsidRDefault="008256F4" w:rsidP="00063FD6">
            <w:pPr>
              <w:pStyle w:val="ListParagraph"/>
              <w:numPr>
                <w:ilvl w:val="0"/>
                <w:numId w:val="18"/>
              </w:numPr>
              <w:rPr>
                <w:rFonts w:ascii="Arial" w:hAnsi="Arial" w:cs="Arial"/>
              </w:rPr>
            </w:pPr>
            <w:r w:rsidRPr="00840371">
              <w:rPr>
                <w:rFonts w:ascii="Arial" w:hAnsi="Arial" w:cs="Arial"/>
              </w:rPr>
              <w:t>Ready to be submitted to the Technicians</w:t>
            </w:r>
          </w:p>
          <w:p w14:paraId="52E91E9D" w14:textId="77777777" w:rsidR="008256F4" w:rsidRPr="00840371" w:rsidRDefault="008256F4" w:rsidP="008256F4">
            <w:pPr>
              <w:pStyle w:val="ListParagraph"/>
              <w:rPr>
                <w:rFonts w:ascii="Arial" w:hAnsi="Arial" w:cs="Arial"/>
              </w:rPr>
            </w:pPr>
          </w:p>
          <w:p w14:paraId="54485868" w14:textId="77777777" w:rsidR="008256F4" w:rsidRPr="00840371" w:rsidRDefault="008256F4" w:rsidP="00063FD6">
            <w:pPr>
              <w:pStyle w:val="ListParagraph"/>
              <w:numPr>
                <w:ilvl w:val="0"/>
                <w:numId w:val="18"/>
              </w:numPr>
              <w:rPr>
                <w:rFonts w:ascii="Arial" w:hAnsi="Arial" w:cs="Arial"/>
              </w:rPr>
            </w:pPr>
            <w:r w:rsidRPr="00840371">
              <w:rPr>
                <w:rFonts w:ascii="Arial" w:hAnsi="Arial" w:cs="Arial"/>
              </w:rPr>
              <w:t>Data Quality Team submits the service request to the technician</w:t>
            </w:r>
          </w:p>
          <w:p w14:paraId="767472C8" w14:textId="77777777" w:rsidR="008256F4" w:rsidRPr="00840371" w:rsidRDefault="008256F4" w:rsidP="008256F4">
            <w:pPr>
              <w:pStyle w:val="ListParagraph"/>
              <w:rPr>
                <w:rFonts w:ascii="Arial" w:hAnsi="Arial" w:cs="Arial"/>
              </w:rPr>
            </w:pPr>
          </w:p>
          <w:p w14:paraId="6C645D29" w14:textId="77777777" w:rsidR="008256F4" w:rsidRPr="00840371" w:rsidRDefault="008256F4" w:rsidP="00063FD6">
            <w:pPr>
              <w:pStyle w:val="ListParagraph"/>
              <w:numPr>
                <w:ilvl w:val="0"/>
                <w:numId w:val="18"/>
              </w:numPr>
              <w:rPr>
                <w:rFonts w:ascii="Arial" w:hAnsi="Arial" w:cs="Arial"/>
              </w:rPr>
            </w:pPr>
            <w:r w:rsidRPr="00840371">
              <w:rPr>
                <w:rFonts w:ascii="Arial" w:hAnsi="Arial" w:cs="Arial"/>
              </w:rPr>
              <w:t>Technician receives the service request</w:t>
            </w:r>
          </w:p>
        </w:tc>
        <w:tc>
          <w:tcPr>
            <w:tcW w:w="2928" w:type="dxa"/>
            <w:tcBorders>
              <w:top w:val="single" w:sz="4" w:space="0" w:color="auto"/>
              <w:left w:val="single" w:sz="4" w:space="0" w:color="auto"/>
              <w:bottom w:val="single" w:sz="6" w:space="0" w:color="000000" w:themeColor="text1"/>
              <w:right w:val="single" w:sz="6" w:space="0" w:color="000000" w:themeColor="text1"/>
            </w:tcBorders>
          </w:tcPr>
          <w:p w14:paraId="6156ED7F" w14:textId="77777777" w:rsidR="008256F4" w:rsidRPr="00840371" w:rsidRDefault="008256F4" w:rsidP="008256F4">
            <w:pPr>
              <w:rPr>
                <w:rFonts w:ascii="Arial" w:hAnsi="Arial" w:cs="Arial"/>
              </w:rPr>
            </w:pPr>
            <w:r w:rsidRPr="00840371">
              <w:rPr>
                <w:rFonts w:ascii="Arial" w:hAnsi="Arial" w:cs="Arial"/>
              </w:rPr>
              <w:t>1.1 System presents a form of a service request</w:t>
            </w:r>
          </w:p>
          <w:p w14:paraId="5EE207DD" w14:textId="77777777" w:rsidR="008256F4" w:rsidRPr="00840371" w:rsidRDefault="008256F4" w:rsidP="008256F4">
            <w:pPr>
              <w:rPr>
                <w:rFonts w:ascii="Arial" w:hAnsi="Arial" w:cs="Arial"/>
              </w:rPr>
            </w:pPr>
          </w:p>
          <w:p w14:paraId="20548440" w14:textId="77777777" w:rsidR="008256F4" w:rsidRPr="00840371" w:rsidRDefault="008256F4" w:rsidP="008256F4">
            <w:pPr>
              <w:rPr>
                <w:rFonts w:ascii="Arial" w:hAnsi="Arial" w:cs="Arial"/>
              </w:rPr>
            </w:pPr>
          </w:p>
          <w:p w14:paraId="6562525B" w14:textId="77777777" w:rsidR="008256F4" w:rsidRPr="00840371" w:rsidRDefault="008256F4" w:rsidP="008256F4">
            <w:pPr>
              <w:rPr>
                <w:rFonts w:ascii="Arial" w:hAnsi="Arial" w:cs="Arial"/>
              </w:rPr>
            </w:pPr>
          </w:p>
          <w:p w14:paraId="07FE555D" w14:textId="77777777" w:rsidR="008256F4" w:rsidRPr="00840371" w:rsidRDefault="008256F4" w:rsidP="008256F4">
            <w:pPr>
              <w:rPr>
                <w:rFonts w:ascii="Arial" w:hAnsi="Arial" w:cs="Arial"/>
              </w:rPr>
            </w:pPr>
          </w:p>
          <w:p w14:paraId="431D7E44" w14:textId="77777777" w:rsidR="008256F4" w:rsidRPr="00840371" w:rsidRDefault="008256F4" w:rsidP="008256F4">
            <w:pPr>
              <w:rPr>
                <w:rFonts w:ascii="Arial" w:hAnsi="Arial" w:cs="Arial"/>
              </w:rPr>
            </w:pPr>
          </w:p>
          <w:p w14:paraId="5D81DA5B" w14:textId="77777777" w:rsidR="008256F4" w:rsidRPr="00840371" w:rsidRDefault="008256F4" w:rsidP="008256F4">
            <w:pPr>
              <w:rPr>
                <w:rFonts w:ascii="Arial" w:hAnsi="Arial" w:cs="Arial"/>
              </w:rPr>
            </w:pPr>
            <w:r w:rsidRPr="00840371">
              <w:rPr>
                <w:rFonts w:ascii="Arial" w:hAnsi="Arial" w:cs="Arial"/>
              </w:rPr>
              <w:t>3.1 System checks if the fields are correct</w:t>
            </w:r>
          </w:p>
          <w:p w14:paraId="59A2C53A" w14:textId="77777777" w:rsidR="008256F4" w:rsidRPr="00840371" w:rsidRDefault="008256F4" w:rsidP="008256F4">
            <w:pPr>
              <w:rPr>
                <w:rFonts w:ascii="Arial" w:hAnsi="Arial" w:cs="Arial"/>
              </w:rPr>
            </w:pPr>
          </w:p>
          <w:p w14:paraId="547518B0" w14:textId="77777777" w:rsidR="008256F4" w:rsidRPr="00840371" w:rsidRDefault="008256F4" w:rsidP="008256F4">
            <w:pPr>
              <w:rPr>
                <w:rFonts w:ascii="Arial" w:hAnsi="Arial" w:cs="Arial"/>
              </w:rPr>
            </w:pPr>
          </w:p>
          <w:p w14:paraId="2B40F0E1" w14:textId="77777777" w:rsidR="008256F4" w:rsidRPr="00840371" w:rsidRDefault="008256F4" w:rsidP="008256F4">
            <w:pPr>
              <w:rPr>
                <w:rFonts w:ascii="Arial" w:hAnsi="Arial" w:cs="Arial"/>
              </w:rPr>
            </w:pPr>
            <w:r w:rsidRPr="00840371">
              <w:rPr>
                <w:rFonts w:ascii="Arial" w:hAnsi="Arial" w:cs="Arial"/>
              </w:rPr>
              <w:t>4.1 System forwards the service request to the technicians</w:t>
            </w:r>
          </w:p>
          <w:p w14:paraId="7565B284" w14:textId="77777777" w:rsidR="008256F4" w:rsidRPr="00840371" w:rsidRDefault="008256F4" w:rsidP="008256F4">
            <w:pPr>
              <w:rPr>
                <w:rFonts w:ascii="Arial" w:hAnsi="Arial" w:cs="Arial"/>
              </w:rPr>
            </w:pPr>
          </w:p>
          <w:p w14:paraId="597E566E" w14:textId="77777777" w:rsidR="008256F4" w:rsidRPr="00840371" w:rsidRDefault="008256F4" w:rsidP="008256F4">
            <w:pPr>
              <w:rPr>
                <w:rFonts w:ascii="Arial" w:hAnsi="Arial" w:cs="Arial"/>
              </w:rPr>
            </w:pPr>
          </w:p>
          <w:p w14:paraId="5EC6AA21" w14:textId="77777777" w:rsidR="008256F4" w:rsidRPr="00840371" w:rsidRDefault="008256F4" w:rsidP="008256F4">
            <w:pPr>
              <w:rPr>
                <w:rFonts w:ascii="Arial" w:hAnsi="Arial" w:cs="Arial"/>
              </w:rPr>
            </w:pPr>
          </w:p>
        </w:tc>
      </w:tr>
      <w:tr w:rsidR="00840371" w:rsidRPr="00840371" w14:paraId="3545282C" w14:textId="77777777" w:rsidTr="008256F4">
        <w:tblPrEx>
          <w:tblBorders>
            <w:top w:val="single" w:sz="6" w:space="0" w:color="000000" w:themeColor="text1"/>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88"/>
        </w:trPr>
        <w:tc>
          <w:tcPr>
            <w:tcW w:w="480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FC7353F" w14:textId="77777777" w:rsidR="008256F4" w:rsidRPr="00840371" w:rsidRDefault="008256F4" w:rsidP="008256F4">
            <w:pPr>
              <w:rPr>
                <w:rFonts w:ascii="Arial" w:hAnsi="Arial" w:cs="Arial"/>
                <w:b/>
              </w:rPr>
            </w:pPr>
            <w:r w:rsidRPr="00840371">
              <w:rPr>
                <w:rFonts w:ascii="Arial" w:hAnsi="Arial" w:cs="Arial"/>
                <w:b/>
              </w:rPr>
              <w:t>Exception Conditions:</w:t>
            </w:r>
          </w:p>
        </w:tc>
        <w:tc>
          <w:tcPr>
            <w:tcW w:w="5701"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852A308" w14:textId="77777777" w:rsidR="008256F4" w:rsidRPr="00840371" w:rsidRDefault="008256F4" w:rsidP="008256F4">
            <w:pPr>
              <w:rPr>
                <w:rFonts w:ascii="Arial" w:hAnsi="Arial" w:cs="Arial"/>
              </w:rPr>
            </w:pPr>
            <w:r w:rsidRPr="00840371">
              <w:rPr>
                <w:rFonts w:ascii="Arial" w:hAnsi="Arial" w:cs="Arial"/>
              </w:rPr>
              <w:t>If some fields are empty, prompt the user to input the data of the service request</w:t>
            </w:r>
          </w:p>
        </w:tc>
      </w:tr>
    </w:tbl>
    <w:tbl>
      <w:tblPr>
        <w:tblStyle w:val="TableGrid"/>
        <w:tblpPr w:leftFromText="180" w:rightFromText="180" w:vertAnchor="page" w:horzAnchor="margin" w:tblpY="1068"/>
        <w:tblW w:w="9352" w:type="dxa"/>
        <w:tblLook w:val="04A0" w:firstRow="1" w:lastRow="0" w:firstColumn="1" w:lastColumn="0" w:noHBand="0" w:noVBand="1"/>
      </w:tblPr>
      <w:tblGrid>
        <w:gridCol w:w="4143"/>
        <w:gridCol w:w="2630"/>
        <w:gridCol w:w="2579"/>
      </w:tblGrid>
      <w:tr w:rsidR="00840371" w:rsidRPr="00840371" w14:paraId="5D5DBBD6" w14:textId="77777777" w:rsidTr="00FF6F33">
        <w:trPr>
          <w:trHeight w:val="78"/>
        </w:trPr>
        <w:tc>
          <w:tcPr>
            <w:tcW w:w="4143" w:type="dxa"/>
            <w:tcBorders>
              <w:bottom w:val="single" w:sz="6" w:space="0" w:color="000000" w:themeColor="text1"/>
              <w:right w:val="single" w:sz="6" w:space="0" w:color="000000" w:themeColor="text1"/>
            </w:tcBorders>
          </w:tcPr>
          <w:p w14:paraId="46803F42" w14:textId="77777777" w:rsidR="00FF6F33" w:rsidRPr="00840371" w:rsidRDefault="00FF6F33" w:rsidP="00FF6F33">
            <w:pPr>
              <w:rPr>
                <w:rFonts w:ascii="Arial" w:hAnsi="Arial" w:cs="Arial"/>
                <w:b/>
              </w:rPr>
            </w:pPr>
            <w:r w:rsidRPr="00840371">
              <w:rPr>
                <w:rFonts w:ascii="Arial" w:hAnsi="Arial" w:cs="Arial"/>
                <w:b/>
              </w:rPr>
              <w:t>Use Case Name:</w:t>
            </w:r>
          </w:p>
        </w:tc>
        <w:tc>
          <w:tcPr>
            <w:tcW w:w="5209" w:type="dxa"/>
            <w:gridSpan w:val="2"/>
            <w:tcBorders>
              <w:left w:val="single" w:sz="6" w:space="0" w:color="000000" w:themeColor="text1"/>
            </w:tcBorders>
          </w:tcPr>
          <w:p w14:paraId="4107A550" w14:textId="77777777" w:rsidR="00FF6F33" w:rsidRPr="00840371" w:rsidRDefault="00FF6F33" w:rsidP="00FF6F33">
            <w:r w:rsidRPr="00840371">
              <w:rPr>
                <w:rFonts w:ascii="Arial" w:hAnsi="Arial" w:cs="Arial"/>
                <w:szCs w:val="20"/>
              </w:rPr>
              <w:t>Request for service and maintenance on broken WS</w:t>
            </w:r>
          </w:p>
        </w:tc>
      </w:tr>
      <w:tr w:rsidR="00840371" w:rsidRPr="00840371" w14:paraId="71952A77" w14:textId="77777777" w:rsidTr="00FF6F33">
        <w:trPr>
          <w:trHeight w:val="336"/>
        </w:trPr>
        <w:tc>
          <w:tcPr>
            <w:tcW w:w="4143" w:type="dxa"/>
            <w:tcBorders>
              <w:top w:val="single" w:sz="6" w:space="0" w:color="000000" w:themeColor="text1"/>
              <w:right w:val="single" w:sz="6" w:space="0" w:color="000000" w:themeColor="text1"/>
            </w:tcBorders>
          </w:tcPr>
          <w:p w14:paraId="6FFBEF69" w14:textId="77777777" w:rsidR="00FF6F33" w:rsidRPr="00840371" w:rsidRDefault="00FF6F33" w:rsidP="00FF6F33">
            <w:pPr>
              <w:rPr>
                <w:rFonts w:ascii="Arial" w:hAnsi="Arial" w:cs="Arial"/>
                <w:b/>
              </w:rPr>
            </w:pPr>
            <w:r w:rsidRPr="00840371">
              <w:rPr>
                <w:rFonts w:ascii="Arial" w:hAnsi="Arial" w:cs="Arial"/>
                <w:b/>
              </w:rPr>
              <w:t>Scenario:</w:t>
            </w:r>
          </w:p>
        </w:tc>
        <w:tc>
          <w:tcPr>
            <w:tcW w:w="5209" w:type="dxa"/>
            <w:gridSpan w:val="2"/>
            <w:tcBorders>
              <w:left w:val="single" w:sz="6" w:space="0" w:color="000000" w:themeColor="text1"/>
            </w:tcBorders>
          </w:tcPr>
          <w:p w14:paraId="2F1C73D9" w14:textId="77777777" w:rsidR="00FF6F33" w:rsidRPr="00840371" w:rsidRDefault="00FF6F33" w:rsidP="00FF6F33">
            <w:pPr>
              <w:rPr>
                <w:rFonts w:ascii="Arial" w:hAnsi="Arial" w:cs="Arial"/>
              </w:rPr>
            </w:pPr>
            <w:r w:rsidRPr="00840371">
              <w:rPr>
                <w:rFonts w:ascii="Arial" w:hAnsi="Arial" w:cs="Arial"/>
              </w:rPr>
              <w:t>Requesting for maintenance when weather station is broken</w:t>
            </w:r>
          </w:p>
        </w:tc>
      </w:tr>
      <w:tr w:rsidR="00840371" w:rsidRPr="00840371" w14:paraId="036324AF" w14:textId="77777777" w:rsidTr="00FF6F33">
        <w:trPr>
          <w:trHeight w:val="386"/>
        </w:trPr>
        <w:tc>
          <w:tcPr>
            <w:tcW w:w="4143" w:type="dxa"/>
            <w:tcBorders>
              <w:right w:val="single" w:sz="6" w:space="0" w:color="000000" w:themeColor="text1"/>
            </w:tcBorders>
          </w:tcPr>
          <w:p w14:paraId="028B00E2" w14:textId="77777777" w:rsidR="00FF6F33" w:rsidRPr="00840371" w:rsidRDefault="00FF6F33" w:rsidP="00FF6F33">
            <w:pPr>
              <w:rPr>
                <w:rFonts w:ascii="Arial" w:hAnsi="Arial" w:cs="Arial"/>
                <w:b/>
              </w:rPr>
            </w:pPr>
            <w:r w:rsidRPr="00840371">
              <w:rPr>
                <w:rFonts w:ascii="Arial" w:hAnsi="Arial" w:cs="Arial"/>
                <w:b/>
              </w:rPr>
              <w:t>Triggering Event:</w:t>
            </w:r>
          </w:p>
        </w:tc>
        <w:tc>
          <w:tcPr>
            <w:tcW w:w="5209" w:type="dxa"/>
            <w:gridSpan w:val="2"/>
            <w:tcBorders>
              <w:left w:val="single" w:sz="6" w:space="0" w:color="000000" w:themeColor="text1"/>
            </w:tcBorders>
          </w:tcPr>
          <w:p w14:paraId="29AD9613" w14:textId="77777777" w:rsidR="00FF6F33" w:rsidRPr="00840371" w:rsidRDefault="00FF6F33" w:rsidP="00FF6F33">
            <w:pPr>
              <w:rPr>
                <w:rFonts w:ascii="Arial" w:hAnsi="Arial" w:cs="Arial"/>
                <w:szCs w:val="20"/>
              </w:rPr>
            </w:pPr>
            <w:r w:rsidRPr="00840371">
              <w:rPr>
                <w:rFonts w:ascii="Arial" w:hAnsi="Arial" w:cs="Arial"/>
                <w:szCs w:val="20"/>
              </w:rPr>
              <w:t>Weather Station needs maintenance</w:t>
            </w:r>
          </w:p>
        </w:tc>
      </w:tr>
      <w:tr w:rsidR="00840371" w:rsidRPr="00840371" w14:paraId="253E2B1A" w14:textId="77777777" w:rsidTr="00FF6F33">
        <w:trPr>
          <w:trHeight w:val="635"/>
        </w:trPr>
        <w:tc>
          <w:tcPr>
            <w:tcW w:w="4143" w:type="dxa"/>
            <w:tcBorders>
              <w:right w:val="single" w:sz="6" w:space="0" w:color="000000" w:themeColor="text1"/>
            </w:tcBorders>
          </w:tcPr>
          <w:p w14:paraId="0D830686" w14:textId="77777777" w:rsidR="00FF6F33" w:rsidRPr="00840371" w:rsidRDefault="00FF6F33" w:rsidP="00FF6F33">
            <w:pPr>
              <w:rPr>
                <w:rFonts w:ascii="Arial" w:hAnsi="Arial" w:cs="Arial"/>
                <w:b/>
              </w:rPr>
            </w:pPr>
            <w:r w:rsidRPr="00840371">
              <w:rPr>
                <w:rFonts w:ascii="Arial" w:hAnsi="Arial" w:cs="Arial"/>
                <w:b/>
              </w:rPr>
              <w:t>Brief Description:</w:t>
            </w:r>
          </w:p>
        </w:tc>
        <w:tc>
          <w:tcPr>
            <w:tcW w:w="5209" w:type="dxa"/>
            <w:gridSpan w:val="2"/>
            <w:tcBorders>
              <w:left w:val="single" w:sz="6" w:space="0" w:color="000000" w:themeColor="text1"/>
            </w:tcBorders>
          </w:tcPr>
          <w:p w14:paraId="769DF7F3" w14:textId="77777777" w:rsidR="00FF6F33" w:rsidRPr="00840371" w:rsidRDefault="00FF6F33" w:rsidP="00FF6F33">
            <w:pPr>
              <w:rPr>
                <w:rFonts w:ascii="Arial" w:hAnsi="Arial" w:cs="Arial"/>
              </w:rPr>
            </w:pPr>
            <w:r w:rsidRPr="00840371">
              <w:rPr>
                <w:rFonts w:ascii="Arial" w:hAnsi="Arial" w:cs="Arial"/>
              </w:rPr>
              <w:t>Data Quality Team files a service request to be given to the technicians for the maintenance of the broken Weather Station</w:t>
            </w:r>
          </w:p>
        </w:tc>
      </w:tr>
      <w:tr w:rsidR="00840371" w:rsidRPr="00840371" w14:paraId="75BD1E31" w14:textId="77777777" w:rsidTr="00FF6F33">
        <w:trPr>
          <w:trHeight w:val="677"/>
        </w:trPr>
        <w:tc>
          <w:tcPr>
            <w:tcW w:w="4143" w:type="dxa"/>
            <w:tcBorders>
              <w:right w:val="single" w:sz="6" w:space="0" w:color="000000" w:themeColor="text1"/>
            </w:tcBorders>
          </w:tcPr>
          <w:p w14:paraId="5D0847CE" w14:textId="77777777" w:rsidR="00FF6F33" w:rsidRPr="00840371" w:rsidRDefault="00FF6F33" w:rsidP="00FF6F33">
            <w:pPr>
              <w:rPr>
                <w:rFonts w:ascii="Arial" w:hAnsi="Arial" w:cs="Arial"/>
                <w:b/>
              </w:rPr>
            </w:pPr>
            <w:r w:rsidRPr="00840371">
              <w:rPr>
                <w:rFonts w:ascii="Arial" w:hAnsi="Arial" w:cs="Arial"/>
                <w:b/>
              </w:rPr>
              <w:t>Actors:</w:t>
            </w:r>
          </w:p>
        </w:tc>
        <w:tc>
          <w:tcPr>
            <w:tcW w:w="5209" w:type="dxa"/>
            <w:gridSpan w:val="2"/>
            <w:tcBorders>
              <w:left w:val="single" w:sz="6" w:space="0" w:color="000000" w:themeColor="text1"/>
            </w:tcBorders>
          </w:tcPr>
          <w:p w14:paraId="21B78EFE" w14:textId="77777777" w:rsidR="00FF6F33" w:rsidRPr="00840371" w:rsidRDefault="00FF6F33" w:rsidP="00FF6F33">
            <w:pPr>
              <w:rPr>
                <w:rFonts w:ascii="Arial" w:hAnsi="Arial" w:cs="Arial"/>
              </w:rPr>
            </w:pPr>
            <w:r w:rsidRPr="00840371">
              <w:rPr>
                <w:rFonts w:ascii="Arial" w:hAnsi="Arial" w:cs="Arial"/>
              </w:rPr>
              <w:t>Data Quality Team</w:t>
            </w:r>
          </w:p>
          <w:p w14:paraId="19F561FE" w14:textId="77777777" w:rsidR="00FF6F33" w:rsidRPr="00840371" w:rsidRDefault="00FF6F33" w:rsidP="00FF6F33">
            <w:pPr>
              <w:rPr>
                <w:rFonts w:ascii="Arial" w:hAnsi="Arial" w:cs="Arial"/>
              </w:rPr>
            </w:pPr>
            <w:r w:rsidRPr="00840371">
              <w:rPr>
                <w:rFonts w:ascii="Arial" w:hAnsi="Arial" w:cs="Arial"/>
              </w:rPr>
              <w:t>Technician</w:t>
            </w:r>
          </w:p>
        </w:tc>
      </w:tr>
      <w:tr w:rsidR="00840371" w:rsidRPr="00840371" w14:paraId="5E231539" w14:textId="77777777" w:rsidTr="00FF6F33">
        <w:trPr>
          <w:trHeight w:val="635"/>
        </w:trPr>
        <w:tc>
          <w:tcPr>
            <w:tcW w:w="4143" w:type="dxa"/>
            <w:tcBorders>
              <w:right w:val="single" w:sz="6" w:space="0" w:color="000000" w:themeColor="text1"/>
            </w:tcBorders>
          </w:tcPr>
          <w:p w14:paraId="733C4498" w14:textId="77777777" w:rsidR="00FF6F33" w:rsidRPr="00840371" w:rsidRDefault="00FF6F33" w:rsidP="00FF6F33">
            <w:pPr>
              <w:rPr>
                <w:rFonts w:ascii="Arial" w:hAnsi="Arial" w:cs="Arial"/>
                <w:b/>
              </w:rPr>
            </w:pPr>
            <w:r w:rsidRPr="00840371">
              <w:rPr>
                <w:rFonts w:ascii="Arial" w:hAnsi="Arial" w:cs="Arial"/>
                <w:b/>
              </w:rPr>
              <w:t>Related Use Cases:</w:t>
            </w:r>
          </w:p>
        </w:tc>
        <w:tc>
          <w:tcPr>
            <w:tcW w:w="5209" w:type="dxa"/>
            <w:gridSpan w:val="2"/>
            <w:tcBorders>
              <w:left w:val="single" w:sz="6" w:space="0" w:color="000000" w:themeColor="text1"/>
            </w:tcBorders>
          </w:tcPr>
          <w:p w14:paraId="6A2072BA" w14:textId="77777777" w:rsidR="00FF6F33" w:rsidRPr="00840371" w:rsidRDefault="00FF6F33" w:rsidP="00FF6F33">
            <w:pPr>
              <w:rPr>
                <w:sz w:val="20"/>
              </w:rPr>
            </w:pPr>
            <w:r w:rsidRPr="00840371">
              <w:rPr>
                <w:rFonts w:ascii="Arial" w:hAnsi="Arial" w:cs="Arial"/>
                <w:szCs w:val="20"/>
              </w:rPr>
              <w:t>Read offline weather station</w:t>
            </w:r>
            <w:r w:rsidRPr="00840371">
              <w:rPr>
                <w:rFonts w:ascii="Arial" w:hAnsi="Arial" w:cs="Arial"/>
                <w:sz w:val="20"/>
                <w:szCs w:val="20"/>
              </w:rPr>
              <w:t>.</w:t>
            </w:r>
          </w:p>
          <w:p w14:paraId="79DE3EFB" w14:textId="77777777" w:rsidR="00FF6F33" w:rsidRPr="00840371" w:rsidRDefault="00FF6F33" w:rsidP="00FF6F33">
            <w:r w:rsidRPr="00840371">
              <w:rPr>
                <w:rFonts w:ascii="Arial" w:hAnsi="Arial" w:cs="Arial"/>
                <w:szCs w:val="20"/>
              </w:rPr>
              <w:t>Alert and presentation error of weather machine.</w:t>
            </w:r>
          </w:p>
        </w:tc>
      </w:tr>
      <w:tr w:rsidR="00840371" w:rsidRPr="00840371" w14:paraId="25FABE31" w14:textId="77777777" w:rsidTr="00FF6F33">
        <w:trPr>
          <w:trHeight w:val="635"/>
        </w:trPr>
        <w:tc>
          <w:tcPr>
            <w:tcW w:w="4143" w:type="dxa"/>
            <w:tcBorders>
              <w:right w:val="single" w:sz="6" w:space="0" w:color="000000" w:themeColor="text1"/>
            </w:tcBorders>
          </w:tcPr>
          <w:p w14:paraId="02F2173C" w14:textId="77777777" w:rsidR="00FF6F33" w:rsidRPr="00840371" w:rsidRDefault="00FF6F33" w:rsidP="00FF6F33">
            <w:pPr>
              <w:rPr>
                <w:rFonts w:ascii="Arial" w:hAnsi="Arial" w:cs="Arial"/>
                <w:b/>
              </w:rPr>
            </w:pPr>
            <w:r w:rsidRPr="00840371">
              <w:rPr>
                <w:rFonts w:ascii="Arial" w:hAnsi="Arial" w:cs="Arial"/>
                <w:b/>
              </w:rPr>
              <w:t>Stakeholders:</w:t>
            </w:r>
          </w:p>
        </w:tc>
        <w:tc>
          <w:tcPr>
            <w:tcW w:w="5209" w:type="dxa"/>
            <w:gridSpan w:val="2"/>
            <w:tcBorders>
              <w:left w:val="single" w:sz="6" w:space="0" w:color="000000" w:themeColor="text1"/>
            </w:tcBorders>
          </w:tcPr>
          <w:p w14:paraId="1C71FF03" w14:textId="77777777" w:rsidR="00FF6F33" w:rsidRPr="00840371" w:rsidRDefault="00FF6F33" w:rsidP="00FF6F33">
            <w:pPr>
              <w:rPr>
                <w:rFonts w:ascii="Arial" w:hAnsi="Arial" w:cs="Arial"/>
              </w:rPr>
            </w:pPr>
            <w:r w:rsidRPr="00840371">
              <w:rPr>
                <w:rFonts w:ascii="Arial" w:hAnsi="Arial" w:cs="Arial"/>
              </w:rPr>
              <w:t>Data Quality team: to file a service request for maintenance. Faster reaction time for the O &amp; M Department for the needed maintenance</w:t>
            </w:r>
          </w:p>
          <w:p w14:paraId="5C50E1FE" w14:textId="77777777" w:rsidR="00FF6F33" w:rsidRPr="00840371" w:rsidRDefault="00FF6F33" w:rsidP="00FF6F33">
            <w:pPr>
              <w:rPr>
                <w:rFonts w:ascii="Arial" w:hAnsi="Arial" w:cs="Arial"/>
              </w:rPr>
            </w:pPr>
            <w:r w:rsidRPr="00840371">
              <w:rPr>
                <w:rFonts w:ascii="Arial" w:hAnsi="Arial" w:cs="Arial"/>
              </w:rPr>
              <w:t>Operations and Maintenance department: to determine what weather stations are needed to be fixed</w:t>
            </w:r>
          </w:p>
        </w:tc>
      </w:tr>
      <w:tr w:rsidR="00840371" w:rsidRPr="00840371" w14:paraId="1ED68607" w14:textId="77777777" w:rsidTr="00FF6F33">
        <w:trPr>
          <w:trHeight w:val="377"/>
        </w:trPr>
        <w:tc>
          <w:tcPr>
            <w:tcW w:w="4143" w:type="dxa"/>
            <w:tcBorders>
              <w:bottom w:val="single" w:sz="6" w:space="0" w:color="000000" w:themeColor="text1"/>
              <w:right w:val="single" w:sz="6" w:space="0" w:color="000000" w:themeColor="text1"/>
            </w:tcBorders>
          </w:tcPr>
          <w:p w14:paraId="1F5F2D60" w14:textId="77777777" w:rsidR="00FF6F33" w:rsidRPr="00840371" w:rsidRDefault="00FF6F33" w:rsidP="00FF6F33">
            <w:pPr>
              <w:rPr>
                <w:rFonts w:ascii="Arial" w:hAnsi="Arial" w:cs="Arial"/>
                <w:b/>
              </w:rPr>
            </w:pPr>
            <w:r w:rsidRPr="00840371">
              <w:rPr>
                <w:rFonts w:ascii="Arial" w:hAnsi="Arial" w:cs="Arial"/>
                <w:b/>
              </w:rPr>
              <w:t>Preconditions:</w:t>
            </w:r>
          </w:p>
        </w:tc>
        <w:tc>
          <w:tcPr>
            <w:tcW w:w="5209" w:type="dxa"/>
            <w:gridSpan w:val="2"/>
            <w:tcBorders>
              <w:left w:val="single" w:sz="6" w:space="0" w:color="000000" w:themeColor="text1"/>
              <w:bottom w:val="single" w:sz="6" w:space="0" w:color="000000" w:themeColor="text1"/>
              <w:right w:val="single" w:sz="6" w:space="0" w:color="000000" w:themeColor="text1"/>
            </w:tcBorders>
          </w:tcPr>
          <w:p w14:paraId="215C91F8" w14:textId="77777777" w:rsidR="00FF6F33" w:rsidRPr="00840371" w:rsidRDefault="00FF6F33" w:rsidP="00FF6F33">
            <w:pPr>
              <w:rPr>
                <w:rFonts w:ascii="Arial" w:hAnsi="Arial" w:cs="Arial"/>
              </w:rPr>
            </w:pPr>
            <w:r w:rsidRPr="00840371">
              <w:rPr>
                <w:rFonts w:ascii="Arial" w:hAnsi="Arial" w:cs="Arial"/>
              </w:rPr>
              <w:t>Weather station must exist</w:t>
            </w:r>
          </w:p>
          <w:p w14:paraId="7758A59E" w14:textId="77777777" w:rsidR="00FF6F33" w:rsidRPr="00840371" w:rsidRDefault="00FF6F33" w:rsidP="00FF6F33">
            <w:pPr>
              <w:rPr>
                <w:rFonts w:ascii="Arial" w:hAnsi="Arial" w:cs="Arial"/>
              </w:rPr>
            </w:pPr>
            <w:r w:rsidRPr="00840371">
              <w:rPr>
                <w:rFonts w:ascii="Arial" w:hAnsi="Arial" w:cs="Arial"/>
              </w:rPr>
              <w:t>Service Request exist</w:t>
            </w:r>
          </w:p>
        </w:tc>
      </w:tr>
      <w:tr w:rsidR="00840371" w:rsidRPr="00840371" w14:paraId="41B44BFE" w14:textId="77777777" w:rsidTr="00FF6F33">
        <w:tblPrEx>
          <w:tblBorders>
            <w:top w:val="single" w:sz="6" w:space="0" w:color="000000" w:themeColor="text1"/>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250"/>
        </w:trPr>
        <w:tc>
          <w:tcPr>
            <w:tcW w:w="414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6E0761D" w14:textId="77777777" w:rsidR="00FF6F33" w:rsidRPr="00840371" w:rsidRDefault="00FF6F33" w:rsidP="00FF6F33">
            <w:pPr>
              <w:rPr>
                <w:rFonts w:ascii="Arial" w:hAnsi="Arial" w:cs="Arial"/>
                <w:b/>
              </w:rPr>
            </w:pPr>
            <w:r w:rsidRPr="00840371">
              <w:rPr>
                <w:rFonts w:ascii="Arial" w:hAnsi="Arial" w:cs="Arial"/>
                <w:b/>
              </w:rPr>
              <w:t>Post Conditions:</w:t>
            </w:r>
          </w:p>
        </w:tc>
        <w:tc>
          <w:tcPr>
            <w:tcW w:w="5209" w:type="dxa"/>
            <w:gridSpan w:val="2"/>
            <w:tcBorders>
              <w:top w:val="single" w:sz="6" w:space="0" w:color="000000" w:themeColor="text1"/>
              <w:left w:val="single" w:sz="6" w:space="0" w:color="000000" w:themeColor="text1"/>
              <w:bottom w:val="single" w:sz="4" w:space="0" w:color="auto"/>
              <w:right w:val="single" w:sz="6" w:space="0" w:color="000000" w:themeColor="text1"/>
            </w:tcBorders>
          </w:tcPr>
          <w:p w14:paraId="0C1FF986" w14:textId="77777777" w:rsidR="00FF6F33" w:rsidRPr="00840371" w:rsidRDefault="00FF6F33" w:rsidP="00FF6F33">
            <w:pPr>
              <w:rPr>
                <w:rFonts w:ascii="Arial" w:hAnsi="Arial" w:cs="Arial"/>
              </w:rPr>
            </w:pPr>
            <w:r w:rsidRPr="00840371">
              <w:rPr>
                <w:rFonts w:ascii="Arial" w:hAnsi="Arial" w:cs="Arial"/>
              </w:rPr>
              <w:t>Service Request is given to the technicians</w:t>
            </w:r>
          </w:p>
        </w:tc>
      </w:tr>
      <w:tr w:rsidR="00840371" w:rsidRPr="00840371" w14:paraId="4669B283" w14:textId="77777777" w:rsidTr="00FF6F33">
        <w:tblPrEx>
          <w:tblBorders>
            <w:top w:val="single" w:sz="6" w:space="0" w:color="000000" w:themeColor="text1"/>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450"/>
        </w:trPr>
        <w:tc>
          <w:tcPr>
            <w:tcW w:w="4143" w:type="dxa"/>
            <w:vMerge w:val="restart"/>
            <w:tcBorders>
              <w:top w:val="single" w:sz="6" w:space="0" w:color="000000" w:themeColor="text1"/>
              <w:left w:val="single" w:sz="6" w:space="0" w:color="000000" w:themeColor="text1"/>
              <w:right w:val="single" w:sz="6" w:space="0" w:color="000000" w:themeColor="text1"/>
            </w:tcBorders>
          </w:tcPr>
          <w:p w14:paraId="3CD41F99" w14:textId="77777777" w:rsidR="00FF6F33" w:rsidRPr="00840371" w:rsidRDefault="00FF6F33" w:rsidP="00FF6F33">
            <w:pPr>
              <w:rPr>
                <w:rFonts w:ascii="Arial" w:hAnsi="Arial" w:cs="Arial"/>
                <w:b/>
              </w:rPr>
            </w:pPr>
            <w:r w:rsidRPr="00840371">
              <w:rPr>
                <w:rFonts w:ascii="Arial" w:hAnsi="Arial" w:cs="Arial"/>
                <w:b/>
              </w:rPr>
              <w:t>Flow of Activities:</w:t>
            </w:r>
          </w:p>
          <w:p w14:paraId="30CCFFA2" w14:textId="77777777" w:rsidR="00FF6F33" w:rsidRPr="00840371" w:rsidRDefault="00FF6F33" w:rsidP="00FF6F33">
            <w:pPr>
              <w:rPr>
                <w:rFonts w:ascii="Arial" w:hAnsi="Arial" w:cs="Arial"/>
                <w:b/>
              </w:rPr>
            </w:pPr>
          </w:p>
        </w:tc>
        <w:tc>
          <w:tcPr>
            <w:tcW w:w="2630" w:type="dxa"/>
            <w:tcBorders>
              <w:top w:val="single" w:sz="4" w:space="0" w:color="auto"/>
              <w:left w:val="single" w:sz="6" w:space="0" w:color="000000" w:themeColor="text1"/>
              <w:bottom w:val="single" w:sz="4" w:space="0" w:color="auto"/>
              <w:right w:val="single" w:sz="4" w:space="0" w:color="auto"/>
            </w:tcBorders>
          </w:tcPr>
          <w:p w14:paraId="4377B587" w14:textId="77777777" w:rsidR="00FF6F33" w:rsidRPr="00840371" w:rsidRDefault="00FF6F33" w:rsidP="00FF6F33">
            <w:pPr>
              <w:rPr>
                <w:rFonts w:ascii="Arial" w:hAnsi="Arial" w:cs="Arial"/>
              </w:rPr>
            </w:pPr>
            <w:r w:rsidRPr="00840371">
              <w:rPr>
                <w:rFonts w:ascii="Arial" w:hAnsi="Arial" w:cs="Arial"/>
              </w:rPr>
              <w:t>Actor</w:t>
            </w:r>
          </w:p>
        </w:tc>
        <w:tc>
          <w:tcPr>
            <w:tcW w:w="2579" w:type="dxa"/>
            <w:tcBorders>
              <w:top w:val="single" w:sz="4" w:space="0" w:color="auto"/>
              <w:left w:val="single" w:sz="4" w:space="0" w:color="auto"/>
              <w:bottom w:val="single" w:sz="4" w:space="0" w:color="auto"/>
              <w:right w:val="single" w:sz="6" w:space="0" w:color="000000" w:themeColor="text1"/>
            </w:tcBorders>
          </w:tcPr>
          <w:p w14:paraId="627BE76A" w14:textId="77777777" w:rsidR="00FF6F33" w:rsidRPr="00840371" w:rsidRDefault="00FF6F33" w:rsidP="00FF6F33">
            <w:pPr>
              <w:rPr>
                <w:rFonts w:ascii="Arial" w:hAnsi="Arial" w:cs="Arial"/>
              </w:rPr>
            </w:pPr>
            <w:r w:rsidRPr="00840371">
              <w:rPr>
                <w:rFonts w:ascii="Arial" w:hAnsi="Arial" w:cs="Arial"/>
              </w:rPr>
              <w:t>System</w:t>
            </w:r>
          </w:p>
        </w:tc>
      </w:tr>
      <w:tr w:rsidR="00840371" w:rsidRPr="00840371" w14:paraId="2033CB3B" w14:textId="77777777" w:rsidTr="00FF6F33">
        <w:tblPrEx>
          <w:tblBorders>
            <w:top w:val="single" w:sz="6" w:space="0" w:color="000000" w:themeColor="text1"/>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4157"/>
        </w:trPr>
        <w:tc>
          <w:tcPr>
            <w:tcW w:w="4143" w:type="dxa"/>
            <w:vMerge/>
            <w:tcBorders>
              <w:left w:val="single" w:sz="6" w:space="0" w:color="000000" w:themeColor="text1"/>
              <w:bottom w:val="single" w:sz="6" w:space="0" w:color="000000" w:themeColor="text1"/>
              <w:right w:val="single" w:sz="6" w:space="0" w:color="000000" w:themeColor="text1"/>
            </w:tcBorders>
          </w:tcPr>
          <w:p w14:paraId="5FF21FBC" w14:textId="77777777" w:rsidR="00FF6F33" w:rsidRPr="00840371" w:rsidRDefault="00FF6F33" w:rsidP="00FF6F33">
            <w:pPr>
              <w:rPr>
                <w:rFonts w:ascii="Arial" w:hAnsi="Arial" w:cs="Arial"/>
                <w:b/>
              </w:rPr>
            </w:pPr>
          </w:p>
        </w:tc>
        <w:tc>
          <w:tcPr>
            <w:tcW w:w="2630" w:type="dxa"/>
            <w:tcBorders>
              <w:top w:val="single" w:sz="4" w:space="0" w:color="auto"/>
              <w:left w:val="single" w:sz="6" w:space="0" w:color="000000" w:themeColor="text1"/>
              <w:bottom w:val="single" w:sz="6" w:space="0" w:color="000000" w:themeColor="text1"/>
              <w:right w:val="single" w:sz="4" w:space="0" w:color="auto"/>
            </w:tcBorders>
          </w:tcPr>
          <w:p w14:paraId="66B84876" w14:textId="77777777" w:rsidR="00FF6F33" w:rsidRPr="00840371" w:rsidRDefault="00FF6F33" w:rsidP="00063FD6">
            <w:pPr>
              <w:pStyle w:val="ListParagraph"/>
              <w:numPr>
                <w:ilvl w:val="0"/>
                <w:numId w:val="18"/>
              </w:numPr>
              <w:rPr>
                <w:rFonts w:ascii="Arial" w:hAnsi="Arial" w:cs="Arial"/>
              </w:rPr>
            </w:pPr>
            <w:r w:rsidRPr="00840371">
              <w:rPr>
                <w:rFonts w:ascii="Arial" w:hAnsi="Arial" w:cs="Arial"/>
              </w:rPr>
              <w:t>Data Quality Team files a service request</w:t>
            </w:r>
          </w:p>
          <w:p w14:paraId="46C0B68D" w14:textId="77777777" w:rsidR="00FF6F33" w:rsidRPr="00840371" w:rsidRDefault="00FF6F33" w:rsidP="00FF6F33">
            <w:pPr>
              <w:rPr>
                <w:rFonts w:ascii="Arial" w:hAnsi="Arial" w:cs="Arial"/>
              </w:rPr>
            </w:pPr>
          </w:p>
          <w:p w14:paraId="6A281756" w14:textId="77777777" w:rsidR="00FF6F33" w:rsidRPr="00840371" w:rsidRDefault="00FF6F33" w:rsidP="00063FD6">
            <w:pPr>
              <w:pStyle w:val="ListParagraph"/>
              <w:numPr>
                <w:ilvl w:val="0"/>
                <w:numId w:val="18"/>
              </w:numPr>
              <w:rPr>
                <w:rFonts w:ascii="Arial" w:hAnsi="Arial" w:cs="Arial"/>
              </w:rPr>
            </w:pPr>
            <w:r w:rsidRPr="00840371">
              <w:rPr>
                <w:rFonts w:ascii="Arial" w:hAnsi="Arial" w:cs="Arial"/>
              </w:rPr>
              <w:t>Fills up all the fields presented</w:t>
            </w:r>
          </w:p>
          <w:p w14:paraId="1F142F76" w14:textId="77777777" w:rsidR="00FF6F33" w:rsidRPr="00840371" w:rsidRDefault="00FF6F33" w:rsidP="00FF6F33"/>
          <w:p w14:paraId="646D86F3" w14:textId="77777777" w:rsidR="00FF6F33" w:rsidRPr="00840371" w:rsidRDefault="00FF6F33" w:rsidP="00063FD6">
            <w:pPr>
              <w:pStyle w:val="ListParagraph"/>
              <w:numPr>
                <w:ilvl w:val="0"/>
                <w:numId w:val="18"/>
              </w:numPr>
              <w:rPr>
                <w:rFonts w:ascii="Arial" w:hAnsi="Arial" w:cs="Arial"/>
              </w:rPr>
            </w:pPr>
            <w:r w:rsidRPr="00840371">
              <w:rPr>
                <w:rFonts w:ascii="Arial" w:hAnsi="Arial" w:cs="Arial"/>
              </w:rPr>
              <w:t>Ready to be submitted to the Technicians</w:t>
            </w:r>
          </w:p>
          <w:p w14:paraId="58DF043F" w14:textId="77777777" w:rsidR="00FF6F33" w:rsidRPr="00840371" w:rsidRDefault="00FF6F33" w:rsidP="00FF6F33">
            <w:pPr>
              <w:pStyle w:val="ListParagraph"/>
              <w:rPr>
                <w:rFonts w:ascii="Arial" w:hAnsi="Arial" w:cs="Arial"/>
              </w:rPr>
            </w:pPr>
          </w:p>
          <w:p w14:paraId="7EB2DB45" w14:textId="77777777" w:rsidR="00FF6F33" w:rsidRPr="00840371" w:rsidRDefault="00FF6F33" w:rsidP="00063FD6">
            <w:pPr>
              <w:pStyle w:val="ListParagraph"/>
              <w:numPr>
                <w:ilvl w:val="0"/>
                <w:numId w:val="18"/>
              </w:numPr>
              <w:rPr>
                <w:rFonts w:ascii="Arial" w:hAnsi="Arial" w:cs="Arial"/>
              </w:rPr>
            </w:pPr>
            <w:r w:rsidRPr="00840371">
              <w:rPr>
                <w:rFonts w:ascii="Arial" w:hAnsi="Arial" w:cs="Arial"/>
              </w:rPr>
              <w:t>Data Quality Team submits the service request to the technician</w:t>
            </w:r>
          </w:p>
          <w:p w14:paraId="2E92E5F8" w14:textId="77777777" w:rsidR="00FF6F33" w:rsidRPr="00840371" w:rsidRDefault="00FF6F33" w:rsidP="00FF6F33">
            <w:pPr>
              <w:pStyle w:val="ListParagraph"/>
              <w:rPr>
                <w:rFonts w:ascii="Arial" w:hAnsi="Arial" w:cs="Arial"/>
              </w:rPr>
            </w:pPr>
          </w:p>
          <w:p w14:paraId="548D3754" w14:textId="77777777" w:rsidR="00FF6F33" w:rsidRPr="00840371" w:rsidRDefault="00FF6F33" w:rsidP="00063FD6">
            <w:pPr>
              <w:pStyle w:val="ListParagraph"/>
              <w:numPr>
                <w:ilvl w:val="0"/>
                <w:numId w:val="18"/>
              </w:numPr>
              <w:rPr>
                <w:rFonts w:ascii="Arial" w:hAnsi="Arial" w:cs="Arial"/>
              </w:rPr>
            </w:pPr>
            <w:r w:rsidRPr="00840371">
              <w:rPr>
                <w:rFonts w:ascii="Arial" w:hAnsi="Arial" w:cs="Arial"/>
              </w:rPr>
              <w:t>Technician receives the service request</w:t>
            </w:r>
          </w:p>
        </w:tc>
        <w:tc>
          <w:tcPr>
            <w:tcW w:w="2579" w:type="dxa"/>
            <w:tcBorders>
              <w:top w:val="single" w:sz="4" w:space="0" w:color="auto"/>
              <w:left w:val="single" w:sz="4" w:space="0" w:color="auto"/>
              <w:bottom w:val="single" w:sz="6" w:space="0" w:color="000000" w:themeColor="text1"/>
              <w:right w:val="single" w:sz="6" w:space="0" w:color="000000" w:themeColor="text1"/>
            </w:tcBorders>
          </w:tcPr>
          <w:p w14:paraId="4890825C" w14:textId="77777777" w:rsidR="00FF6F33" w:rsidRPr="00840371" w:rsidRDefault="00FF6F33" w:rsidP="00FF6F33">
            <w:pPr>
              <w:rPr>
                <w:rFonts w:ascii="Arial" w:hAnsi="Arial" w:cs="Arial"/>
              </w:rPr>
            </w:pPr>
            <w:r w:rsidRPr="00840371">
              <w:rPr>
                <w:rFonts w:ascii="Arial" w:hAnsi="Arial" w:cs="Arial"/>
              </w:rPr>
              <w:t>1.1 System presents a form of a service request</w:t>
            </w:r>
          </w:p>
          <w:p w14:paraId="6AE5CC06" w14:textId="77777777" w:rsidR="00FF6F33" w:rsidRPr="00840371" w:rsidRDefault="00FF6F33" w:rsidP="00FF6F33">
            <w:pPr>
              <w:rPr>
                <w:rFonts w:ascii="Arial" w:hAnsi="Arial" w:cs="Arial"/>
              </w:rPr>
            </w:pPr>
          </w:p>
          <w:p w14:paraId="0CD102C3" w14:textId="77777777" w:rsidR="00FF6F33" w:rsidRPr="00840371" w:rsidRDefault="00FF6F33" w:rsidP="00FF6F33">
            <w:pPr>
              <w:rPr>
                <w:rFonts w:ascii="Arial" w:hAnsi="Arial" w:cs="Arial"/>
              </w:rPr>
            </w:pPr>
          </w:p>
          <w:p w14:paraId="49639AA0" w14:textId="77777777" w:rsidR="00FF6F33" w:rsidRPr="00840371" w:rsidRDefault="00FF6F33" w:rsidP="00FF6F33">
            <w:pPr>
              <w:rPr>
                <w:rFonts w:ascii="Arial" w:hAnsi="Arial" w:cs="Arial"/>
              </w:rPr>
            </w:pPr>
          </w:p>
          <w:p w14:paraId="0D2FD747" w14:textId="77777777" w:rsidR="00FF6F33" w:rsidRPr="00840371" w:rsidRDefault="00FF6F33" w:rsidP="00FF6F33">
            <w:pPr>
              <w:rPr>
                <w:rFonts w:ascii="Arial" w:hAnsi="Arial" w:cs="Arial"/>
              </w:rPr>
            </w:pPr>
          </w:p>
          <w:p w14:paraId="7F626886" w14:textId="77777777" w:rsidR="00FF6F33" w:rsidRPr="00840371" w:rsidRDefault="00FF6F33" w:rsidP="00FF6F33">
            <w:pPr>
              <w:rPr>
                <w:rFonts w:ascii="Arial" w:hAnsi="Arial" w:cs="Arial"/>
              </w:rPr>
            </w:pPr>
          </w:p>
          <w:p w14:paraId="7D50E38C" w14:textId="77777777" w:rsidR="00FF6F33" w:rsidRPr="00840371" w:rsidRDefault="00FF6F33" w:rsidP="00FF6F33">
            <w:pPr>
              <w:rPr>
                <w:rFonts w:ascii="Arial" w:hAnsi="Arial" w:cs="Arial"/>
              </w:rPr>
            </w:pPr>
            <w:r w:rsidRPr="00840371">
              <w:rPr>
                <w:rFonts w:ascii="Arial" w:hAnsi="Arial" w:cs="Arial"/>
              </w:rPr>
              <w:t>3.1 System checks if the fields are correct</w:t>
            </w:r>
          </w:p>
          <w:p w14:paraId="23367044" w14:textId="77777777" w:rsidR="00FF6F33" w:rsidRPr="00840371" w:rsidRDefault="00FF6F33" w:rsidP="00FF6F33">
            <w:pPr>
              <w:rPr>
                <w:rFonts w:ascii="Arial" w:hAnsi="Arial" w:cs="Arial"/>
              </w:rPr>
            </w:pPr>
          </w:p>
          <w:p w14:paraId="7A7DA4A9" w14:textId="77777777" w:rsidR="00FF6F33" w:rsidRPr="00840371" w:rsidRDefault="00FF6F33" w:rsidP="00FF6F33">
            <w:pPr>
              <w:rPr>
                <w:rFonts w:ascii="Arial" w:hAnsi="Arial" w:cs="Arial"/>
              </w:rPr>
            </w:pPr>
          </w:p>
          <w:p w14:paraId="4122DDEE" w14:textId="77777777" w:rsidR="00FF6F33" w:rsidRPr="00840371" w:rsidRDefault="00FF6F33" w:rsidP="00FF6F33">
            <w:pPr>
              <w:rPr>
                <w:rFonts w:ascii="Arial" w:hAnsi="Arial" w:cs="Arial"/>
              </w:rPr>
            </w:pPr>
            <w:r w:rsidRPr="00840371">
              <w:rPr>
                <w:rFonts w:ascii="Arial" w:hAnsi="Arial" w:cs="Arial"/>
              </w:rPr>
              <w:t>4.1 System forwards the service request to the technicians</w:t>
            </w:r>
          </w:p>
          <w:p w14:paraId="71A8DB16" w14:textId="77777777" w:rsidR="00FF6F33" w:rsidRPr="00840371" w:rsidRDefault="00FF6F33" w:rsidP="00FF6F33">
            <w:pPr>
              <w:rPr>
                <w:rFonts w:ascii="Arial" w:hAnsi="Arial" w:cs="Arial"/>
              </w:rPr>
            </w:pPr>
          </w:p>
          <w:p w14:paraId="75E9BCD8" w14:textId="77777777" w:rsidR="00FF6F33" w:rsidRPr="00840371" w:rsidRDefault="00FF6F33" w:rsidP="00FF6F33">
            <w:pPr>
              <w:rPr>
                <w:rFonts w:ascii="Arial" w:hAnsi="Arial" w:cs="Arial"/>
              </w:rPr>
            </w:pPr>
          </w:p>
          <w:p w14:paraId="22FEB35D" w14:textId="77777777" w:rsidR="00FF6F33" w:rsidRPr="00840371" w:rsidRDefault="00FF6F33" w:rsidP="00FF6F33">
            <w:pPr>
              <w:rPr>
                <w:rFonts w:ascii="Arial" w:hAnsi="Arial" w:cs="Arial"/>
              </w:rPr>
            </w:pPr>
          </w:p>
        </w:tc>
      </w:tr>
      <w:tr w:rsidR="00840371" w:rsidRPr="00840371" w14:paraId="7896C033" w14:textId="77777777" w:rsidTr="00FF6F33">
        <w:tblPrEx>
          <w:tblBorders>
            <w:top w:val="single" w:sz="6" w:space="0" w:color="000000" w:themeColor="text1"/>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88"/>
        </w:trPr>
        <w:tc>
          <w:tcPr>
            <w:tcW w:w="414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08651B" w14:textId="77777777" w:rsidR="00FF6F33" w:rsidRPr="00840371" w:rsidRDefault="00FF6F33" w:rsidP="00FF6F33">
            <w:pPr>
              <w:rPr>
                <w:rFonts w:ascii="Arial" w:hAnsi="Arial" w:cs="Arial"/>
                <w:b/>
              </w:rPr>
            </w:pPr>
            <w:r w:rsidRPr="00840371">
              <w:rPr>
                <w:rFonts w:ascii="Arial" w:hAnsi="Arial" w:cs="Arial"/>
                <w:b/>
              </w:rPr>
              <w:t>Exception Conditions:</w:t>
            </w:r>
          </w:p>
        </w:tc>
        <w:tc>
          <w:tcPr>
            <w:tcW w:w="5209"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1BB260" w14:textId="77777777" w:rsidR="00FF6F33" w:rsidRPr="00840371" w:rsidRDefault="00FF6F33" w:rsidP="00FF6F33">
            <w:pPr>
              <w:rPr>
                <w:rFonts w:ascii="Arial" w:hAnsi="Arial" w:cs="Arial"/>
              </w:rPr>
            </w:pPr>
            <w:r w:rsidRPr="00840371">
              <w:rPr>
                <w:rFonts w:ascii="Arial" w:hAnsi="Arial" w:cs="Arial"/>
              </w:rPr>
              <w:t>If some fields are empty, prompt the user to input the data of the service request</w:t>
            </w:r>
          </w:p>
        </w:tc>
      </w:tr>
    </w:tbl>
    <w:p w14:paraId="42A4B9C2" w14:textId="243D3A59" w:rsidR="008F26D2" w:rsidRPr="00840371" w:rsidRDefault="008F26D2" w:rsidP="008F26D2">
      <w:pPr>
        <w:tabs>
          <w:tab w:val="left" w:pos="5760"/>
        </w:tabs>
      </w:pPr>
    </w:p>
    <w:p w14:paraId="4117F99B" w14:textId="77777777" w:rsidR="005E5022" w:rsidRDefault="005E5022" w:rsidP="005E5022">
      <w:pPr>
        <w:jc w:val="center"/>
        <w:rPr>
          <w:b/>
          <w:smallCaps/>
          <w:sz w:val="36"/>
          <w:szCs w:val="36"/>
        </w:rPr>
      </w:pPr>
    </w:p>
    <w:p w14:paraId="4CAEE0DB" w14:textId="3B1E22C7" w:rsidR="000F01CE" w:rsidRPr="000F01CE" w:rsidRDefault="000F01CE" w:rsidP="005E5022">
      <w:pPr>
        <w:jc w:val="center"/>
        <w:rPr>
          <w:rFonts w:ascii="Arial" w:hAnsi="Arial" w:cs="Arial"/>
          <w:b/>
          <w:smallCaps/>
          <w:sz w:val="28"/>
          <w:szCs w:val="28"/>
        </w:rPr>
      </w:pPr>
      <w:r>
        <w:rPr>
          <w:rFonts w:ascii="Arial" w:hAnsi="Arial" w:cs="Arial"/>
          <w:b/>
          <w:smallCaps/>
          <w:sz w:val="28"/>
          <w:szCs w:val="28"/>
        </w:rPr>
        <w:t>Gantt Chart</w:t>
      </w:r>
    </w:p>
    <w:p w14:paraId="1E563641" w14:textId="223F9AA6" w:rsidR="00F63702" w:rsidRPr="00840371" w:rsidRDefault="00F63702" w:rsidP="005E5022">
      <w:pPr>
        <w:jc w:val="center"/>
        <w:rPr>
          <w:b/>
          <w:smallCaps/>
          <w:sz w:val="36"/>
          <w:szCs w:val="36"/>
        </w:rPr>
      </w:pPr>
    </w:p>
    <w:p w14:paraId="6C6C2DBB" w14:textId="7D1CA40C" w:rsidR="00F63702" w:rsidRPr="00840371" w:rsidRDefault="000F01CE" w:rsidP="005E5022">
      <w:pPr>
        <w:jc w:val="center"/>
        <w:rPr>
          <w:b/>
          <w:smallCaps/>
          <w:sz w:val="36"/>
          <w:szCs w:val="36"/>
        </w:rPr>
      </w:pPr>
      <w:r>
        <w:rPr>
          <w:noProof/>
          <w:lang w:eastAsia="en-PH"/>
        </w:rPr>
        <w:drawing>
          <wp:anchor distT="0" distB="0" distL="114300" distR="114300" simplePos="0" relativeHeight="251688448" behindDoc="1" locked="0" layoutInCell="1" allowOverlap="1" wp14:anchorId="6AFF8EF2" wp14:editId="41F7ABAC">
            <wp:simplePos x="0" y="0"/>
            <wp:positionH relativeFrom="margin">
              <wp:posOffset>-822923</wp:posOffset>
            </wp:positionH>
            <wp:positionV relativeFrom="paragraph">
              <wp:posOffset>246839</wp:posOffset>
            </wp:positionV>
            <wp:extent cx="7894477" cy="6600825"/>
            <wp:effectExtent l="0" t="953" r="0" b="0"/>
            <wp:wrapNone/>
            <wp:docPr id="5693" name="Picture 5693"/>
            <wp:cNvGraphicFramePr/>
            <a:graphic xmlns:a="http://schemas.openxmlformats.org/drawingml/2006/main">
              <a:graphicData uri="http://schemas.openxmlformats.org/drawingml/2006/picture">
                <pic:pic xmlns:pic="http://schemas.openxmlformats.org/drawingml/2006/picture">
                  <pic:nvPicPr>
                    <pic:cNvPr id="5693" name="Picture 5693"/>
                    <pic:cNvPicPr/>
                  </pic:nvPicPr>
                  <pic:blipFill rotWithShape="1">
                    <a:blip r:embed="rId30" cstate="print">
                      <a:extLst>
                        <a:ext uri="{28A0092B-C50C-407E-A947-70E740481C1C}">
                          <a14:useLocalDpi xmlns:a14="http://schemas.microsoft.com/office/drawing/2010/main" val="0"/>
                        </a:ext>
                      </a:extLst>
                    </a:blip>
                    <a:srcRect b="11253"/>
                    <a:stretch/>
                  </pic:blipFill>
                  <pic:spPr bwMode="auto">
                    <a:xfrm rot="16200000">
                      <a:off x="0" y="0"/>
                      <a:ext cx="7896871" cy="66028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236223" w14:textId="55C71EF4" w:rsidR="00F63702" w:rsidRPr="00840371" w:rsidRDefault="00F63702" w:rsidP="005E5022">
      <w:pPr>
        <w:jc w:val="center"/>
        <w:rPr>
          <w:b/>
          <w:smallCaps/>
          <w:sz w:val="36"/>
          <w:szCs w:val="36"/>
        </w:rPr>
      </w:pPr>
    </w:p>
    <w:p w14:paraId="21788E4A" w14:textId="77777777" w:rsidR="00F63702" w:rsidRPr="00840371" w:rsidRDefault="00F63702" w:rsidP="005E5022">
      <w:pPr>
        <w:jc w:val="center"/>
        <w:rPr>
          <w:b/>
          <w:smallCaps/>
          <w:sz w:val="36"/>
          <w:szCs w:val="36"/>
        </w:rPr>
      </w:pPr>
    </w:p>
    <w:p w14:paraId="28F781DA" w14:textId="77777777" w:rsidR="00F63702" w:rsidRPr="00840371" w:rsidRDefault="00F63702" w:rsidP="005E5022">
      <w:pPr>
        <w:jc w:val="center"/>
        <w:rPr>
          <w:b/>
          <w:smallCaps/>
          <w:sz w:val="36"/>
          <w:szCs w:val="36"/>
        </w:rPr>
      </w:pPr>
    </w:p>
    <w:p w14:paraId="3A3D6149" w14:textId="77777777" w:rsidR="00F63702" w:rsidRPr="00840371" w:rsidRDefault="00F63702" w:rsidP="005E5022">
      <w:pPr>
        <w:jc w:val="center"/>
        <w:rPr>
          <w:b/>
          <w:smallCaps/>
          <w:sz w:val="36"/>
          <w:szCs w:val="36"/>
        </w:rPr>
      </w:pPr>
    </w:p>
    <w:p w14:paraId="5FCA063C" w14:textId="77777777" w:rsidR="00F63702" w:rsidRPr="00840371" w:rsidRDefault="00F63702" w:rsidP="005E5022">
      <w:pPr>
        <w:jc w:val="center"/>
        <w:rPr>
          <w:b/>
          <w:smallCaps/>
          <w:sz w:val="36"/>
          <w:szCs w:val="36"/>
        </w:rPr>
      </w:pPr>
    </w:p>
    <w:p w14:paraId="645E0808" w14:textId="77777777" w:rsidR="00F63702" w:rsidRPr="00840371" w:rsidRDefault="00F63702" w:rsidP="005E5022">
      <w:pPr>
        <w:jc w:val="center"/>
        <w:rPr>
          <w:b/>
          <w:smallCaps/>
          <w:sz w:val="36"/>
          <w:szCs w:val="36"/>
        </w:rPr>
      </w:pPr>
    </w:p>
    <w:p w14:paraId="06670BC1" w14:textId="77777777" w:rsidR="00F63702" w:rsidRPr="00840371" w:rsidRDefault="00F63702" w:rsidP="005E5022">
      <w:pPr>
        <w:jc w:val="center"/>
        <w:rPr>
          <w:b/>
          <w:smallCaps/>
          <w:sz w:val="36"/>
          <w:szCs w:val="36"/>
        </w:rPr>
      </w:pPr>
    </w:p>
    <w:p w14:paraId="3A3A8D5B" w14:textId="77777777" w:rsidR="00F63702" w:rsidRPr="00840371" w:rsidRDefault="00F63702" w:rsidP="005E5022">
      <w:pPr>
        <w:jc w:val="center"/>
        <w:rPr>
          <w:b/>
          <w:smallCaps/>
          <w:sz w:val="36"/>
          <w:szCs w:val="36"/>
        </w:rPr>
      </w:pPr>
    </w:p>
    <w:p w14:paraId="734DB645" w14:textId="77777777" w:rsidR="00F63702" w:rsidRPr="00840371" w:rsidRDefault="00F63702" w:rsidP="005E5022">
      <w:pPr>
        <w:jc w:val="center"/>
        <w:rPr>
          <w:b/>
          <w:smallCaps/>
          <w:sz w:val="36"/>
          <w:szCs w:val="36"/>
        </w:rPr>
      </w:pPr>
    </w:p>
    <w:p w14:paraId="07566995" w14:textId="77777777" w:rsidR="00F63702" w:rsidRPr="00840371" w:rsidRDefault="00F63702" w:rsidP="005E5022">
      <w:pPr>
        <w:jc w:val="center"/>
        <w:rPr>
          <w:b/>
          <w:smallCaps/>
          <w:sz w:val="36"/>
          <w:szCs w:val="36"/>
        </w:rPr>
      </w:pPr>
    </w:p>
    <w:p w14:paraId="191D3DFE" w14:textId="77777777" w:rsidR="00F63702" w:rsidRPr="00840371" w:rsidRDefault="00F63702" w:rsidP="005E5022">
      <w:pPr>
        <w:jc w:val="center"/>
        <w:rPr>
          <w:b/>
          <w:smallCaps/>
          <w:sz w:val="36"/>
          <w:szCs w:val="36"/>
        </w:rPr>
      </w:pPr>
    </w:p>
    <w:p w14:paraId="11DFE9FB" w14:textId="77777777" w:rsidR="00F63702" w:rsidRPr="00840371" w:rsidRDefault="00F63702" w:rsidP="005E5022">
      <w:pPr>
        <w:jc w:val="center"/>
        <w:rPr>
          <w:b/>
          <w:smallCaps/>
          <w:sz w:val="36"/>
          <w:szCs w:val="36"/>
        </w:rPr>
      </w:pPr>
    </w:p>
    <w:p w14:paraId="561FF835" w14:textId="77777777" w:rsidR="00F63702" w:rsidRPr="00840371" w:rsidRDefault="00F63702" w:rsidP="005E5022">
      <w:pPr>
        <w:jc w:val="center"/>
        <w:rPr>
          <w:b/>
          <w:smallCaps/>
          <w:sz w:val="36"/>
          <w:szCs w:val="36"/>
        </w:rPr>
      </w:pPr>
    </w:p>
    <w:p w14:paraId="2381E1AC" w14:textId="77777777" w:rsidR="00F63702" w:rsidRPr="00840371" w:rsidRDefault="00F63702" w:rsidP="005E5022">
      <w:pPr>
        <w:jc w:val="center"/>
        <w:rPr>
          <w:b/>
          <w:smallCaps/>
          <w:sz w:val="36"/>
          <w:szCs w:val="36"/>
        </w:rPr>
      </w:pPr>
    </w:p>
    <w:p w14:paraId="48BB43D9" w14:textId="77777777" w:rsidR="00F63702" w:rsidRPr="00840371" w:rsidRDefault="00F63702" w:rsidP="005E5022">
      <w:pPr>
        <w:jc w:val="center"/>
        <w:rPr>
          <w:b/>
          <w:smallCaps/>
          <w:sz w:val="36"/>
          <w:szCs w:val="36"/>
        </w:rPr>
      </w:pPr>
    </w:p>
    <w:p w14:paraId="5326B6CB" w14:textId="77777777" w:rsidR="00F63702" w:rsidRPr="00840371" w:rsidRDefault="00F63702" w:rsidP="005E5022">
      <w:pPr>
        <w:jc w:val="center"/>
        <w:rPr>
          <w:b/>
          <w:smallCaps/>
          <w:sz w:val="36"/>
          <w:szCs w:val="36"/>
        </w:rPr>
      </w:pPr>
    </w:p>
    <w:p w14:paraId="10CD6149" w14:textId="77777777" w:rsidR="00F63702" w:rsidRPr="00840371" w:rsidRDefault="00F63702" w:rsidP="005E5022">
      <w:pPr>
        <w:jc w:val="center"/>
        <w:rPr>
          <w:b/>
          <w:smallCaps/>
          <w:sz w:val="36"/>
          <w:szCs w:val="36"/>
        </w:rPr>
      </w:pPr>
    </w:p>
    <w:p w14:paraId="3219DB01" w14:textId="77777777" w:rsidR="00F63702" w:rsidRPr="00840371" w:rsidRDefault="00F63702" w:rsidP="005E5022">
      <w:pPr>
        <w:jc w:val="center"/>
        <w:rPr>
          <w:b/>
          <w:smallCaps/>
          <w:sz w:val="36"/>
          <w:szCs w:val="36"/>
        </w:rPr>
      </w:pPr>
    </w:p>
    <w:p w14:paraId="24F372A8" w14:textId="0DF0918B" w:rsidR="00F63702" w:rsidRPr="00840371" w:rsidRDefault="000F01CE" w:rsidP="005E5022">
      <w:pPr>
        <w:jc w:val="center"/>
        <w:rPr>
          <w:b/>
          <w:smallCaps/>
          <w:sz w:val="36"/>
          <w:szCs w:val="36"/>
        </w:rPr>
      </w:pPr>
      <w:r>
        <w:rPr>
          <w:noProof/>
          <w:lang w:eastAsia="en-PH"/>
        </w:rPr>
        <w:drawing>
          <wp:anchor distT="0" distB="0" distL="114300" distR="114300" simplePos="0" relativeHeight="251690496" behindDoc="1" locked="0" layoutInCell="1" allowOverlap="1" wp14:anchorId="7B60D960" wp14:editId="15910105">
            <wp:simplePos x="0" y="0"/>
            <wp:positionH relativeFrom="margin">
              <wp:posOffset>-880309</wp:posOffset>
            </wp:positionH>
            <wp:positionV relativeFrom="paragraph">
              <wp:posOffset>507536</wp:posOffset>
            </wp:positionV>
            <wp:extent cx="8060239" cy="6697980"/>
            <wp:effectExtent l="0" t="4762" r="0" b="0"/>
            <wp:wrapNone/>
            <wp:docPr id="5698" name="Picture 5698"/>
            <wp:cNvGraphicFramePr/>
            <a:graphic xmlns:a="http://schemas.openxmlformats.org/drawingml/2006/main">
              <a:graphicData uri="http://schemas.openxmlformats.org/drawingml/2006/picture">
                <pic:pic xmlns:pic="http://schemas.openxmlformats.org/drawingml/2006/picture">
                  <pic:nvPicPr>
                    <pic:cNvPr id="5698" name="Picture 5698"/>
                    <pic:cNvPicPr/>
                  </pic:nvPicPr>
                  <pic:blipFill rotWithShape="1">
                    <a:blip r:embed="rId31" cstate="print">
                      <a:extLst>
                        <a:ext uri="{28A0092B-C50C-407E-A947-70E740481C1C}">
                          <a14:useLocalDpi xmlns:a14="http://schemas.microsoft.com/office/drawing/2010/main" val="0"/>
                        </a:ext>
                      </a:extLst>
                    </a:blip>
                    <a:srcRect b="10251"/>
                    <a:stretch/>
                  </pic:blipFill>
                  <pic:spPr bwMode="auto">
                    <a:xfrm rot="16200000">
                      <a:off x="0" y="0"/>
                      <a:ext cx="8060239" cy="6697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8260D6" w14:textId="013CA0C7" w:rsidR="00F63702" w:rsidRPr="00840371" w:rsidRDefault="00F63702" w:rsidP="005E5022">
      <w:pPr>
        <w:jc w:val="center"/>
        <w:rPr>
          <w:b/>
          <w:smallCaps/>
          <w:sz w:val="36"/>
          <w:szCs w:val="36"/>
        </w:rPr>
      </w:pPr>
    </w:p>
    <w:p w14:paraId="66C9C85B" w14:textId="5A70266C" w:rsidR="00F63702" w:rsidRPr="00840371" w:rsidRDefault="00F63702" w:rsidP="005E5022">
      <w:pPr>
        <w:jc w:val="center"/>
        <w:rPr>
          <w:b/>
          <w:smallCaps/>
          <w:sz w:val="36"/>
          <w:szCs w:val="36"/>
        </w:rPr>
      </w:pPr>
    </w:p>
    <w:p w14:paraId="66184A5C" w14:textId="69FD7DDA" w:rsidR="00F63702" w:rsidRPr="00840371" w:rsidRDefault="00F63702" w:rsidP="005E5022">
      <w:pPr>
        <w:jc w:val="center"/>
        <w:rPr>
          <w:b/>
          <w:smallCaps/>
          <w:sz w:val="36"/>
          <w:szCs w:val="36"/>
        </w:rPr>
      </w:pPr>
    </w:p>
    <w:p w14:paraId="4CE99C90" w14:textId="77777777" w:rsidR="00F63702" w:rsidRPr="00840371" w:rsidRDefault="00F63702" w:rsidP="005E5022">
      <w:pPr>
        <w:jc w:val="center"/>
        <w:rPr>
          <w:b/>
          <w:smallCaps/>
          <w:sz w:val="36"/>
          <w:szCs w:val="36"/>
        </w:rPr>
      </w:pPr>
    </w:p>
    <w:p w14:paraId="392824CB" w14:textId="77777777" w:rsidR="00F63702" w:rsidRPr="00840371" w:rsidRDefault="00F63702" w:rsidP="005E5022">
      <w:pPr>
        <w:jc w:val="center"/>
        <w:rPr>
          <w:b/>
          <w:smallCaps/>
          <w:sz w:val="36"/>
          <w:szCs w:val="36"/>
        </w:rPr>
      </w:pPr>
    </w:p>
    <w:p w14:paraId="5418497A" w14:textId="77777777" w:rsidR="00F63702" w:rsidRPr="00840371" w:rsidRDefault="00F63702" w:rsidP="005E5022">
      <w:pPr>
        <w:jc w:val="center"/>
        <w:rPr>
          <w:b/>
          <w:smallCaps/>
          <w:sz w:val="36"/>
          <w:szCs w:val="36"/>
        </w:rPr>
      </w:pPr>
    </w:p>
    <w:p w14:paraId="42C79CF8" w14:textId="77777777" w:rsidR="00F63702" w:rsidRPr="00840371" w:rsidRDefault="00F63702" w:rsidP="005E5022">
      <w:pPr>
        <w:jc w:val="center"/>
        <w:rPr>
          <w:b/>
          <w:smallCaps/>
          <w:sz w:val="36"/>
          <w:szCs w:val="36"/>
        </w:rPr>
      </w:pPr>
    </w:p>
    <w:p w14:paraId="7EDDB327" w14:textId="77777777" w:rsidR="00F63702" w:rsidRPr="00840371" w:rsidRDefault="00F63702" w:rsidP="005E5022">
      <w:pPr>
        <w:jc w:val="center"/>
        <w:rPr>
          <w:b/>
          <w:smallCaps/>
          <w:sz w:val="36"/>
          <w:szCs w:val="36"/>
        </w:rPr>
      </w:pPr>
    </w:p>
    <w:p w14:paraId="1A2ECFF0" w14:textId="77777777" w:rsidR="00F63702" w:rsidRPr="00840371" w:rsidRDefault="00F63702" w:rsidP="005E5022">
      <w:pPr>
        <w:jc w:val="center"/>
        <w:rPr>
          <w:b/>
          <w:smallCaps/>
          <w:sz w:val="36"/>
          <w:szCs w:val="36"/>
        </w:rPr>
      </w:pPr>
    </w:p>
    <w:p w14:paraId="10EBEBE7" w14:textId="77777777" w:rsidR="00F63702" w:rsidRPr="00840371" w:rsidRDefault="00F63702" w:rsidP="005E5022">
      <w:pPr>
        <w:jc w:val="center"/>
        <w:rPr>
          <w:b/>
          <w:smallCaps/>
          <w:sz w:val="36"/>
          <w:szCs w:val="36"/>
        </w:rPr>
      </w:pPr>
    </w:p>
    <w:p w14:paraId="45C5BBDC" w14:textId="77777777" w:rsidR="00F63702" w:rsidRPr="00840371" w:rsidRDefault="00F63702" w:rsidP="005E5022">
      <w:pPr>
        <w:jc w:val="center"/>
        <w:rPr>
          <w:b/>
          <w:smallCaps/>
          <w:sz w:val="36"/>
          <w:szCs w:val="36"/>
        </w:rPr>
      </w:pPr>
    </w:p>
    <w:p w14:paraId="4DC4B093" w14:textId="77777777" w:rsidR="00F63702" w:rsidRPr="00840371" w:rsidRDefault="00F63702" w:rsidP="005E5022">
      <w:pPr>
        <w:jc w:val="center"/>
        <w:rPr>
          <w:b/>
          <w:smallCaps/>
          <w:sz w:val="36"/>
          <w:szCs w:val="36"/>
        </w:rPr>
      </w:pPr>
    </w:p>
    <w:p w14:paraId="0DB6E673" w14:textId="77777777" w:rsidR="00F63702" w:rsidRPr="00840371" w:rsidRDefault="00F63702" w:rsidP="005E5022">
      <w:pPr>
        <w:jc w:val="center"/>
        <w:rPr>
          <w:b/>
          <w:smallCaps/>
          <w:sz w:val="36"/>
          <w:szCs w:val="36"/>
        </w:rPr>
      </w:pPr>
    </w:p>
    <w:p w14:paraId="0F3F7738" w14:textId="77777777" w:rsidR="00F63702" w:rsidRPr="00840371" w:rsidRDefault="00F63702" w:rsidP="005E5022">
      <w:pPr>
        <w:jc w:val="center"/>
        <w:rPr>
          <w:b/>
          <w:smallCaps/>
          <w:sz w:val="36"/>
          <w:szCs w:val="36"/>
        </w:rPr>
      </w:pPr>
    </w:p>
    <w:p w14:paraId="3B88FCC6" w14:textId="77777777" w:rsidR="00F63702" w:rsidRPr="00840371" w:rsidRDefault="00F63702" w:rsidP="005E5022">
      <w:pPr>
        <w:jc w:val="center"/>
        <w:rPr>
          <w:b/>
          <w:smallCaps/>
          <w:sz w:val="36"/>
          <w:szCs w:val="36"/>
        </w:rPr>
      </w:pPr>
    </w:p>
    <w:p w14:paraId="1155FC0B" w14:textId="77777777" w:rsidR="00F63702" w:rsidRPr="00840371" w:rsidRDefault="00F63702" w:rsidP="005E5022">
      <w:pPr>
        <w:jc w:val="center"/>
        <w:rPr>
          <w:b/>
          <w:smallCaps/>
          <w:sz w:val="36"/>
          <w:szCs w:val="36"/>
        </w:rPr>
      </w:pPr>
    </w:p>
    <w:p w14:paraId="2AB2E9BF" w14:textId="77777777" w:rsidR="00F63702" w:rsidRPr="00840371" w:rsidRDefault="00F63702" w:rsidP="005E5022">
      <w:pPr>
        <w:jc w:val="center"/>
        <w:rPr>
          <w:b/>
          <w:smallCaps/>
          <w:sz w:val="36"/>
          <w:szCs w:val="36"/>
        </w:rPr>
      </w:pPr>
    </w:p>
    <w:p w14:paraId="2CBDFD42" w14:textId="77777777" w:rsidR="00F63702" w:rsidRPr="00840371" w:rsidRDefault="00F63702" w:rsidP="005E5022">
      <w:pPr>
        <w:jc w:val="center"/>
        <w:rPr>
          <w:b/>
          <w:smallCaps/>
          <w:sz w:val="36"/>
          <w:szCs w:val="36"/>
        </w:rPr>
      </w:pPr>
    </w:p>
    <w:p w14:paraId="264DD808" w14:textId="3C331D83" w:rsidR="00840371" w:rsidRDefault="00840371" w:rsidP="00CF3702">
      <w:pPr>
        <w:spacing w:line="360" w:lineRule="auto"/>
        <w:rPr>
          <w:rFonts w:ascii="Arial" w:hAnsi="Arial" w:cs="Arial"/>
          <w:sz w:val="24"/>
          <w:szCs w:val="24"/>
          <w:lang w:val="en-US" w:eastAsia="ja-JP"/>
        </w:rPr>
      </w:pPr>
    </w:p>
    <w:p w14:paraId="239E180A" w14:textId="10000F86" w:rsidR="00CF3702" w:rsidRDefault="000F01CE" w:rsidP="00CF3702">
      <w:pPr>
        <w:spacing w:line="360" w:lineRule="auto"/>
        <w:rPr>
          <w:rFonts w:ascii="Arial" w:hAnsi="Arial" w:cs="Arial"/>
          <w:sz w:val="24"/>
          <w:szCs w:val="24"/>
          <w:lang w:val="en-US" w:eastAsia="ja-JP"/>
        </w:rPr>
      </w:pPr>
      <w:r>
        <w:rPr>
          <w:noProof/>
          <w:lang w:eastAsia="en-PH"/>
        </w:rPr>
        <w:drawing>
          <wp:anchor distT="0" distB="0" distL="114300" distR="114300" simplePos="0" relativeHeight="251692544" behindDoc="0" locked="0" layoutInCell="1" allowOverlap="1" wp14:anchorId="4DE708FA" wp14:editId="5FDE3E0C">
            <wp:simplePos x="0" y="0"/>
            <wp:positionH relativeFrom="column">
              <wp:posOffset>-1080780</wp:posOffset>
            </wp:positionH>
            <wp:positionV relativeFrom="paragraph">
              <wp:posOffset>425090</wp:posOffset>
            </wp:positionV>
            <wp:extent cx="8228016" cy="6621145"/>
            <wp:effectExtent l="3175" t="0" r="5080" b="5080"/>
            <wp:wrapNone/>
            <wp:docPr id="5703" name="Picture 5703"/>
            <wp:cNvGraphicFramePr/>
            <a:graphic xmlns:a="http://schemas.openxmlformats.org/drawingml/2006/main">
              <a:graphicData uri="http://schemas.openxmlformats.org/drawingml/2006/picture">
                <pic:pic xmlns:pic="http://schemas.openxmlformats.org/drawingml/2006/picture">
                  <pic:nvPicPr>
                    <pic:cNvPr id="5703" name="Picture 5703"/>
                    <pic:cNvPicPr/>
                  </pic:nvPicPr>
                  <pic:blipFill>
                    <a:blip r:embed="rId32" cstate="print">
                      <a:extLst>
                        <a:ext uri="{28A0092B-C50C-407E-A947-70E740481C1C}">
                          <a14:useLocalDpi xmlns:a14="http://schemas.microsoft.com/office/drawing/2010/main" val="0"/>
                        </a:ext>
                      </a:extLst>
                    </a:blip>
                    <a:stretch>
                      <a:fillRect/>
                    </a:stretch>
                  </pic:blipFill>
                  <pic:spPr>
                    <a:xfrm rot="16200000">
                      <a:off x="0" y="0"/>
                      <a:ext cx="8228016" cy="6621145"/>
                    </a:xfrm>
                    <a:prstGeom prst="rect">
                      <a:avLst/>
                    </a:prstGeom>
                  </pic:spPr>
                </pic:pic>
              </a:graphicData>
            </a:graphic>
            <wp14:sizeRelH relativeFrom="page">
              <wp14:pctWidth>0</wp14:pctWidth>
            </wp14:sizeRelH>
            <wp14:sizeRelV relativeFrom="page">
              <wp14:pctHeight>0</wp14:pctHeight>
            </wp14:sizeRelV>
          </wp:anchor>
        </w:drawing>
      </w:r>
    </w:p>
    <w:p w14:paraId="030CFDEB" w14:textId="4D734348" w:rsidR="00CF3702" w:rsidRDefault="00CF3702" w:rsidP="00CF3702">
      <w:pPr>
        <w:spacing w:line="360" w:lineRule="auto"/>
        <w:rPr>
          <w:rFonts w:ascii="Arial" w:hAnsi="Arial" w:cs="Arial"/>
          <w:sz w:val="24"/>
          <w:szCs w:val="24"/>
          <w:lang w:val="en-US" w:eastAsia="ja-JP"/>
        </w:rPr>
      </w:pPr>
    </w:p>
    <w:p w14:paraId="2475E263" w14:textId="66554A7A" w:rsidR="00CF3702" w:rsidRDefault="00CF3702" w:rsidP="00CF3702">
      <w:pPr>
        <w:spacing w:line="360" w:lineRule="auto"/>
        <w:rPr>
          <w:rFonts w:ascii="Arial" w:hAnsi="Arial" w:cs="Arial"/>
          <w:sz w:val="24"/>
          <w:szCs w:val="24"/>
          <w:lang w:val="en-US" w:eastAsia="ja-JP"/>
        </w:rPr>
      </w:pPr>
    </w:p>
    <w:p w14:paraId="1C0A264D" w14:textId="7ED1F915" w:rsidR="004A25C1" w:rsidRDefault="004A25C1" w:rsidP="00CF3702">
      <w:pPr>
        <w:spacing w:line="360" w:lineRule="auto"/>
        <w:rPr>
          <w:rFonts w:ascii="Arial" w:hAnsi="Arial" w:cs="Arial"/>
          <w:sz w:val="24"/>
          <w:szCs w:val="24"/>
          <w:lang w:val="en-US" w:eastAsia="ja-JP"/>
        </w:rPr>
      </w:pPr>
    </w:p>
    <w:p w14:paraId="4C6C1051" w14:textId="77777777" w:rsidR="004A25C1" w:rsidRDefault="004A25C1" w:rsidP="00CF3702">
      <w:pPr>
        <w:spacing w:line="360" w:lineRule="auto"/>
        <w:rPr>
          <w:rFonts w:ascii="Arial" w:hAnsi="Arial" w:cs="Arial"/>
          <w:sz w:val="24"/>
          <w:szCs w:val="24"/>
          <w:lang w:val="en-US" w:eastAsia="ja-JP"/>
        </w:rPr>
      </w:pPr>
    </w:p>
    <w:p w14:paraId="68BAE40A" w14:textId="77777777" w:rsidR="004A25C1" w:rsidRDefault="004A25C1" w:rsidP="00CF3702">
      <w:pPr>
        <w:spacing w:line="360" w:lineRule="auto"/>
        <w:rPr>
          <w:rFonts w:ascii="Arial" w:hAnsi="Arial" w:cs="Arial"/>
          <w:sz w:val="24"/>
          <w:szCs w:val="24"/>
          <w:lang w:val="en-US" w:eastAsia="ja-JP"/>
        </w:rPr>
      </w:pPr>
    </w:p>
    <w:p w14:paraId="64CB540F" w14:textId="77777777" w:rsidR="004A25C1" w:rsidRDefault="004A25C1" w:rsidP="00CF3702">
      <w:pPr>
        <w:spacing w:line="360" w:lineRule="auto"/>
        <w:rPr>
          <w:rFonts w:ascii="Arial" w:hAnsi="Arial" w:cs="Arial"/>
          <w:sz w:val="24"/>
          <w:szCs w:val="24"/>
          <w:lang w:val="en-US" w:eastAsia="ja-JP"/>
        </w:rPr>
      </w:pPr>
    </w:p>
    <w:p w14:paraId="6764AA06" w14:textId="77777777" w:rsidR="004A25C1" w:rsidRDefault="004A25C1" w:rsidP="00CF3702">
      <w:pPr>
        <w:spacing w:line="360" w:lineRule="auto"/>
        <w:rPr>
          <w:rFonts w:ascii="Arial" w:hAnsi="Arial" w:cs="Arial"/>
          <w:sz w:val="24"/>
          <w:szCs w:val="24"/>
          <w:lang w:val="en-US" w:eastAsia="ja-JP"/>
        </w:rPr>
      </w:pPr>
    </w:p>
    <w:p w14:paraId="1BDB9B92" w14:textId="77777777" w:rsidR="004A25C1" w:rsidRDefault="004A25C1" w:rsidP="00CF3702">
      <w:pPr>
        <w:spacing w:line="360" w:lineRule="auto"/>
        <w:rPr>
          <w:rFonts w:ascii="Arial" w:hAnsi="Arial" w:cs="Arial"/>
          <w:sz w:val="24"/>
          <w:szCs w:val="24"/>
          <w:lang w:val="en-US" w:eastAsia="ja-JP"/>
        </w:rPr>
      </w:pPr>
    </w:p>
    <w:p w14:paraId="52EBFF63" w14:textId="77777777" w:rsidR="004A25C1" w:rsidRDefault="004A25C1" w:rsidP="00CF3702">
      <w:pPr>
        <w:spacing w:line="360" w:lineRule="auto"/>
        <w:rPr>
          <w:rFonts w:ascii="Arial" w:hAnsi="Arial" w:cs="Arial"/>
          <w:sz w:val="24"/>
          <w:szCs w:val="24"/>
          <w:lang w:val="en-US" w:eastAsia="ja-JP"/>
        </w:rPr>
      </w:pPr>
    </w:p>
    <w:p w14:paraId="42B16084" w14:textId="77777777" w:rsidR="004A25C1" w:rsidRDefault="004A25C1" w:rsidP="00CF3702">
      <w:pPr>
        <w:spacing w:line="360" w:lineRule="auto"/>
        <w:rPr>
          <w:rFonts w:ascii="Arial" w:hAnsi="Arial" w:cs="Arial"/>
          <w:sz w:val="24"/>
          <w:szCs w:val="24"/>
          <w:lang w:val="en-US" w:eastAsia="ja-JP"/>
        </w:rPr>
      </w:pPr>
    </w:p>
    <w:p w14:paraId="29D082D8" w14:textId="77777777" w:rsidR="004A25C1" w:rsidRDefault="004A25C1" w:rsidP="00CF3702">
      <w:pPr>
        <w:spacing w:line="360" w:lineRule="auto"/>
        <w:rPr>
          <w:rFonts w:ascii="Arial" w:hAnsi="Arial" w:cs="Arial"/>
          <w:sz w:val="24"/>
          <w:szCs w:val="24"/>
          <w:lang w:val="en-US" w:eastAsia="ja-JP"/>
        </w:rPr>
      </w:pPr>
    </w:p>
    <w:p w14:paraId="3F38589C" w14:textId="77777777" w:rsidR="004A25C1" w:rsidRDefault="004A25C1" w:rsidP="00CF3702">
      <w:pPr>
        <w:spacing w:line="360" w:lineRule="auto"/>
        <w:rPr>
          <w:rFonts w:ascii="Arial" w:hAnsi="Arial" w:cs="Arial"/>
          <w:sz w:val="24"/>
          <w:szCs w:val="24"/>
          <w:lang w:val="en-US" w:eastAsia="ja-JP"/>
        </w:rPr>
      </w:pPr>
    </w:p>
    <w:p w14:paraId="6FAC1EBA" w14:textId="77777777" w:rsidR="004A25C1" w:rsidRDefault="004A25C1" w:rsidP="00CF3702">
      <w:pPr>
        <w:spacing w:line="360" w:lineRule="auto"/>
        <w:rPr>
          <w:rFonts w:ascii="Arial" w:hAnsi="Arial" w:cs="Arial"/>
          <w:sz w:val="24"/>
          <w:szCs w:val="24"/>
          <w:lang w:val="en-US" w:eastAsia="ja-JP"/>
        </w:rPr>
      </w:pPr>
    </w:p>
    <w:p w14:paraId="3923BF68" w14:textId="77777777" w:rsidR="004A25C1" w:rsidRDefault="004A25C1" w:rsidP="00CF3702">
      <w:pPr>
        <w:spacing w:line="360" w:lineRule="auto"/>
        <w:rPr>
          <w:rFonts w:ascii="Arial" w:hAnsi="Arial" w:cs="Arial"/>
          <w:sz w:val="24"/>
          <w:szCs w:val="24"/>
          <w:lang w:val="en-US" w:eastAsia="ja-JP"/>
        </w:rPr>
      </w:pPr>
    </w:p>
    <w:p w14:paraId="2B72B9BF" w14:textId="77777777" w:rsidR="004A25C1" w:rsidRDefault="004A25C1" w:rsidP="00CF3702">
      <w:pPr>
        <w:spacing w:line="360" w:lineRule="auto"/>
        <w:rPr>
          <w:rFonts w:ascii="Arial" w:hAnsi="Arial" w:cs="Arial"/>
          <w:sz w:val="24"/>
          <w:szCs w:val="24"/>
          <w:lang w:val="en-US" w:eastAsia="ja-JP"/>
        </w:rPr>
      </w:pPr>
    </w:p>
    <w:p w14:paraId="6B4C9A5E" w14:textId="77777777" w:rsidR="004A25C1" w:rsidRDefault="004A25C1" w:rsidP="00CF3702">
      <w:pPr>
        <w:spacing w:line="360" w:lineRule="auto"/>
        <w:rPr>
          <w:rFonts w:ascii="Arial" w:hAnsi="Arial" w:cs="Arial"/>
          <w:sz w:val="24"/>
          <w:szCs w:val="24"/>
          <w:lang w:val="en-US" w:eastAsia="ja-JP"/>
        </w:rPr>
      </w:pPr>
    </w:p>
    <w:p w14:paraId="74CAFB03" w14:textId="77777777" w:rsidR="004A25C1" w:rsidRDefault="004A25C1" w:rsidP="00CF3702">
      <w:pPr>
        <w:spacing w:line="360" w:lineRule="auto"/>
        <w:rPr>
          <w:rFonts w:ascii="Arial" w:hAnsi="Arial" w:cs="Arial"/>
          <w:sz w:val="24"/>
          <w:szCs w:val="24"/>
          <w:lang w:val="en-US" w:eastAsia="ja-JP"/>
        </w:rPr>
      </w:pPr>
    </w:p>
    <w:p w14:paraId="2A0C8D77" w14:textId="77777777" w:rsidR="004A25C1" w:rsidRDefault="004A25C1" w:rsidP="00CF3702">
      <w:pPr>
        <w:spacing w:line="360" w:lineRule="auto"/>
        <w:rPr>
          <w:rFonts w:ascii="Arial" w:hAnsi="Arial" w:cs="Arial"/>
          <w:sz w:val="24"/>
          <w:szCs w:val="24"/>
          <w:lang w:val="en-US" w:eastAsia="ja-JP"/>
        </w:rPr>
      </w:pPr>
    </w:p>
    <w:p w14:paraId="3E9BCCF2" w14:textId="77777777" w:rsidR="004A25C1" w:rsidRDefault="004A25C1" w:rsidP="00CF3702">
      <w:pPr>
        <w:spacing w:line="360" w:lineRule="auto"/>
        <w:rPr>
          <w:rFonts w:ascii="Arial" w:hAnsi="Arial" w:cs="Arial"/>
          <w:sz w:val="24"/>
          <w:szCs w:val="24"/>
          <w:lang w:val="en-US" w:eastAsia="ja-JP"/>
        </w:rPr>
      </w:pPr>
    </w:p>
    <w:p w14:paraId="7A123B06" w14:textId="77777777" w:rsidR="004A25C1" w:rsidRDefault="004A25C1" w:rsidP="00CF3702">
      <w:pPr>
        <w:spacing w:line="360" w:lineRule="auto"/>
        <w:rPr>
          <w:rFonts w:ascii="Arial" w:hAnsi="Arial" w:cs="Arial"/>
          <w:sz w:val="24"/>
          <w:szCs w:val="24"/>
          <w:lang w:val="en-US" w:eastAsia="ja-JP"/>
        </w:rPr>
      </w:pPr>
    </w:p>
    <w:p w14:paraId="286F5097" w14:textId="77777777" w:rsidR="004A25C1" w:rsidRDefault="004A25C1" w:rsidP="00CF3702">
      <w:pPr>
        <w:spacing w:line="360" w:lineRule="auto"/>
        <w:rPr>
          <w:rFonts w:ascii="Arial" w:hAnsi="Arial" w:cs="Arial"/>
          <w:sz w:val="24"/>
          <w:szCs w:val="24"/>
          <w:lang w:val="en-US" w:eastAsia="ja-JP"/>
        </w:rPr>
      </w:pPr>
    </w:p>
    <w:p w14:paraId="597AA46A" w14:textId="77777777" w:rsidR="00CF3702" w:rsidRDefault="00CF3702" w:rsidP="00CF3702">
      <w:pPr>
        <w:spacing w:line="360" w:lineRule="auto"/>
        <w:rPr>
          <w:rFonts w:ascii="Arial" w:hAnsi="Arial" w:cs="Arial"/>
          <w:sz w:val="24"/>
          <w:szCs w:val="24"/>
          <w:lang w:val="en-US" w:eastAsia="ja-JP"/>
        </w:rPr>
      </w:pPr>
    </w:p>
    <w:p w14:paraId="51026D0B" w14:textId="77777777" w:rsidR="00CF3702" w:rsidRPr="00840371" w:rsidRDefault="00CF3702" w:rsidP="00CF3702">
      <w:pPr>
        <w:spacing w:line="360" w:lineRule="auto"/>
        <w:rPr>
          <w:rFonts w:ascii="Arial" w:hAnsi="Arial" w:cs="Arial"/>
          <w:b/>
          <w:smallCaps/>
          <w:sz w:val="36"/>
          <w:szCs w:val="36"/>
        </w:rPr>
      </w:pPr>
    </w:p>
    <w:p w14:paraId="13656E7F" w14:textId="77777777" w:rsidR="00840371" w:rsidRPr="00840371" w:rsidRDefault="00840371" w:rsidP="00840371">
      <w:pPr>
        <w:pStyle w:val="Heading1"/>
        <w:jc w:val="center"/>
        <w:rPr>
          <w:rFonts w:ascii="Arial" w:hAnsi="Arial" w:cs="Arial"/>
          <w:color w:val="auto"/>
          <w:sz w:val="40"/>
          <w:szCs w:val="36"/>
        </w:rPr>
      </w:pPr>
      <w:r w:rsidRPr="00840371">
        <w:rPr>
          <w:rFonts w:ascii="Arial" w:hAnsi="Arial" w:cs="Arial"/>
          <w:color w:val="auto"/>
          <w:sz w:val="40"/>
          <w:szCs w:val="36"/>
        </w:rPr>
        <w:t>Statement of Work (SOW)</w:t>
      </w:r>
    </w:p>
    <w:p w14:paraId="354CAB78" w14:textId="77777777" w:rsidR="00840371" w:rsidRPr="00840371" w:rsidRDefault="00840371" w:rsidP="00840371">
      <w:pPr>
        <w:spacing w:line="360" w:lineRule="auto"/>
        <w:jc w:val="center"/>
        <w:rPr>
          <w:rFonts w:ascii="Arial" w:hAnsi="Arial" w:cs="Arial"/>
          <w:b/>
          <w:smallCaps/>
          <w:sz w:val="28"/>
          <w:szCs w:val="28"/>
        </w:rPr>
      </w:pPr>
    </w:p>
    <w:p w14:paraId="10C1FF1D" w14:textId="77777777" w:rsidR="00840371" w:rsidRPr="00840371" w:rsidRDefault="00840371" w:rsidP="00840371">
      <w:pPr>
        <w:spacing w:line="360" w:lineRule="auto"/>
        <w:rPr>
          <w:rFonts w:ascii="Arial" w:hAnsi="Arial" w:cs="Arial"/>
          <w:b/>
          <w:smallCaps/>
          <w:sz w:val="28"/>
          <w:szCs w:val="28"/>
        </w:rPr>
      </w:pPr>
    </w:p>
    <w:p w14:paraId="7D64AB09" w14:textId="77777777" w:rsidR="00840371" w:rsidRPr="00840371" w:rsidRDefault="00840371" w:rsidP="00840371">
      <w:pPr>
        <w:spacing w:line="360" w:lineRule="auto"/>
        <w:jc w:val="center"/>
        <w:rPr>
          <w:rFonts w:ascii="Arial" w:hAnsi="Arial" w:cs="Arial"/>
          <w:b/>
          <w:smallCaps/>
          <w:sz w:val="28"/>
          <w:szCs w:val="28"/>
        </w:rPr>
      </w:pPr>
    </w:p>
    <w:p w14:paraId="1A027E9E" w14:textId="77777777" w:rsidR="00840371" w:rsidRPr="00840371" w:rsidRDefault="00840371" w:rsidP="00840371">
      <w:pPr>
        <w:spacing w:line="360" w:lineRule="auto"/>
        <w:jc w:val="center"/>
        <w:rPr>
          <w:rFonts w:ascii="Arial" w:hAnsi="Arial" w:cs="Arial"/>
          <w:b/>
          <w:smallCaps/>
          <w:sz w:val="28"/>
          <w:szCs w:val="28"/>
        </w:rPr>
      </w:pPr>
      <w:r w:rsidRPr="00840371">
        <w:rPr>
          <w:rFonts w:ascii="Arial" w:hAnsi="Arial" w:cs="Arial"/>
          <w:b/>
          <w:smallCaps/>
          <w:sz w:val="28"/>
          <w:szCs w:val="28"/>
        </w:rPr>
        <w:t>Barcode Info</w:t>
      </w:r>
    </w:p>
    <w:p w14:paraId="6CC04119" w14:textId="77777777" w:rsidR="00840371" w:rsidRPr="00840371" w:rsidRDefault="00840371" w:rsidP="00840371">
      <w:pPr>
        <w:spacing w:line="360" w:lineRule="auto"/>
        <w:jc w:val="center"/>
        <w:rPr>
          <w:rFonts w:ascii="Arial" w:hAnsi="Arial" w:cs="Arial"/>
          <w:b/>
          <w:smallCaps/>
          <w:sz w:val="28"/>
          <w:szCs w:val="28"/>
        </w:rPr>
      </w:pPr>
    </w:p>
    <w:p w14:paraId="268E43C9" w14:textId="77777777" w:rsidR="00840371" w:rsidRPr="00840371" w:rsidRDefault="00840371" w:rsidP="00840371">
      <w:pPr>
        <w:spacing w:line="360" w:lineRule="auto"/>
        <w:jc w:val="center"/>
        <w:rPr>
          <w:rFonts w:ascii="Arial" w:hAnsi="Arial" w:cs="Arial"/>
          <w:b/>
          <w:smallCaps/>
          <w:sz w:val="28"/>
          <w:szCs w:val="28"/>
        </w:rPr>
      </w:pPr>
      <w:r w:rsidRPr="00840371">
        <w:rPr>
          <w:rFonts w:ascii="Arial" w:hAnsi="Arial" w:cs="Arial"/>
          <w:b/>
          <w:smallCaps/>
          <w:sz w:val="28"/>
          <w:szCs w:val="28"/>
        </w:rPr>
        <w:t>by</w:t>
      </w:r>
    </w:p>
    <w:p w14:paraId="3ACB387B" w14:textId="77777777" w:rsidR="00840371" w:rsidRPr="00840371" w:rsidRDefault="00840371" w:rsidP="00840371">
      <w:pPr>
        <w:spacing w:line="360" w:lineRule="auto"/>
        <w:jc w:val="center"/>
        <w:rPr>
          <w:rFonts w:ascii="Arial" w:hAnsi="Arial" w:cs="Arial"/>
          <w:b/>
          <w:smallCaps/>
          <w:sz w:val="28"/>
          <w:szCs w:val="28"/>
        </w:rPr>
      </w:pPr>
      <w:r w:rsidRPr="00840371">
        <w:rPr>
          <w:rFonts w:ascii="Arial" w:hAnsi="Arial" w:cs="Arial"/>
          <w:b/>
          <w:smallCaps/>
          <w:sz w:val="28"/>
          <w:szCs w:val="28"/>
        </w:rPr>
        <w:t xml:space="preserve"> </w:t>
      </w:r>
      <w:proofErr w:type="spellStart"/>
      <w:r w:rsidRPr="00840371">
        <w:rPr>
          <w:rFonts w:ascii="Arial" w:hAnsi="Arial" w:cs="Arial"/>
          <w:b/>
          <w:smallCaps/>
          <w:sz w:val="28"/>
          <w:szCs w:val="28"/>
        </w:rPr>
        <w:t>miguel</w:t>
      </w:r>
      <w:proofErr w:type="spellEnd"/>
      <w:r w:rsidRPr="00840371">
        <w:rPr>
          <w:rFonts w:ascii="Arial" w:hAnsi="Arial" w:cs="Arial"/>
          <w:b/>
          <w:smallCaps/>
          <w:sz w:val="28"/>
          <w:szCs w:val="28"/>
        </w:rPr>
        <w:t xml:space="preserve"> mayor</w:t>
      </w:r>
    </w:p>
    <w:p w14:paraId="2142A4F2" w14:textId="77777777" w:rsidR="00840371" w:rsidRPr="00840371" w:rsidRDefault="00840371" w:rsidP="00840371">
      <w:pPr>
        <w:spacing w:line="360" w:lineRule="auto"/>
        <w:jc w:val="center"/>
        <w:rPr>
          <w:rFonts w:ascii="Arial" w:hAnsi="Arial" w:cs="Arial"/>
          <w:b/>
          <w:smallCaps/>
          <w:sz w:val="28"/>
          <w:szCs w:val="28"/>
        </w:rPr>
      </w:pPr>
      <w:proofErr w:type="spellStart"/>
      <w:r w:rsidRPr="00840371">
        <w:rPr>
          <w:rFonts w:ascii="Arial" w:hAnsi="Arial" w:cs="Arial"/>
          <w:b/>
          <w:smallCaps/>
          <w:sz w:val="28"/>
          <w:szCs w:val="28"/>
        </w:rPr>
        <w:t>joanna</w:t>
      </w:r>
      <w:proofErr w:type="spellEnd"/>
      <w:r w:rsidRPr="00840371">
        <w:rPr>
          <w:rFonts w:ascii="Arial" w:hAnsi="Arial" w:cs="Arial"/>
          <w:b/>
          <w:smallCaps/>
          <w:sz w:val="28"/>
          <w:szCs w:val="28"/>
        </w:rPr>
        <w:t xml:space="preserve"> de </w:t>
      </w:r>
      <w:proofErr w:type="spellStart"/>
      <w:r w:rsidRPr="00840371">
        <w:rPr>
          <w:rFonts w:ascii="Arial" w:hAnsi="Arial" w:cs="Arial"/>
          <w:b/>
          <w:smallCaps/>
          <w:sz w:val="28"/>
          <w:szCs w:val="28"/>
        </w:rPr>
        <w:t>guzman</w:t>
      </w:r>
      <w:proofErr w:type="spellEnd"/>
    </w:p>
    <w:p w14:paraId="14BE9EB9" w14:textId="77777777" w:rsidR="00840371" w:rsidRPr="00840371" w:rsidRDefault="00840371" w:rsidP="00840371">
      <w:pPr>
        <w:spacing w:line="360" w:lineRule="auto"/>
        <w:jc w:val="center"/>
        <w:rPr>
          <w:rFonts w:ascii="Arial" w:hAnsi="Arial" w:cs="Arial"/>
          <w:b/>
          <w:smallCaps/>
          <w:sz w:val="28"/>
          <w:szCs w:val="28"/>
        </w:rPr>
      </w:pPr>
      <w:proofErr w:type="spellStart"/>
      <w:r w:rsidRPr="00840371">
        <w:rPr>
          <w:rFonts w:ascii="Arial" w:hAnsi="Arial" w:cs="Arial"/>
          <w:b/>
          <w:smallCaps/>
          <w:sz w:val="28"/>
          <w:szCs w:val="28"/>
        </w:rPr>
        <w:t>adrian</w:t>
      </w:r>
      <w:proofErr w:type="spellEnd"/>
      <w:r w:rsidRPr="00840371">
        <w:rPr>
          <w:rFonts w:ascii="Arial" w:hAnsi="Arial" w:cs="Arial"/>
          <w:b/>
          <w:smallCaps/>
          <w:sz w:val="28"/>
          <w:szCs w:val="28"/>
        </w:rPr>
        <w:t xml:space="preserve"> </w:t>
      </w:r>
      <w:proofErr w:type="spellStart"/>
      <w:r w:rsidRPr="00840371">
        <w:rPr>
          <w:rFonts w:ascii="Arial" w:hAnsi="Arial" w:cs="Arial"/>
          <w:b/>
          <w:smallCaps/>
          <w:sz w:val="28"/>
          <w:szCs w:val="28"/>
        </w:rPr>
        <w:t>tobias</w:t>
      </w:r>
      <w:proofErr w:type="spellEnd"/>
    </w:p>
    <w:p w14:paraId="6FDBEBA2" w14:textId="77777777" w:rsidR="00840371" w:rsidRPr="00840371" w:rsidRDefault="00840371" w:rsidP="00840371">
      <w:pPr>
        <w:spacing w:line="360" w:lineRule="auto"/>
        <w:jc w:val="center"/>
        <w:rPr>
          <w:rFonts w:ascii="Arial" w:hAnsi="Arial" w:cs="Arial"/>
          <w:b/>
          <w:smallCaps/>
          <w:sz w:val="28"/>
          <w:szCs w:val="28"/>
        </w:rPr>
      </w:pPr>
    </w:p>
    <w:p w14:paraId="62EB8A2E" w14:textId="77777777" w:rsidR="00840371" w:rsidRPr="00840371" w:rsidRDefault="00840371" w:rsidP="00840371">
      <w:pPr>
        <w:spacing w:line="360" w:lineRule="auto"/>
        <w:jc w:val="center"/>
        <w:rPr>
          <w:rFonts w:ascii="Arial" w:hAnsi="Arial" w:cs="Arial"/>
          <w:b/>
          <w:smallCaps/>
          <w:sz w:val="28"/>
          <w:szCs w:val="28"/>
        </w:rPr>
      </w:pPr>
    </w:p>
    <w:p w14:paraId="0120E8F2" w14:textId="77777777" w:rsidR="00840371" w:rsidRPr="00840371" w:rsidRDefault="00840371" w:rsidP="00840371">
      <w:pPr>
        <w:jc w:val="center"/>
        <w:rPr>
          <w:rFonts w:ascii="Arial" w:hAnsi="Arial" w:cs="Arial"/>
          <w:sz w:val="24"/>
          <w:szCs w:val="24"/>
        </w:rPr>
      </w:pPr>
      <w:r w:rsidRPr="00840371">
        <w:rPr>
          <w:rFonts w:ascii="Arial" w:hAnsi="Arial" w:cs="Arial"/>
          <w:sz w:val="24"/>
          <w:szCs w:val="24"/>
        </w:rPr>
        <w:t>Oct 12, 2016</w:t>
      </w:r>
    </w:p>
    <w:p w14:paraId="66954468" w14:textId="77777777" w:rsidR="00840371" w:rsidRPr="00840371" w:rsidRDefault="00840371" w:rsidP="00840371">
      <w:pPr>
        <w:spacing w:line="360" w:lineRule="auto"/>
        <w:rPr>
          <w:rFonts w:ascii="Arial" w:hAnsi="Arial" w:cs="Arial"/>
          <w:sz w:val="24"/>
        </w:rPr>
        <w:sectPr w:rsidR="00840371" w:rsidRPr="00840371" w:rsidSect="00063FD6">
          <w:headerReference w:type="default" r:id="rId33"/>
          <w:footerReference w:type="even" r:id="rId34"/>
          <w:footerReference w:type="default" r:id="rId35"/>
          <w:footerReference w:type="first" r:id="rId36"/>
          <w:pgSz w:w="12240" w:h="15840" w:code="1"/>
          <w:pgMar w:top="1440" w:right="1440" w:bottom="1440" w:left="1440" w:header="720" w:footer="720" w:gutter="0"/>
          <w:pgNumType w:start="1"/>
          <w:cols w:space="720"/>
          <w:docGrid w:linePitch="299"/>
        </w:sectPr>
      </w:pPr>
    </w:p>
    <w:p w14:paraId="076E4857" w14:textId="77777777" w:rsidR="00840371" w:rsidRPr="00CF3702" w:rsidRDefault="00840371" w:rsidP="00CF3702">
      <w:pPr>
        <w:spacing w:line="360" w:lineRule="auto"/>
        <w:rPr>
          <w:rFonts w:ascii="Arial" w:hAnsi="Arial" w:cs="Arial"/>
          <w:b/>
          <w:sz w:val="28"/>
          <w:szCs w:val="28"/>
        </w:rPr>
      </w:pPr>
      <w:bookmarkStart w:id="28" w:name="_Toc332473318"/>
      <w:r w:rsidRPr="00CF3702">
        <w:rPr>
          <w:rFonts w:ascii="Arial" w:hAnsi="Arial" w:cs="Arial"/>
          <w:b/>
          <w:sz w:val="28"/>
          <w:szCs w:val="28"/>
        </w:rPr>
        <w:t>Introduction/Background</w:t>
      </w:r>
      <w:bookmarkEnd w:id="28"/>
    </w:p>
    <w:p w14:paraId="2CD9E888" w14:textId="77777777" w:rsidR="00840371" w:rsidRPr="00CF3702" w:rsidRDefault="00840371" w:rsidP="00CF3702">
      <w:pPr>
        <w:spacing w:line="360" w:lineRule="auto"/>
        <w:rPr>
          <w:rFonts w:ascii="Arial" w:hAnsi="Arial" w:cs="Arial"/>
          <w:sz w:val="24"/>
        </w:rPr>
      </w:pPr>
    </w:p>
    <w:p w14:paraId="3EBA625A" w14:textId="77777777" w:rsidR="00840371" w:rsidRPr="00CF3702" w:rsidRDefault="00840371" w:rsidP="00CF3702">
      <w:pPr>
        <w:spacing w:line="360" w:lineRule="auto"/>
        <w:ind w:firstLine="720"/>
        <w:rPr>
          <w:rFonts w:ascii="Arial" w:hAnsi="Arial" w:cs="Arial"/>
          <w:sz w:val="24"/>
        </w:rPr>
      </w:pPr>
      <w:r w:rsidRPr="00CF3702">
        <w:rPr>
          <w:rFonts w:ascii="Arial" w:hAnsi="Arial" w:cs="Arial"/>
          <w:sz w:val="24"/>
        </w:rPr>
        <w:t xml:space="preserve">The Operations and Maintenance Department of Weather.ph is in need of a major improvement in the system of handling certain data specifically with their weather stations, since the department still utilizes a somewhat primitive method of handling data such as keeping their data in a single spreadsheet file which is shared among the people in the department. With the help of Mr. Adrian Tobias’ and his team of researchers and developers, they will be developing an Asset Management System that includes a web interface that is User Friendly for the administration of the department to use. This software system is important to Operations and Maintenance Department of Weather.ph because of the reliability at which the system will handle data, reducing redundancy of data and organizing the data for quicker access and utilization. The department realizes the importance of proper data management because the information of the weather stations is at the hands of this department. </w:t>
      </w:r>
    </w:p>
    <w:p w14:paraId="0F5BF256" w14:textId="77777777" w:rsidR="00840371" w:rsidRPr="00CF3702" w:rsidRDefault="00840371" w:rsidP="00CF3702">
      <w:pPr>
        <w:spacing w:line="360" w:lineRule="auto"/>
        <w:rPr>
          <w:rFonts w:ascii="Arial" w:hAnsi="Arial" w:cs="Arial"/>
          <w:sz w:val="24"/>
        </w:rPr>
      </w:pPr>
    </w:p>
    <w:p w14:paraId="556C8656" w14:textId="77777777" w:rsidR="00840371" w:rsidRPr="00CF3702" w:rsidRDefault="00840371" w:rsidP="00CF3702">
      <w:pPr>
        <w:spacing w:line="360" w:lineRule="auto"/>
        <w:rPr>
          <w:rFonts w:ascii="Arial" w:hAnsi="Arial" w:cs="Arial"/>
          <w:b/>
          <w:sz w:val="28"/>
          <w:szCs w:val="28"/>
        </w:rPr>
      </w:pPr>
      <w:bookmarkStart w:id="29" w:name="_Toc332473319"/>
      <w:r w:rsidRPr="00CF3702">
        <w:rPr>
          <w:rFonts w:ascii="Arial" w:hAnsi="Arial" w:cs="Arial"/>
          <w:b/>
          <w:sz w:val="28"/>
          <w:szCs w:val="28"/>
        </w:rPr>
        <w:t>Scope of Work</w:t>
      </w:r>
      <w:bookmarkEnd w:id="29"/>
    </w:p>
    <w:p w14:paraId="4E4988B6" w14:textId="77777777" w:rsidR="00CF3702" w:rsidRDefault="00CF3702" w:rsidP="00CF3702">
      <w:pPr>
        <w:spacing w:line="360" w:lineRule="auto"/>
        <w:ind w:firstLine="720"/>
        <w:rPr>
          <w:rFonts w:ascii="Arial" w:hAnsi="Arial" w:cs="Arial"/>
          <w:sz w:val="24"/>
        </w:rPr>
      </w:pPr>
    </w:p>
    <w:p w14:paraId="72F67B24" w14:textId="77777777" w:rsidR="00840371" w:rsidRPr="00CF3702" w:rsidRDefault="00840371" w:rsidP="00CF3702">
      <w:pPr>
        <w:spacing w:line="360" w:lineRule="auto"/>
        <w:ind w:firstLine="720"/>
        <w:rPr>
          <w:rFonts w:ascii="Arial" w:hAnsi="Arial" w:cs="Arial"/>
          <w:sz w:val="24"/>
        </w:rPr>
      </w:pPr>
      <w:r w:rsidRPr="00CF3702">
        <w:rPr>
          <w:rFonts w:ascii="Arial" w:hAnsi="Arial" w:cs="Arial"/>
          <w:sz w:val="24"/>
        </w:rPr>
        <w:t>The scope of work for the WS-AMS includes all planning, execution, implementation, testing and training for the software solution that will replace the existing method. The client would give feedback once the web application or software solution is presented to him. Each stage of the development of this software solution is presented to the client for if there are changes to be made, it is made during the development stage not after the software solution is to be deployed. The client is the final judge if the solution is worthy to use in their department. Specific deliverables and milestones will be listed in the Work Requirements, Schedules, and Milestones sections of this SOW.</w:t>
      </w:r>
    </w:p>
    <w:p w14:paraId="74DEFE66" w14:textId="77777777" w:rsidR="00840371" w:rsidRPr="00CF3702" w:rsidRDefault="00840371" w:rsidP="00CF3702">
      <w:pPr>
        <w:spacing w:line="360" w:lineRule="auto"/>
        <w:rPr>
          <w:rFonts w:ascii="Arial" w:hAnsi="Arial" w:cs="Arial"/>
          <w:sz w:val="24"/>
        </w:rPr>
      </w:pPr>
    </w:p>
    <w:p w14:paraId="29D285AB" w14:textId="77777777" w:rsidR="00840371" w:rsidRPr="00CF3702" w:rsidRDefault="00840371" w:rsidP="00CF3702">
      <w:pPr>
        <w:spacing w:line="360" w:lineRule="auto"/>
        <w:rPr>
          <w:rFonts w:ascii="Arial" w:hAnsi="Arial" w:cs="Arial"/>
          <w:sz w:val="24"/>
        </w:rPr>
      </w:pPr>
      <w:r w:rsidRPr="00CF3702">
        <w:rPr>
          <w:rFonts w:ascii="Arial" w:hAnsi="Arial" w:cs="Arial"/>
          <w:sz w:val="24"/>
        </w:rPr>
        <w:t>There are not included in the scope of work for this project is any problem not related to the scope of this project.</w:t>
      </w:r>
    </w:p>
    <w:p w14:paraId="0C5EB948" w14:textId="77777777" w:rsidR="00840371" w:rsidRPr="00CF3702" w:rsidRDefault="00840371" w:rsidP="00CF3702">
      <w:pPr>
        <w:spacing w:line="360" w:lineRule="auto"/>
        <w:rPr>
          <w:rFonts w:ascii="Arial" w:hAnsi="Arial" w:cs="Arial"/>
          <w:sz w:val="24"/>
        </w:rPr>
      </w:pPr>
    </w:p>
    <w:p w14:paraId="1AB9E7D4" w14:textId="760E8E8C" w:rsidR="00840371" w:rsidRPr="00CF3702" w:rsidRDefault="00840371" w:rsidP="00CF3702">
      <w:pPr>
        <w:spacing w:line="360" w:lineRule="auto"/>
        <w:rPr>
          <w:rFonts w:ascii="Arial" w:hAnsi="Arial" w:cs="Arial"/>
          <w:b/>
          <w:sz w:val="28"/>
          <w:szCs w:val="28"/>
        </w:rPr>
      </w:pPr>
      <w:bookmarkStart w:id="30" w:name="_Toc332473320"/>
      <w:r w:rsidRPr="00CF3702">
        <w:rPr>
          <w:rFonts w:ascii="Arial" w:hAnsi="Arial" w:cs="Arial"/>
          <w:b/>
          <w:sz w:val="28"/>
          <w:szCs w:val="28"/>
        </w:rPr>
        <w:t>Period of Performance</w:t>
      </w:r>
      <w:bookmarkEnd w:id="30"/>
    </w:p>
    <w:p w14:paraId="277F884C" w14:textId="77777777" w:rsidR="00CF3702" w:rsidRPr="00CF3702" w:rsidRDefault="00CF3702" w:rsidP="00CF3702">
      <w:pPr>
        <w:spacing w:line="360" w:lineRule="auto"/>
        <w:rPr>
          <w:rFonts w:ascii="Arial" w:hAnsi="Arial" w:cs="Arial"/>
        </w:rPr>
      </w:pPr>
    </w:p>
    <w:p w14:paraId="68FF728D" w14:textId="77777777" w:rsidR="00840371" w:rsidRPr="00CF3702" w:rsidRDefault="00840371" w:rsidP="00CF3702">
      <w:pPr>
        <w:spacing w:line="360" w:lineRule="auto"/>
        <w:ind w:firstLine="720"/>
        <w:rPr>
          <w:rFonts w:ascii="Arial" w:hAnsi="Arial" w:cs="Arial"/>
          <w:sz w:val="24"/>
        </w:rPr>
      </w:pPr>
      <w:r w:rsidRPr="00CF3702">
        <w:rPr>
          <w:rFonts w:ascii="Arial" w:hAnsi="Arial" w:cs="Arial"/>
          <w:sz w:val="24"/>
        </w:rPr>
        <w:t>The period of performance for the WS-AMS or Weather Station – Asset Management System is for one year (365 days) beginning on June 26, 2016 to June 27, 2017. All work must be scheduled properly so that there are no delays and the project would be deployed on time</w:t>
      </w:r>
    </w:p>
    <w:p w14:paraId="2ADA7074" w14:textId="77777777" w:rsidR="00840371" w:rsidRPr="00CF3702" w:rsidRDefault="00840371" w:rsidP="00CF3702">
      <w:pPr>
        <w:spacing w:line="360" w:lineRule="auto"/>
        <w:rPr>
          <w:rFonts w:ascii="Arial" w:hAnsi="Arial" w:cs="Arial"/>
          <w:sz w:val="24"/>
        </w:rPr>
      </w:pPr>
    </w:p>
    <w:p w14:paraId="68A995D1" w14:textId="629C93C3" w:rsidR="00840371" w:rsidRPr="00CF3702" w:rsidRDefault="00840371" w:rsidP="00CF3702">
      <w:pPr>
        <w:spacing w:line="360" w:lineRule="auto"/>
        <w:rPr>
          <w:rFonts w:ascii="Arial" w:hAnsi="Arial" w:cs="Arial"/>
          <w:b/>
          <w:sz w:val="28"/>
          <w:szCs w:val="28"/>
        </w:rPr>
      </w:pPr>
      <w:bookmarkStart w:id="31" w:name="_Toc332473321"/>
      <w:bookmarkStart w:id="32" w:name="_Toc212983619"/>
      <w:r w:rsidRPr="00CF3702">
        <w:rPr>
          <w:rFonts w:ascii="Arial" w:hAnsi="Arial" w:cs="Arial"/>
          <w:b/>
          <w:sz w:val="28"/>
          <w:szCs w:val="28"/>
        </w:rPr>
        <w:t>Place of Performance</w:t>
      </w:r>
      <w:bookmarkEnd w:id="31"/>
      <w:del w:id="33" w:author="Miguel Jaime Mayor" w:date="2016-10-11T16:57:00Z">
        <w:r w:rsidRPr="00CF3702" w:rsidDel="004D1E39">
          <w:rPr>
            <w:rFonts w:ascii="Arial" w:hAnsi="Arial" w:cs="Arial"/>
            <w:b/>
            <w:sz w:val="28"/>
            <w:szCs w:val="28"/>
          </w:rPr>
          <w:delText xml:space="preserve"> </w:delText>
        </w:r>
      </w:del>
      <w:bookmarkEnd w:id="32"/>
    </w:p>
    <w:p w14:paraId="4CE553BC" w14:textId="1567E5A2" w:rsidR="00840371" w:rsidRPr="00CF3702" w:rsidRDefault="00840371" w:rsidP="00CF3702">
      <w:pPr>
        <w:spacing w:line="360" w:lineRule="auto"/>
        <w:ind w:firstLine="720"/>
        <w:rPr>
          <w:rFonts w:ascii="Arial" w:hAnsi="Arial" w:cs="Arial"/>
          <w:sz w:val="24"/>
        </w:rPr>
      </w:pPr>
      <w:r w:rsidRPr="00CF3702">
        <w:rPr>
          <w:rFonts w:ascii="Arial" w:hAnsi="Arial" w:cs="Arial"/>
          <w:sz w:val="24"/>
        </w:rPr>
        <w:t>The researchers and developers will conduct most of their work in both Asia Pacific College and at 4624 Iris St. Para</w:t>
      </w:r>
      <w:r w:rsidR="00CF3702">
        <w:rPr>
          <w:rFonts w:ascii="Arial" w:hAnsi="Arial" w:cs="Arial"/>
          <w:sz w:val="24"/>
        </w:rPr>
        <w:t>naque</w:t>
      </w:r>
      <w:r w:rsidRPr="00CF3702">
        <w:rPr>
          <w:rFonts w:ascii="Arial" w:hAnsi="Arial" w:cs="Arial"/>
          <w:sz w:val="24"/>
        </w:rPr>
        <w:t xml:space="preserve">, </w:t>
      </w:r>
      <w:proofErr w:type="spellStart"/>
      <w:r w:rsidRPr="00CF3702">
        <w:rPr>
          <w:rFonts w:ascii="Arial" w:hAnsi="Arial" w:cs="Arial"/>
          <w:sz w:val="24"/>
        </w:rPr>
        <w:t>Bicutan</w:t>
      </w:r>
      <w:proofErr w:type="spellEnd"/>
      <w:r w:rsidRPr="00CF3702">
        <w:rPr>
          <w:rFonts w:ascii="Arial" w:hAnsi="Arial" w:cs="Arial"/>
          <w:sz w:val="24"/>
        </w:rPr>
        <w:t xml:space="preserve"> City. The researchers and developers will be required to meet twice a week at Asia Pacific College for documentation purposes as well as regular meetings. Also, meetings with the project adviser are done at Asia Pacific College. For work that is extensive and require longer work hours such as web application development, work is done in 4624 Iris</w:t>
      </w:r>
      <w:r w:rsidR="00CF3702">
        <w:rPr>
          <w:rFonts w:ascii="Arial" w:hAnsi="Arial" w:cs="Arial"/>
          <w:sz w:val="24"/>
        </w:rPr>
        <w:t xml:space="preserve"> St.</w:t>
      </w:r>
      <w:r w:rsidRPr="00CF3702">
        <w:rPr>
          <w:rFonts w:ascii="Arial" w:hAnsi="Arial" w:cs="Arial"/>
          <w:sz w:val="24"/>
        </w:rPr>
        <w:t>,</w:t>
      </w:r>
      <w:r w:rsidR="00CF3702">
        <w:rPr>
          <w:rFonts w:ascii="Arial" w:hAnsi="Arial" w:cs="Arial"/>
          <w:sz w:val="24"/>
        </w:rPr>
        <w:t xml:space="preserve"> Paranaque, </w:t>
      </w:r>
      <w:proofErr w:type="spellStart"/>
      <w:r w:rsidRPr="00CF3702">
        <w:rPr>
          <w:rFonts w:ascii="Arial" w:hAnsi="Arial" w:cs="Arial"/>
          <w:sz w:val="24"/>
        </w:rPr>
        <w:t>Bicutan</w:t>
      </w:r>
      <w:proofErr w:type="spellEnd"/>
      <w:r w:rsidRPr="00CF3702">
        <w:rPr>
          <w:rFonts w:ascii="Arial" w:hAnsi="Arial" w:cs="Arial"/>
          <w:sz w:val="24"/>
        </w:rPr>
        <w:t xml:space="preserve"> City, due to the allowed longer hours in the area.</w:t>
      </w:r>
    </w:p>
    <w:p w14:paraId="14CA20DA" w14:textId="77777777" w:rsidR="00840371" w:rsidRPr="00CF3702" w:rsidRDefault="00840371" w:rsidP="00CF3702">
      <w:pPr>
        <w:spacing w:line="360" w:lineRule="auto"/>
        <w:rPr>
          <w:rFonts w:ascii="Arial" w:hAnsi="Arial" w:cs="Arial"/>
          <w:sz w:val="24"/>
        </w:rPr>
      </w:pPr>
    </w:p>
    <w:p w14:paraId="7688F621" w14:textId="77777777" w:rsidR="00840371" w:rsidRPr="00CF3702" w:rsidRDefault="00840371" w:rsidP="00CF3702">
      <w:pPr>
        <w:spacing w:line="360" w:lineRule="auto"/>
        <w:rPr>
          <w:rFonts w:ascii="Arial" w:hAnsi="Arial" w:cs="Arial"/>
          <w:sz w:val="24"/>
        </w:rPr>
      </w:pPr>
    </w:p>
    <w:p w14:paraId="7F5756B5" w14:textId="77777777" w:rsidR="00840371" w:rsidRPr="00CF3702" w:rsidRDefault="00840371" w:rsidP="00CF3702">
      <w:pPr>
        <w:spacing w:line="360" w:lineRule="auto"/>
        <w:rPr>
          <w:rFonts w:ascii="Arial" w:hAnsi="Arial" w:cs="Arial"/>
          <w:sz w:val="24"/>
        </w:rPr>
      </w:pPr>
    </w:p>
    <w:p w14:paraId="54A64E5F" w14:textId="77777777" w:rsidR="00840371" w:rsidRPr="00CF3702" w:rsidRDefault="00840371" w:rsidP="00CF3702">
      <w:pPr>
        <w:spacing w:line="360" w:lineRule="auto"/>
        <w:rPr>
          <w:rFonts w:ascii="Arial" w:hAnsi="Arial" w:cs="Arial"/>
          <w:sz w:val="24"/>
        </w:rPr>
      </w:pPr>
    </w:p>
    <w:p w14:paraId="2A5634C7" w14:textId="77777777" w:rsidR="00063FD6" w:rsidRDefault="00063FD6" w:rsidP="00CF3702">
      <w:pPr>
        <w:spacing w:line="360" w:lineRule="auto"/>
        <w:rPr>
          <w:rFonts w:ascii="Arial" w:hAnsi="Arial" w:cs="Arial"/>
        </w:rPr>
      </w:pPr>
      <w:bookmarkStart w:id="34" w:name="_Toc332473322"/>
    </w:p>
    <w:p w14:paraId="48337E73" w14:textId="77777777" w:rsidR="00063FD6" w:rsidRDefault="00063FD6" w:rsidP="00CF3702">
      <w:pPr>
        <w:spacing w:line="360" w:lineRule="auto"/>
        <w:rPr>
          <w:rFonts w:ascii="Arial" w:hAnsi="Arial" w:cs="Arial"/>
        </w:rPr>
      </w:pPr>
    </w:p>
    <w:p w14:paraId="7A86D88B" w14:textId="77777777" w:rsidR="00063FD6" w:rsidRDefault="00063FD6" w:rsidP="00CF3702">
      <w:pPr>
        <w:spacing w:line="360" w:lineRule="auto"/>
        <w:rPr>
          <w:rFonts w:ascii="Arial" w:hAnsi="Arial" w:cs="Arial"/>
        </w:rPr>
      </w:pPr>
    </w:p>
    <w:p w14:paraId="295AFE99" w14:textId="77777777" w:rsidR="00840371" w:rsidRPr="00063FD6" w:rsidRDefault="00840371" w:rsidP="00CF3702">
      <w:pPr>
        <w:spacing w:line="360" w:lineRule="auto"/>
        <w:rPr>
          <w:rFonts w:ascii="Arial" w:hAnsi="Arial" w:cs="Arial"/>
          <w:b/>
          <w:sz w:val="28"/>
          <w:szCs w:val="28"/>
        </w:rPr>
      </w:pPr>
      <w:r w:rsidRPr="00063FD6">
        <w:rPr>
          <w:rFonts w:ascii="Arial" w:hAnsi="Arial" w:cs="Arial"/>
          <w:b/>
          <w:sz w:val="28"/>
          <w:szCs w:val="28"/>
        </w:rPr>
        <w:t>Work Requirements</w:t>
      </w:r>
      <w:bookmarkEnd w:id="34"/>
      <w:r w:rsidRPr="00063FD6">
        <w:rPr>
          <w:rFonts w:ascii="Arial" w:hAnsi="Arial" w:cs="Arial"/>
          <w:b/>
          <w:sz w:val="28"/>
          <w:szCs w:val="28"/>
        </w:rPr>
        <w:t xml:space="preserve"> </w:t>
      </w:r>
    </w:p>
    <w:p w14:paraId="22E5FE4A" w14:textId="77777777" w:rsidR="00840371" w:rsidRPr="00CF3702" w:rsidRDefault="00840371" w:rsidP="00CF3702">
      <w:pPr>
        <w:spacing w:line="360" w:lineRule="auto"/>
        <w:rPr>
          <w:rFonts w:ascii="Arial" w:hAnsi="Arial" w:cs="Arial"/>
          <w:sz w:val="24"/>
        </w:rPr>
      </w:pPr>
    </w:p>
    <w:p w14:paraId="6C591407" w14:textId="77777777" w:rsidR="00840371" w:rsidRPr="00CF3702" w:rsidRDefault="00840371" w:rsidP="00063FD6">
      <w:pPr>
        <w:spacing w:line="360" w:lineRule="auto"/>
        <w:ind w:firstLine="720"/>
        <w:rPr>
          <w:rFonts w:ascii="Arial" w:hAnsi="Arial" w:cs="Arial"/>
          <w:sz w:val="24"/>
        </w:rPr>
      </w:pPr>
      <w:r w:rsidRPr="00CF3702">
        <w:rPr>
          <w:rFonts w:ascii="Arial" w:hAnsi="Arial" w:cs="Arial"/>
          <w:sz w:val="24"/>
        </w:rPr>
        <w:t xml:space="preserve">As part of the Website Redesign Project the vendor will be responsible for performing </w:t>
      </w:r>
      <w:r w:rsidRPr="00CF3702">
        <w:rPr>
          <w:rFonts w:ascii="Arial" w:hAnsi="Arial" w:cs="Arial"/>
          <w:sz w:val="24"/>
        </w:rPr>
        <w:tab/>
        <w:t xml:space="preserve"> throughout various stages of this project.  The following is a list of these tasks which will result in the successful completion of this project:</w:t>
      </w:r>
    </w:p>
    <w:p w14:paraId="306244C2" w14:textId="77777777" w:rsidR="00840371" w:rsidRPr="00CF3702" w:rsidRDefault="00840371" w:rsidP="00CF3702">
      <w:pPr>
        <w:spacing w:line="360" w:lineRule="auto"/>
        <w:rPr>
          <w:rFonts w:ascii="Arial" w:hAnsi="Arial" w:cs="Arial"/>
          <w:sz w:val="24"/>
        </w:rPr>
      </w:pPr>
    </w:p>
    <w:p w14:paraId="44F495D3" w14:textId="77777777" w:rsidR="00840371" w:rsidRPr="00CF3702" w:rsidRDefault="00840371" w:rsidP="00063FD6">
      <w:pPr>
        <w:spacing w:line="360" w:lineRule="auto"/>
        <w:ind w:firstLine="720"/>
        <w:rPr>
          <w:rFonts w:ascii="Arial" w:hAnsi="Arial" w:cs="Arial"/>
          <w:sz w:val="24"/>
        </w:rPr>
      </w:pPr>
      <w:r w:rsidRPr="00CF3702">
        <w:rPr>
          <w:rFonts w:ascii="Arial" w:hAnsi="Arial" w:cs="Arial"/>
          <w:sz w:val="24"/>
        </w:rPr>
        <w:t>As part of the WS-AMS Project, the researchers and developers will be responsible for performing throughout various stages of this project. The following is a list of these tasks which will result in the successful completion of this project:</w:t>
      </w:r>
    </w:p>
    <w:p w14:paraId="7624A733" w14:textId="77777777" w:rsidR="00840371" w:rsidRPr="00CF3702" w:rsidRDefault="00840371" w:rsidP="00CF3702">
      <w:pPr>
        <w:spacing w:line="360" w:lineRule="auto"/>
        <w:rPr>
          <w:rFonts w:ascii="Arial" w:hAnsi="Arial" w:cs="Arial"/>
          <w:sz w:val="24"/>
        </w:rPr>
      </w:pPr>
    </w:p>
    <w:p w14:paraId="772F50C7" w14:textId="77777777" w:rsidR="00840371" w:rsidRPr="00CF3702" w:rsidRDefault="00840371" w:rsidP="00CF3702">
      <w:pPr>
        <w:spacing w:line="360" w:lineRule="auto"/>
        <w:rPr>
          <w:rFonts w:ascii="Arial" w:hAnsi="Arial" w:cs="Arial"/>
          <w:sz w:val="24"/>
        </w:rPr>
      </w:pPr>
      <w:r w:rsidRPr="00CF3702">
        <w:rPr>
          <w:rFonts w:ascii="Arial" w:hAnsi="Arial" w:cs="Arial"/>
          <w:sz w:val="24"/>
        </w:rPr>
        <w:t>Kickoff:</w:t>
      </w:r>
    </w:p>
    <w:p w14:paraId="6D3AC8DE" w14:textId="77777777" w:rsidR="00840371" w:rsidRPr="00063FD6" w:rsidRDefault="00840371" w:rsidP="00063FD6">
      <w:pPr>
        <w:pStyle w:val="ListParagraph"/>
        <w:numPr>
          <w:ilvl w:val="0"/>
          <w:numId w:val="22"/>
        </w:numPr>
        <w:spacing w:line="360" w:lineRule="auto"/>
        <w:rPr>
          <w:rFonts w:ascii="Arial" w:hAnsi="Arial" w:cs="Arial"/>
          <w:sz w:val="24"/>
        </w:rPr>
      </w:pPr>
      <w:r w:rsidRPr="00063FD6">
        <w:rPr>
          <w:rFonts w:ascii="Arial" w:hAnsi="Arial" w:cs="Arial"/>
          <w:sz w:val="24"/>
        </w:rPr>
        <w:t>Researchers will research and find out more about the problem within the Operation and Maintenance department of Weather.ph</w:t>
      </w:r>
    </w:p>
    <w:p w14:paraId="0338E01E" w14:textId="77777777" w:rsidR="00840371" w:rsidRPr="00063FD6" w:rsidRDefault="00840371" w:rsidP="00063FD6">
      <w:pPr>
        <w:pStyle w:val="ListParagraph"/>
        <w:numPr>
          <w:ilvl w:val="0"/>
          <w:numId w:val="22"/>
        </w:numPr>
        <w:spacing w:line="360" w:lineRule="auto"/>
        <w:rPr>
          <w:rFonts w:ascii="Arial" w:hAnsi="Arial" w:cs="Arial"/>
          <w:sz w:val="24"/>
        </w:rPr>
      </w:pPr>
      <w:r w:rsidRPr="00063FD6">
        <w:rPr>
          <w:rFonts w:ascii="Arial" w:hAnsi="Arial" w:cs="Arial"/>
          <w:sz w:val="24"/>
        </w:rPr>
        <w:t>Researchers will create a detailed plan which consist of the following stages: Planning, Development, Testing, Implementation, Recording, and Review.</w:t>
      </w:r>
    </w:p>
    <w:p w14:paraId="37FA8EEE" w14:textId="77777777" w:rsidR="00840371" w:rsidRPr="00063FD6" w:rsidRDefault="00840371" w:rsidP="00063FD6">
      <w:pPr>
        <w:pStyle w:val="ListParagraph"/>
        <w:numPr>
          <w:ilvl w:val="0"/>
          <w:numId w:val="22"/>
        </w:numPr>
        <w:spacing w:line="360" w:lineRule="auto"/>
        <w:rPr>
          <w:rFonts w:ascii="Arial" w:hAnsi="Arial" w:cs="Arial"/>
          <w:sz w:val="24"/>
        </w:rPr>
      </w:pPr>
      <w:r w:rsidRPr="00063FD6">
        <w:rPr>
          <w:rFonts w:ascii="Arial" w:hAnsi="Arial" w:cs="Arial"/>
          <w:sz w:val="24"/>
        </w:rPr>
        <w:t>Researchers will present the plan to the client for approval</w:t>
      </w:r>
    </w:p>
    <w:p w14:paraId="224A0480" w14:textId="77777777" w:rsidR="00840371" w:rsidRPr="00CF3702" w:rsidRDefault="00840371" w:rsidP="00CF3702">
      <w:pPr>
        <w:spacing w:line="360" w:lineRule="auto"/>
        <w:rPr>
          <w:rFonts w:ascii="Arial" w:hAnsi="Arial" w:cs="Arial"/>
          <w:sz w:val="24"/>
        </w:rPr>
      </w:pPr>
    </w:p>
    <w:p w14:paraId="0C9B6A49" w14:textId="77777777" w:rsidR="00840371" w:rsidRPr="00CF3702" w:rsidRDefault="00840371" w:rsidP="00CF3702">
      <w:pPr>
        <w:spacing w:line="360" w:lineRule="auto"/>
        <w:rPr>
          <w:rFonts w:ascii="Arial" w:hAnsi="Arial" w:cs="Arial"/>
          <w:sz w:val="24"/>
        </w:rPr>
      </w:pPr>
      <w:r w:rsidRPr="00CF3702">
        <w:rPr>
          <w:rFonts w:ascii="Arial" w:hAnsi="Arial" w:cs="Arial"/>
          <w:sz w:val="24"/>
        </w:rPr>
        <w:t>Design Phase:</w:t>
      </w:r>
    </w:p>
    <w:p w14:paraId="41492672" w14:textId="77777777" w:rsidR="00840371" w:rsidRPr="00063FD6" w:rsidRDefault="00840371" w:rsidP="00063FD6">
      <w:pPr>
        <w:pStyle w:val="ListParagraph"/>
        <w:numPr>
          <w:ilvl w:val="0"/>
          <w:numId w:val="23"/>
        </w:numPr>
        <w:spacing w:line="360" w:lineRule="auto"/>
        <w:rPr>
          <w:rFonts w:ascii="Arial" w:hAnsi="Arial" w:cs="Arial"/>
          <w:sz w:val="24"/>
        </w:rPr>
      </w:pPr>
      <w:r w:rsidRPr="00063FD6">
        <w:rPr>
          <w:rFonts w:ascii="Arial" w:hAnsi="Arial" w:cs="Arial"/>
          <w:sz w:val="24"/>
        </w:rPr>
        <w:t>Work with client to gather all necessary data and information for the web application</w:t>
      </w:r>
    </w:p>
    <w:p w14:paraId="2E54B889" w14:textId="77777777" w:rsidR="00840371" w:rsidRPr="00063FD6" w:rsidRDefault="00840371" w:rsidP="00063FD6">
      <w:pPr>
        <w:pStyle w:val="ListParagraph"/>
        <w:numPr>
          <w:ilvl w:val="0"/>
          <w:numId w:val="23"/>
        </w:numPr>
        <w:spacing w:line="360" w:lineRule="auto"/>
        <w:rPr>
          <w:rFonts w:ascii="Arial" w:hAnsi="Arial" w:cs="Arial"/>
          <w:sz w:val="24"/>
        </w:rPr>
      </w:pPr>
      <w:r w:rsidRPr="00063FD6">
        <w:rPr>
          <w:rFonts w:ascii="Arial" w:hAnsi="Arial" w:cs="Arial"/>
          <w:sz w:val="24"/>
        </w:rPr>
        <w:t>Create site design based on collected requirements</w:t>
      </w:r>
    </w:p>
    <w:p w14:paraId="03382070" w14:textId="77777777" w:rsidR="00840371" w:rsidRPr="00063FD6" w:rsidRDefault="00840371" w:rsidP="00063FD6">
      <w:pPr>
        <w:pStyle w:val="ListParagraph"/>
        <w:numPr>
          <w:ilvl w:val="0"/>
          <w:numId w:val="23"/>
        </w:numPr>
        <w:spacing w:line="360" w:lineRule="auto"/>
        <w:rPr>
          <w:rFonts w:ascii="Arial" w:hAnsi="Arial" w:cs="Arial"/>
          <w:sz w:val="24"/>
        </w:rPr>
      </w:pPr>
      <w:r w:rsidRPr="00063FD6">
        <w:rPr>
          <w:rFonts w:ascii="Arial" w:hAnsi="Arial" w:cs="Arial"/>
          <w:sz w:val="24"/>
        </w:rPr>
        <w:t>Develop site design proposal for client approval and feedback</w:t>
      </w:r>
    </w:p>
    <w:p w14:paraId="1B4112CD" w14:textId="77777777" w:rsidR="00840371" w:rsidRPr="00063FD6" w:rsidRDefault="00840371" w:rsidP="00063FD6">
      <w:pPr>
        <w:pStyle w:val="ListParagraph"/>
        <w:numPr>
          <w:ilvl w:val="0"/>
          <w:numId w:val="23"/>
        </w:numPr>
        <w:spacing w:line="360" w:lineRule="auto"/>
        <w:rPr>
          <w:rFonts w:ascii="Arial" w:hAnsi="Arial" w:cs="Arial"/>
          <w:sz w:val="24"/>
        </w:rPr>
      </w:pPr>
      <w:r w:rsidRPr="00063FD6">
        <w:rPr>
          <w:rFonts w:ascii="Arial" w:hAnsi="Arial" w:cs="Arial"/>
          <w:sz w:val="24"/>
        </w:rPr>
        <w:t>Present written status at weekly meeting</w:t>
      </w:r>
    </w:p>
    <w:p w14:paraId="2A7AF919" w14:textId="77777777" w:rsidR="00840371" w:rsidRPr="00CF3702" w:rsidRDefault="00840371" w:rsidP="00CF3702">
      <w:pPr>
        <w:spacing w:line="360" w:lineRule="auto"/>
        <w:rPr>
          <w:rFonts w:ascii="Arial" w:hAnsi="Arial" w:cs="Arial"/>
          <w:sz w:val="24"/>
        </w:rPr>
      </w:pPr>
    </w:p>
    <w:p w14:paraId="0B196CA7" w14:textId="77777777" w:rsidR="00840371" w:rsidRPr="00CF3702" w:rsidRDefault="00840371" w:rsidP="00CF3702">
      <w:pPr>
        <w:spacing w:line="360" w:lineRule="auto"/>
        <w:rPr>
          <w:rFonts w:ascii="Arial" w:hAnsi="Arial" w:cs="Arial"/>
          <w:sz w:val="24"/>
        </w:rPr>
      </w:pPr>
    </w:p>
    <w:p w14:paraId="7DB1EA2A" w14:textId="77777777" w:rsidR="00840371" w:rsidRPr="00CF3702" w:rsidRDefault="00840371" w:rsidP="00CF3702">
      <w:pPr>
        <w:spacing w:line="360" w:lineRule="auto"/>
        <w:rPr>
          <w:rFonts w:ascii="Arial" w:hAnsi="Arial" w:cs="Arial"/>
          <w:sz w:val="24"/>
        </w:rPr>
      </w:pPr>
    </w:p>
    <w:p w14:paraId="4AB30E85" w14:textId="77777777" w:rsidR="00840371" w:rsidRPr="00CF3702" w:rsidRDefault="00840371" w:rsidP="00CF3702">
      <w:pPr>
        <w:spacing w:line="360" w:lineRule="auto"/>
        <w:rPr>
          <w:rFonts w:ascii="Arial" w:hAnsi="Arial" w:cs="Arial"/>
          <w:sz w:val="24"/>
        </w:rPr>
      </w:pPr>
      <w:r w:rsidRPr="00CF3702">
        <w:rPr>
          <w:rFonts w:ascii="Arial" w:hAnsi="Arial" w:cs="Arial"/>
          <w:sz w:val="24"/>
        </w:rPr>
        <w:t>Build Phase:</w:t>
      </w:r>
    </w:p>
    <w:p w14:paraId="5240E75F" w14:textId="77777777" w:rsidR="00840371" w:rsidRPr="00063FD6" w:rsidRDefault="00840371" w:rsidP="00063FD6">
      <w:pPr>
        <w:pStyle w:val="ListParagraph"/>
        <w:numPr>
          <w:ilvl w:val="0"/>
          <w:numId w:val="24"/>
        </w:numPr>
        <w:spacing w:line="360" w:lineRule="auto"/>
        <w:rPr>
          <w:rFonts w:ascii="Arial" w:hAnsi="Arial" w:cs="Arial"/>
          <w:sz w:val="24"/>
        </w:rPr>
      </w:pPr>
      <w:r w:rsidRPr="00063FD6">
        <w:rPr>
          <w:rFonts w:ascii="Arial" w:hAnsi="Arial" w:cs="Arial"/>
          <w:sz w:val="24"/>
        </w:rPr>
        <w:t>Researchers will code the designed web application</w:t>
      </w:r>
    </w:p>
    <w:p w14:paraId="1EF9064C" w14:textId="77777777" w:rsidR="00840371" w:rsidRPr="00063FD6" w:rsidRDefault="00840371" w:rsidP="00063FD6">
      <w:pPr>
        <w:pStyle w:val="ListParagraph"/>
        <w:numPr>
          <w:ilvl w:val="0"/>
          <w:numId w:val="24"/>
        </w:numPr>
        <w:spacing w:line="360" w:lineRule="auto"/>
        <w:rPr>
          <w:rFonts w:ascii="Arial" w:hAnsi="Arial" w:cs="Arial"/>
          <w:sz w:val="24"/>
        </w:rPr>
      </w:pPr>
      <w:r w:rsidRPr="00063FD6">
        <w:rPr>
          <w:rFonts w:ascii="Arial" w:hAnsi="Arial" w:cs="Arial"/>
          <w:sz w:val="24"/>
        </w:rPr>
        <w:t>Researchers will provide client with a detailed testing plan</w:t>
      </w:r>
    </w:p>
    <w:p w14:paraId="527362D5" w14:textId="77777777" w:rsidR="00840371" w:rsidRPr="00063FD6" w:rsidRDefault="00840371" w:rsidP="00063FD6">
      <w:pPr>
        <w:pStyle w:val="ListParagraph"/>
        <w:numPr>
          <w:ilvl w:val="0"/>
          <w:numId w:val="24"/>
        </w:numPr>
        <w:spacing w:line="360" w:lineRule="auto"/>
        <w:rPr>
          <w:rFonts w:ascii="Arial" w:hAnsi="Arial" w:cs="Arial"/>
          <w:sz w:val="24"/>
        </w:rPr>
      </w:pPr>
      <w:r w:rsidRPr="00063FD6">
        <w:rPr>
          <w:rFonts w:ascii="Arial" w:hAnsi="Arial" w:cs="Arial"/>
          <w:sz w:val="24"/>
        </w:rPr>
        <w:t>Researchers will update the client weekly on the progress of the web application</w:t>
      </w:r>
    </w:p>
    <w:p w14:paraId="2FA35B53" w14:textId="77777777" w:rsidR="00840371" w:rsidRPr="00063FD6" w:rsidRDefault="00840371" w:rsidP="00063FD6">
      <w:pPr>
        <w:pStyle w:val="ListParagraph"/>
        <w:numPr>
          <w:ilvl w:val="0"/>
          <w:numId w:val="24"/>
        </w:numPr>
        <w:spacing w:line="360" w:lineRule="auto"/>
        <w:rPr>
          <w:rFonts w:ascii="Arial" w:hAnsi="Arial" w:cs="Arial"/>
          <w:sz w:val="24"/>
        </w:rPr>
      </w:pPr>
      <w:r w:rsidRPr="00063FD6">
        <w:rPr>
          <w:rFonts w:ascii="Arial" w:hAnsi="Arial" w:cs="Arial"/>
          <w:sz w:val="24"/>
        </w:rPr>
        <w:t>Researchers will include all content provided by client on redesigned web site</w:t>
      </w:r>
    </w:p>
    <w:p w14:paraId="28F33FBE" w14:textId="77777777" w:rsidR="00840371" w:rsidRPr="00063FD6" w:rsidRDefault="00840371" w:rsidP="00063FD6">
      <w:pPr>
        <w:pStyle w:val="ListParagraph"/>
        <w:numPr>
          <w:ilvl w:val="0"/>
          <w:numId w:val="24"/>
        </w:numPr>
        <w:spacing w:line="360" w:lineRule="auto"/>
        <w:rPr>
          <w:rFonts w:ascii="Arial" w:hAnsi="Arial" w:cs="Arial"/>
          <w:sz w:val="24"/>
        </w:rPr>
      </w:pPr>
      <w:r w:rsidRPr="00063FD6">
        <w:rPr>
          <w:rFonts w:ascii="Arial" w:hAnsi="Arial" w:cs="Arial"/>
          <w:sz w:val="24"/>
        </w:rPr>
        <w:t>Researchers will conduct testing within a controlled environment</w:t>
      </w:r>
    </w:p>
    <w:p w14:paraId="16E12588" w14:textId="77777777" w:rsidR="00840371" w:rsidRPr="00063FD6" w:rsidRDefault="00840371" w:rsidP="00063FD6">
      <w:pPr>
        <w:pStyle w:val="ListParagraph"/>
        <w:numPr>
          <w:ilvl w:val="0"/>
          <w:numId w:val="24"/>
        </w:numPr>
        <w:spacing w:line="360" w:lineRule="auto"/>
        <w:rPr>
          <w:rFonts w:ascii="Arial" w:hAnsi="Arial" w:cs="Arial"/>
          <w:sz w:val="24"/>
        </w:rPr>
      </w:pPr>
      <w:r w:rsidRPr="00063FD6">
        <w:rPr>
          <w:rFonts w:ascii="Arial" w:hAnsi="Arial" w:cs="Arial"/>
          <w:sz w:val="24"/>
        </w:rPr>
        <w:t>Researchers will resolve any coding and site issues identified in testing</w:t>
      </w:r>
    </w:p>
    <w:p w14:paraId="56698D26" w14:textId="77777777" w:rsidR="00840371" w:rsidRPr="00063FD6" w:rsidRDefault="00840371" w:rsidP="00063FD6">
      <w:pPr>
        <w:pStyle w:val="ListParagraph"/>
        <w:numPr>
          <w:ilvl w:val="0"/>
          <w:numId w:val="24"/>
        </w:numPr>
        <w:spacing w:line="360" w:lineRule="auto"/>
        <w:rPr>
          <w:rFonts w:ascii="Arial" w:hAnsi="Arial" w:cs="Arial"/>
          <w:sz w:val="24"/>
        </w:rPr>
      </w:pPr>
      <w:r w:rsidRPr="00063FD6">
        <w:rPr>
          <w:rFonts w:ascii="Arial" w:hAnsi="Arial" w:cs="Arial"/>
          <w:sz w:val="24"/>
        </w:rPr>
        <w:t>Researchers will compile a review for the client to check</w:t>
      </w:r>
    </w:p>
    <w:p w14:paraId="2A58D43B" w14:textId="77777777" w:rsidR="00840371" w:rsidRPr="00063FD6" w:rsidRDefault="00840371" w:rsidP="00063FD6">
      <w:pPr>
        <w:pStyle w:val="ListParagraph"/>
        <w:numPr>
          <w:ilvl w:val="0"/>
          <w:numId w:val="24"/>
        </w:numPr>
        <w:spacing w:line="360" w:lineRule="auto"/>
        <w:rPr>
          <w:rFonts w:ascii="Arial" w:hAnsi="Arial" w:cs="Arial"/>
          <w:sz w:val="24"/>
        </w:rPr>
      </w:pPr>
      <w:r w:rsidRPr="00063FD6">
        <w:rPr>
          <w:rFonts w:ascii="Arial" w:hAnsi="Arial" w:cs="Arial"/>
          <w:sz w:val="24"/>
        </w:rPr>
        <w:t>Present written status at weekly meeting</w:t>
      </w:r>
    </w:p>
    <w:p w14:paraId="2CD2A4B7" w14:textId="77777777" w:rsidR="00840371" w:rsidRPr="00CF3702" w:rsidRDefault="00840371" w:rsidP="00CF3702">
      <w:pPr>
        <w:spacing w:line="360" w:lineRule="auto"/>
        <w:rPr>
          <w:rFonts w:ascii="Arial" w:hAnsi="Arial" w:cs="Arial"/>
          <w:sz w:val="24"/>
        </w:rPr>
      </w:pPr>
    </w:p>
    <w:p w14:paraId="2805CCAF" w14:textId="77777777" w:rsidR="00840371" w:rsidRPr="00CF3702" w:rsidRDefault="00840371" w:rsidP="00CF3702">
      <w:pPr>
        <w:spacing w:line="360" w:lineRule="auto"/>
        <w:rPr>
          <w:rFonts w:ascii="Arial" w:hAnsi="Arial" w:cs="Arial"/>
          <w:sz w:val="24"/>
        </w:rPr>
      </w:pPr>
      <w:r w:rsidRPr="00CF3702">
        <w:rPr>
          <w:rFonts w:ascii="Arial" w:hAnsi="Arial" w:cs="Arial"/>
          <w:sz w:val="24"/>
        </w:rPr>
        <w:t>Implementation Phase:</w:t>
      </w:r>
    </w:p>
    <w:p w14:paraId="018A2501" w14:textId="77777777" w:rsidR="00840371" w:rsidRPr="00063FD6" w:rsidRDefault="00840371" w:rsidP="00063FD6">
      <w:pPr>
        <w:pStyle w:val="ListParagraph"/>
        <w:numPr>
          <w:ilvl w:val="0"/>
          <w:numId w:val="25"/>
        </w:numPr>
        <w:spacing w:line="360" w:lineRule="auto"/>
        <w:rPr>
          <w:rFonts w:ascii="Arial" w:hAnsi="Arial" w:cs="Arial"/>
          <w:sz w:val="24"/>
        </w:rPr>
      </w:pPr>
      <w:r w:rsidRPr="00063FD6">
        <w:rPr>
          <w:rFonts w:ascii="Arial" w:hAnsi="Arial" w:cs="Arial"/>
          <w:sz w:val="24"/>
        </w:rPr>
        <w:t>Researchers will implement the newly redesigned web site on SCG servers</w:t>
      </w:r>
    </w:p>
    <w:p w14:paraId="2BBA3928" w14:textId="77777777" w:rsidR="00840371" w:rsidRPr="00063FD6" w:rsidRDefault="00840371" w:rsidP="00063FD6">
      <w:pPr>
        <w:pStyle w:val="ListParagraph"/>
        <w:numPr>
          <w:ilvl w:val="0"/>
          <w:numId w:val="25"/>
        </w:numPr>
        <w:spacing w:line="360" w:lineRule="auto"/>
        <w:rPr>
          <w:rFonts w:ascii="Arial" w:hAnsi="Arial" w:cs="Arial"/>
          <w:sz w:val="24"/>
        </w:rPr>
      </w:pPr>
      <w:r w:rsidRPr="00063FD6">
        <w:rPr>
          <w:rFonts w:ascii="Arial" w:hAnsi="Arial" w:cs="Arial"/>
          <w:sz w:val="24"/>
        </w:rPr>
        <w:t>Researchers will provide a contact list of the following members of this research team for any queries or if any problem should occur, the researchers are easily reached</w:t>
      </w:r>
    </w:p>
    <w:p w14:paraId="222F8A4D" w14:textId="77777777" w:rsidR="00840371" w:rsidRPr="00063FD6" w:rsidRDefault="00840371" w:rsidP="00063FD6">
      <w:pPr>
        <w:pStyle w:val="ListParagraph"/>
        <w:numPr>
          <w:ilvl w:val="0"/>
          <w:numId w:val="25"/>
        </w:numPr>
        <w:spacing w:line="360" w:lineRule="auto"/>
        <w:rPr>
          <w:rFonts w:ascii="Arial" w:hAnsi="Arial" w:cs="Arial"/>
          <w:sz w:val="24"/>
        </w:rPr>
      </w:pPr>
      <w:r w:rsidRPr="00063FD6">
        <w:rPr>
          <w:rFonts w:ascii="Arial" w:hAnsi="Arial" w:cs="Arial"/>
          <w:sz w:val="24"/>
        </w:rPr>
        <w:t>Present written status at weekly meeting</w:t>
      </w:r>
    </w:p>
    <w:p w14:paraId="14D977FE" w14:textId="77777777" w:rsidR="00840371" w:rsidRPr="00063FD6" w:rsidRDefault="00840371" w:rsidP="00063FD6">
      <w:pPr>
        <w:pStyle w:val="ListParagraph"/>
        <w:numPr>
          <w:ilvl w:val="0"/>
          <w:numId w:val="25"/>
        </w:numPr>
        <w:spacing w:line="360" w:lineRule="auto"/>
        <w:rPr>
          <w:rFonts w:ascii="Arial" w:hAnsi="Arial" w:cs="Arial"/>
          <w:sz w:val="24"/>
        </w:rPr>
      </w:pPr>
      <w:r w:rsidRPr="00063FD6">
        <w:rPr>
          <w:rFonts w:ascii="Arial" w:hAnsi="Arial" w:cs="Arial"/>
          <w:sz w:val="24"/>
        </w:rPr>
        <w:t>Researchers will provide a manual on how to work the program or how to execute the basic commands for the web application</w:t>
      </w:r>
    </w:p>
    <w:p w14:paraId="75DCF618" w14:textId="77777777" w:rsidR="00840371" w:rsidRPr="00CF3702" w:rsidRDefault="00840371" w:rsidP="00CF3702">
      <w:pPr>
        <w:spacing w:line="360" w:lineRule="auto"/>
        <w:rPr>
          <w:rFonts w:ascii="Arial" w:hAnsi="Arial" w:cs="Arial"/>
          <w:sz w:val="24"/>
        </w:rPr>
      </w:pPr>
    </w:p>
    <w:p w14:paraId="38D9DC5C" w14:textId="77777777" w:rsidR="00840371" w:rsidRPr="00CF3702" w:rsidRDefault="00840371" w:rsidP="00CF3702">
      <w:pPr>
        <w:spacing w:line="360" w:lineRule="auto"/>
        <w:rPr>
          <w:rFonts w:ascii="Arial" w:hAnsi="Arial" w:cs="Arial"/>
          <w:sz w:val="24"/>
        </w:rPr>
      </w:pPr>
      <w:r w:rsidRPr="00CF3702">
        <w:rPr>
          <w:rFonts w:ascii="Arial" w:hAnsi="Arial" w:cs="Arial"/>
          <w:sz w:val="24"/>
        </w:rPr>
        <w:t>Training Phase:</w:t>
      </w:r>
    </w:p>
    <w:p w14:paraId="18E78B5E" w14:textId="77777777" w:rsidR="00840371" w:rsidRPr="00063FD6" w:rsidRDefault="00840371" w:rsidP="00063FD6">
      <w:pPr>
        <w:pStyle w:val="ListParagraph"/>
        <w:numPr>
          <w:ilvl w:val="0"/>
          <w:numId w:val="26"/>
        </w:numPr>
        <w:spacing w:line="360" w:lineRule="auto"/>
        <w:rPr>
          <w:rFonts w:ascii="Arial" w:hAnsi="Arial" w:cs="Arial"/>
          <w:sz w:val="24"/>
        </w:rPr>
      </w:pPr>
      <w:r w:rsidRPr="00063FD6">
        <w:rPr>
          <w:rFonts w:ascii="Arial" w:hAnsi="Arial" w:cs="Arial"/>
          <w:sz w:val="24"/>
        </w:rPr>
        <w:t>Researchers will guide the technician head on how to use the functionalities of the web application</w:t>
      </w:r>
    </w:p>
    <w:p w14:paraId="05DA55BE" w14:textId="77777777" w:rsidR="00840371" w:rsidRPr="00063FD6" w:rsidRDefault="00840371" w:rsidP="00063FD6">
      <w:pPr>
        <w:pStyle w:val="ListParagraph"/>
        <w:numPr>
          <w:ilvl w:val="0"/>
          <w:numId w:val="26"/>
        </w:numPr>
        <w:spacing w:line="360" w:lineRule="auto"/>
        <w:rPr>
          <w:rFonts w:ascii="Arial" w:hAnsi="Arial" w:cs="Arial"/>
          <w:sz w:val="24"/>
        </w:rPr>
      </w:pPr>
      <w:r w:rsidRPr="00063FD6">
        <w:rPr>
          <w:rFonts w:ascii="Arial" w:hAnsi="Arial" w:cs="Arial"/>
          <w:sz w:val="24"/>
        </w:rPr>
        <w:t>Researchers will assist the technicians of the Operations and Maintenance department on how to use the functionalities</w:t>
      </w:r>
    </w:p>
    <w:p w14:paraId="2417FD2B" w14:textId="77777777" w:rsidR="00840371" w:rsidRPr="00063FD6" w:rsidRDefault="00840371" w:rsidP="00063FD6">
      <w:pPr>
        <w:pStyle w:val="ListParagraph"/>
        <w:numPr>
          <w:ilvl w:val="0"/>
          <w:numId w:val="26"/>
        </w:numPr>
        <w:spacing w:line="360" w:lineRule="auto"/>
        <w:rPr>
          <w:rFonts w:ascii="Arial" w:hAnsi="Arial" w:cs="Arial"/>
          <w:sz w:val="24"/>
        </w:rPr>
      </w:pPr>
      <w:r w:rsidRPr="00063FD6">
        <w:rPr>
          <w:rFonts w:ascii="Arial" w:hAnsi="Arial" w:cs="Arial"/>
          <w:sz w:val="24"/>
        </w:rPr>
        <w:t>Present written status at weekly meeting</w:t>
      </w:r>
    </w:p>
    <w:p w14:paraId="4758155D" w14:textId="77777777" w:rsidR="00840371" w:rsidRPr="00CF3702" w:rsidRDefault="00840371" w:rsidP="00CF3702">
      <w:pPr>
        <w:spacing w:line="360" w:lineRule="auto"/>
        <w:rPr>
          <w:rFonts w:ascii="Arial" w:hAnsi="Arial" w:cs="Arial"/>
          <w:sz w:val="24"/>
        </w:rPr>
      </w:pPr>
    </w:p>
    <w:p w14:paraId="2D7157A7" w14:textId="77777777" w:rsidR="00840371" w:rsidRPr="00CF3702" w:rsidRDefault="00840371" w:rsidP="00CF3702">
      <w:pPr>
        <w:spacing w:line="360" w:lineRule="auto"/>
        <w:rPr>
          <w:rFonts w:ascii="Arial" w:hAnsi="Arial" w:cs="Arial"/>
          <w:sz w:val="24"/>
        </w:rPr>
      </w:pPr>
    </w:p>
    <w:p w14:paraId="703C6806" w14:textId="77777777" w:rsidR="00840371" w:rsidRPr="00CF3702" w:rsidRDefault="00840371" w:rsidP="00CF3702">
      <w:pPr>
        <w:spacing w:line="360" w:lineRule="auto"/>
        <w:rPr>
          <w:rFonts w:ascii="Arial" w:hAnsi="Arial" w:cs="Arial"/>
          <w:sz w:val="24"/>
        </w:rPr>
      </w:pPr>
    </w:p>
    <w:p w14:paraId="19387A36" w14:textId="77777777" w:rsidR="00840371" w:rsidRPr="00CF3702" w:rsidRDefault="00840371" w:rsidP="00CF3702">
      <w:pPr>
        <w:spacing w:line="360" w:lineRule="auto"/>
        <w:rPr>
          <w:rFonts w:ascii="Arial" w:hAnsi="Arial" w:cs="Arial"/>
          <w:sz w:val="24"/>
        </w:rPr>
      </w:pPr>
      <w:r w:rsidRPr="00CF3702">
        <w:rPr>
          <w:rFonts w:ascii="Arial" w:hAnsi="Arial" w:cs="Arial"/>
          <w:sz w:val="24"/>
        </w:rPr>
        <w:t>Project Handoff/Closure:</w:t>
      </w:r>
    </w:p>
    <w:p w14:paraId="26B532E6" w14:textId="77777777" w:rsidR="00840371" w:rsidRPr="00063FD6" w:rsidRDefault="00840371" w:rsidP="00063FD6">
      <w:pPr>
        <w:pStyle w:val="ListParagraph"/>
        <w:numPr>
          <w:ilvl w:val="0"/>
          <w:numId w:val="27"/>
        </w:numPr>
        <w:spacing w:line="360" w:lineRule="auto"/>
        <w:rPr>
          <w:rFonts w:ascii="Arial" w:hAnsi="Arial" w:cs="Arial"/>
          <w:sz w:val="24"/>
        </w:rPr>
      </w:pPr>
      <w:r w:rsidRPr="00063FD6">
        <w:rPr>
          <w:rFonts w:ascii="Arial" w:hAnsi="Arial" w:cs="Arial"/>
          <w:sz w:val="24"/>
        </w:rPr>
        <w:t>Vendor will provide SCG with all documentation in accordance with the approved project plan</w:t>
      </w:r>
    </w:p>
    <w:p w14:paraId="106E6DC3" w14:textId="77777777" w:rsidR="00840371" w:rsidRPr="00063FD6" w:rsidRDefault="00840371" w:rsidP="00063FD6">
      <w:pPr>
        <w:pStyle w:val="ListParagraph"/>
        <w:numPr>
          <w:ilvl w:val="0"/>
          <w:numId w:val="27"/>
        </w:numPr>
        <w:spacing w:line="360" w:lineRule="auto"/>
        <w:rPr>
          <w:rFonts w:ascii="Arial" w:hAnsi="Arial" w:cs="Arial"/>
          <w:sz w:val="24"/>
        </w:rPr>
      </w:pPr>
      <w:r w:rsidRPr="00063FD6">
        <w:rPr>
          <w:rFonts w:ascii="Arial" w:hAnsi="Arial" w:cs="Arial"/>
          <w:sz w:val="24"/>
        </w:rPr>
        <w:t>Vendor will present project closure report to SCG for review and approval</w:t>
      </w:r>
    </w:p>
    <w:p w14:paraId="77757AE6" w14:textId="77777777" w:rsidR="00840371" w:rsidRPr="00063FD6" w:rsidRDefault="00840371" w:rsidP="00063FD6">
      <w:pPr>
        <w:pStyle w:val="ListParagraph"/>
        <w:numPr>
          <w:ilvl w:val="0"/>
          <w:numId w:val="27"/>
        </w:numPr>
        <w:spacing w:line="360" w:lineRule="auto"/>
        <w:rPr>
          <w:rFonts w:ascii="Arial" w:hAnsi="Arial" w:cs="Arial"/>
          <w:sz w:val="24"/>
        </w:rPr>
      </w:pPr>
      <w:r w:rsidRPr="00063FD6">
        <w:rPr>
          <w:rFonts w:ascii="Arial" w:hAnsi="Arial" w:cs="Arial"/>
          <w:sz w:val="24"/>
        </w:rPr>
        <w:t>Vendor will complete the project requirements checklist showing that all project tasks have been completed</w:t>
      </w:r>
    </w:p>
    <w:p w14:paraId="70F8B812" w14:textId="77777777" w:rsidR="00840371" w:rsidRPr="00063FD6" w:rsidRDefault="00840371" w:rsidP="00063FD6">
      <w:pPr>
        <w:pStyle w:val="ListParagraph"/>
        <w:numPr>
          <w:ilvl w:val="0"/>
          <w:numId w:val="27"/>
        </w:numPr>
        <w:spacing w:line="360" w:lineRule="auto"/>
        <w:rPr>
          <w:rFonts w:ascii="Arial" w:hAnsi="Arial" w:cs="Arial"/>
          <w:sz w:val="24"/>
        </w:rPr>
      </w:pPr>
      <w:r w:rsidRPr="00063FD6">
        <w:rPr>
          <w:rFonts w:ascii="Arial" w:hAnsi="Arial" w:cs="Arial"/>
          <w:sz w:val="24"/>
        </w:rPr>
        <w:t>Vendor will conclude 24x7 web support at 11:59pm on the final day of the period of performance</w:t>
      </w:r>
    </w:p>
    <w:p w14:paraId="10BA87BF" w14:textId="77777777" w:rsidR="00840371" w:rsidRPr="00063FD6" w:rsidRDefault="00840371" w:rsidP="00063FD6">
      <w:pPr>
        <w:pStyle w:val="ListParagraph"/>
        <w:numPr>
          <w:ilvl w:val="0"/>
          <w:numId w:val="27"/>
        </w:numPr>
        <w:spacing w:line="360" w:lineRule="auto"/>
        <w:rPr>
          <w:rFonts w:ascii="Arial" w:hAnsi="Arial" w:cs="Arial"/>
          <w:sz w:val="24"/>
        </w:rPr>
      </w:pPr>
      <w:r w:rsidRPr="00063FD6">
        <w:rPr>
          <w:rFonts w:ascii="Arial" w:hAnsi="Arial" w:cs="Arial"/>
          <w:sz w:val="24"/>
        </w:rPr>
        <w:t>Present written status at weekly meeting</w:t>
      </w:r>
    </w:p>
    <w:p w14:paraId="5EF671F1" w14:textId="77777777" w:rsidR="00840371" w:rsidRPr="00CF3702" w:rsidRDefault="00840371" w:rsidP="00CF3702">
      <w:pPr>
        <w:spacing w:line="360" w:lineRule="auto"/>
        <w:rPr>
          <w:rFonts w:ascii="Arial" w:hAnsi="Arial" w:cs="Arial"/>
          <w:sz w:val="24"/>
        </w:rPr>
      </w:pPr>
    </w:p>
    <w:p w14:paraId="2F7E164D" w14:textId="77777777" w:rsidR="00840371" w:rsidRPr="00063FD6" w:rsidRDefault="00840371" w:rsidP="00CF3702">
      <w:pPr>
        <w:spacing w:line="360" w:lineRule="auto"/>
        <w:rPr>
          <w:rFonts w:ascii="Arial" w:hAnsi="Arial" w:cs="Arial"/>
          <w:b/>
          <w:sz w:val="28"/>
          <w:szCs w:val="28"/>
        </w:rPr>
      </w:pPr>
      <w:bookmarkStart w:id="35" w:name="_Toc332473323"/>
      <w:r w:rsidRPr="00063FD6">
        <w:rPr>
          <w:rFonts w:ascii="Arial" w:hAnsi="Arial" w:cs="Arial"/>
          <w:b/>
          <w:sz w:val="28"/>
          <w:szCs w:val="28"/>
        </w:rPr>
        <w:t>Schedule/Milestones</w:t>
      </w:r>
      <w:bookmarkEnd w:id="35"/>
    </w:p>
    <w:p w14:paraId="575CAF42" w14:textId="77777777" w:rsidR="00840371" w:rsidRPr="00CF3702" w:rsidRDefault="00840371" w:rsidP="00063FD6">
      <w:pPr>
        <w:spacing w:line="360" w:lineRule="auto"/>
        <w:ind w:firstLine="720"/>
        <w:rPr>
          <w:rFonts w:ascii="Arial" w:hAnsi="Arial" w:cs="Arial"/>
          <w:sz w:val="24"/>
        </w:rPr>
      </w:pPr>
      <w:r w:rsidRPr="00CF3702">
        <w:rPr>
          <w:rFonts w:ascii="Arial" w:hAnsi="Arial" w:cs="Arial"/>
          <w:sz w:val="24"/>
        </w:rPr>
        <w:t>The below list consists of the initial milestones identified for the Website Redesign Project:</w:t>
      </w:r>
    </w:p>
    <w:p w14:paraId="19BC5204" w14:textId="77777777" w:rsidR="00840371" w:rsidRPr="00CF3702" w:rsidRDefault="00840371" w:rsidP="00CF3702">
      <w:pPr>
        <w:spacing w:line="360" w:lineRule="auto"/>
        <w:rPr>
          <w:rFonts w:ascii="Arial" w:hAnsi="Arial" w:cs="Arial"/>
          <w:sz w:val="24"/>
        </w:rPr>
      </w:pPr>
    </w:p>
    <w:p w14:paraId="68A33187" w14:textId="77777777" w:rsidR="00840371" w:rsidRPr="00CF3702" w:rsidRDefault="00840371" w:rsidP="00CF3702">
      <w:pPr>
        <w:spacing w:line="360" w:lineRule="auto"/>
        <w:rPr>
          <w:rFonts w:ascii="Arial" w:hAnsi="Arial" w:cs="Arial"/>
          <w:sz w:val="24"/>
        </w:rPr>
      </w:pPr>
      <w:r w:rsidRPr="00CF3702">
        <w:rPr>
          <w:rFonts w:ascii="Arial" w:hAnsi="Arial" w:cs="Arial"/>
          <w:sz w:val="24"/>
        </w:rPr>
        <w:t xml:space="preserve">RFP/SOW Release </w:t>
      </w:r>
      <w:r w:rsidRPr="00CF3702">
        <w:rPr>
          <w:rFonts w:ascii="Arial" w:hAnsi="Arial" w:cs="Arial"/>
          <w:sz w:val="24"/>
        </w:rPr>
        <w:tab/>
      </w:r>
      <w:r w:rsidRPr="00CF3702">
        <w:rPr>
          <w:rFonts w:ascii="Arial" w:hAnsi="Arial" w:cs="Arial"/>
          <w:sz w:val="24"/>
        </w:rPr>
        <w:tab/>
      </w:r>
      <w:r w:rsidRPr="00CF3702">
        <w:rPr>
          <w:rFonts w:ascii="Arial" w:hAnsi="Arial" w:cs="Arial"/>
          <w:sz w:val="24"/>
        </w:rPr>
        <w:tab/>
      </w:r>
      <w:r w:rsidRPr="00CF3702">
        <w:rPr>
          <w:rFonts w:ascii="Arial" w:hAnsi="Arial" w:cs="Arial"/>
          <w:sz w:val="24"/>
        </w:rPr>
        <w:tab/>
      </w:r>
      <w:r w:rsidRPr="00CF3702">
        <w:rPr>
          <w:rFonts w:ascii="Arial" w:hAnsi="Arial" w:cs="Arial"/>
          <w:sz w:val="24"/>
        </w:rPr>
        <w:tab/>
      </w:r>
      <w:r w:rsidRPr="00CF3702">
        <w:rPr>
          <w:rFonts w:ascii="Arial" w:hAnsi="Arial" w:cs="Arial"/>
          <w:sz w:val="24"/>
        </w:rPr>
        <w:tab/>
        <w:t>October 12, 2016</w:t>
      </w:r>
    </w:p>
    <w:p w14:paraId="57AFEC39" w14:textId="77777777" w:rsidR="00840371" w:rsidRPr="00CF3702" w:rsidRDefault="00840371" w:rsidP="00CF3702">
      <w:pPr>
        <w:spacing w:line="360" w:lineRule="auto"/>
        <w:rPr>
          <w:rFonts w:ascii="Arial" w:hAnsi="Arial" w:cs="Arial"/>
          <w:sz w:val="24"/>
        </w:rPr>
      </w:pPr>
      <w:r w:rsidRPr="00CF3702">
        <w:rPr>
          <w:rFonts w:ascii="Arial" w:hAnsi="Arial" w:cs="Arial"/>
          <w:sz w:val="24"/>
        </w:rPr>
        <w:t>Period of Performance Begins</w:t>
      </w:r>
      <w:r w:rsidRPr="00CF3702">
        <w:rPr>
          <w:rFonts w:ascii="Arial" w:hAnsi="Arial" w:cs="Arial"/>
          <w:sz w:val="24"/>
        </w:rPr>
        <w:tab/>
      </w:r>
      <w:r w:rsidRPr="00CF3702">
        <w:rPr>
          <w:rFonts w:ascii="Arial" w:hAnsi="Arial" w:cs="Arial"/>
          <w:sz w:val="24"/>
        </w:rPr>
        <w:tab/>
      </w:r>
      <w:r w:rsidRPr="00CF3702">
        <w:rPr>
          <w:rFonts w:ascii="Arial" w:hAnsi="Arial" w:cs="Arial"/>
          <w:sz w:val="24"/>
        </w:rPr>
        <w:tab/>
      </w:r>
      <w:r w:rsidRPr="00CF3702">
        <w:rPr>
          <w:rFonts w:ascii="Arial" w:hAnsi="Arial" w:cs="Arial"/>
          <w:sz w:val="24"/>
        </w:rPr>
        <w:tab/>
        <w:t>October 16, 2016</w:t>
      </w:r>
    </w:p>
    <w:p w14:paraId="13061AEE" w14:textId="77777777" w:rsidR="00840371" w:rsidRPr="00CF3702" w:rsidRDefault="00840371" w:rsidP="00CF3702">
      <w:pPr>
        <w:spacing w:line="360" w:lineRule="auto"/>
        <w:rPr>
          <w:rFonts w:ascii="Arial" w:hAnsi="Arial" w:cs="Arial"/>
          <w:sz w:val="24"/>
        </w:rPr>
      </w:pPr>
      <w:r w:rsidRPr="00CF3702">
        <w:rPr>
          <w:rFonts w:ascii="Arial" w:hAnsi="Arial" w:cs="Arial"/>
          <w:sz w:val="24"/>
        </w:rPr>
        <w:t>Website Design Review</w:t>
      </w:r>
      <w:r w:rsidRPr="00CF3702">
        <w:rPr>
          <w:rFonts w:ascii="Arial" w:hAnsi="Arial" w:cs="Arial"/>
          <w:sz w:val="24"/>
        </w:rPr>
        <w:tab/>
      </w:r>
      <w:r w:rsidRPr="00CF3702">
        <w:rPr>
          <w:rFonts w:ascii="Arial" w:hAnsi="Arial" w:cs="Arial"/>
          <w:sz w:val="24"/>
        </w:rPr>
        <w:tab/>
      </w:r>
      <w:r w:rsidRPr="00CF3702">
        <w:rPr>
          <w:rFonts w:ascii="Arial" w:hAnsi="Arial" w:cs="Arial"/>
          <w:sz w:val="24"/>
        </w:rPr>
        <w:tab/>
      </w:r>
      <w:r w:rsidRPr="00CF3702">
        <w:rPr>
          <w:rFonts w:ascii="Arial" w:hAnsi="Arial" w:cs="Arial"/>
          <w:sz w:val="24"/>
        </w:rPr>
        <w:tab/>
      </w:r>
      <w:r w:rsidRPr="00CF3702">
        <w:rPr>
          <w:rFonts w:ascii="Arial" w:hAnsi="Arial" w:cs="Arial"/>
          <w:sz w:val="24"/>
        </w:rPr>
        <w:tab/>
        <w:t>October 25, 2016</w:t>
      </w:r>
    </w:p>
    <w:p w14:paraId="6C43D63A" w14:textId="77777777" w:rsidR="00840371" w:rsidRPr="00CF3702" w:rsidRDefault="00840371" w:rsidP="00CF3702">
      <w:pPr>
        <w:spacing w:line="360" w:lineRule="auto"/>
        <w:rPr>
          <w:rFonts w:ascii="Arial" w:hAnsi="Arial" w:cs="Arial"/>
          <w:sz w:val="24"/>
        </w:rPr>
      </w:pPr>
      <w:r w:rsidRPr="00CF3702">
        <w:rPr>
          <w:rFonts w:ascii="Arial" w:hAnsi="Arial" w:cs="Arial"/>
          <w:sz w:val="24"/>
        </w:rPr>
        <w:t>Website Implementation Review</w:t>
      </w:r>
      <w:r w:rsidRPr="00CF3702">
        <w:rPr>
          <w:rFonts w:ascii="Arial" w:hAnsi="Arial" w:cs="Arial"/>
          <w:sz w:val="24"/>
        </w:rPr>
        <w:tab/>
      </w:r>
      <w:r w:rsidRPr="00CF3702">
        <w:rPr>
          <w:rFonts w:ascii="Arial" w:hAnsi="Arial" w:cs="Arial"/>
          <w:sz w:val="24"/>
        </w:rPr>
        <w:tab/>
      </w:r>
      <w:r w:rsidRPr="00CF3702">
        <w:rPr>
          <w:rFonts w:ascii="Arial" w:hAnsi="Arial" w:cs="Arial"/>
          <w:sz w:val="24"/>
        </w:rPr>
        <w:tab/>
      </w:r>
      <w:r w:rsidRPr="00CF3702">
        <w:rPr>
          <w:rFonts w:ascii="Arial" w:hAnsi="Arial" w:cs="Arial"/>
          <w:sz w:val="24"/>
        </w:rPr>
        <w:tab/>
        <w:t>October 30, 2016</w:t>
      </w:r>
    </w:p>
    <w:p w14:paraId="017E7100" w14:textId="77777777" w:rsidR="00840371" w:rsidRPr="00CF3702" w:rsidRDefault="00840371" w:rsidP="00CF3702">
      <w:pPr>
        <w:spacing w:line="360" w:lineRule="auto"/>
        <w:rPr>
          <w:rFonts w:ascii="Arial" w:hAnsi="Arial" w:cs="Arial"/>
          <w:sz w:val="24"/>
        </w:rPr>
      </w:pPr>
      <w:r w:rsidRPr="00CF3702">
        <w:rPr>
          <w:rFonts w:ascii="Arial" w:hAnsi="Arial" w:cs="Arial"/>
          <w:sz w:val="24"/>
        </w:rPr>
        <w:t>Development</w:t>
      </w:r>
      <w:r w:rsidRPr="00CF3702">
        <w:rPr>
          <w:rFonts w:ascii="Arial" w:hAnsi="Arial" w:cs="Arial"/>
          <w:sz w:val="24"/>
        </w:rPr>
        <w:tab/>
      </w:r>
      <w:r w:rsidRPr="00CF3702">
        <w:rPr>
          <w:rFonts w:ascii="Arial" w:hAnsi="Arial" w:cs="Arial"/>
          <w:sz w:val="24"/>
        </w:rPr>
        <w:tab/>
      </w:r>
      <w:r w:rsidRPr="00CF3702">
        <w:rPr>
          <w:rFonts w:ascii="Arial" w:hAnsi="Arial" w:cs="Arial"/>
          <w:sz w:val="24"/>
        </w:rPr>
        <w:tab/>
      </w:r>
      <w:r w:rsidRPr="00CF3702">
        <w:rPr>
          <w:rFonts w:ascii="Arial" w:hAnsi="Arial" w:cs="Arial"/>
          <w:sz w:val="24"/>
        </w:rPr>
        <w:tab/>
      </w:r>
      <w:r w:rsidRPr="00CF3702">
        <w:rPr>
          <w:rFonts w:ascii="Arial" w:hAnsi="Arial" w:cs="Arial"/>
          <w:sz w:val="24"/>
        </w:rPr>
        <w:tab/>
      </w:r>
      <w:r w:rsidRPr="00CF3702">
        <w:rPr>
          <w:rFonts w:ascii="Arial" w:hAnsi="Arial" w:cs="Arial"/>
          <w:sz w:val="24"/>
        </w:rPr>
        <w:tab/>
      </w:r>
      <w:r w:rsidRPr="00CF3702">
        <w:rPr>
          <w:rFonts w:ascii="Arial" w:hAnsi="Arial" w:cs="Arial"/>
          <w:sz w:val="24"/>
        </w:rPr>
        <w:tab/>
        <w:t>November 2 – February 26, 2017</w:t>
      </w:r>
    </w:p>
    <w:p w14:paraId="6AC1BF46" w14:textId="77777777" w:rsidR="00840371" w:rsidRPr="00CF3702" w:rsidRDefault="00840371" w:rsidP="00CF3702">
      <w:pPr>
        <w:spacing w:line="360" w:lineRule="auto"/>
        <w:rPr>
          <w:rFonts w:ascii="Arial" w:hAnsi="Arial" w:cs="Arial"/>
          <w:sz w:val="24"/>
        </w:rPr>
      </w:pPr>
      <w:r w:rsidRPr="00CF3702">
        <w:rPr>
          <w:rFonts w:ascii="Arial" w:hAnsi="Arial" w:cs="Arial"/>
          <w:sz w:val="24"/>
        </w:rPr>
        <w:t>Implementation Complete</w:t>
      </w:r>
      <w:r w:rsidRPr="00CF3702">
        <w:rPr>
          <w:rFonts w:ascii="Arial" w:hAnsi="Arial" w:cs="Arial"/>
          <w:sz w:val="24"/>
        </w:rPr>
        <w:tab/>
      </w:r>
      <w:r w:rsidRPr="00CF3702">
        <w:rPr>
          <w:rFonts w:ascii="Arial" w:hAnsi="Arial" w:cs="Arial"/>
          <w:sz w:val="24"/>
        </w:rPr>
        <w:tab/>
      </w:r>
      <w:r w:rsidRPr="00CF3702">
        <w:rPr>
          <w:rFonts w:ascii="Arial" w:hAnsi="Arial" w:cs="Arial"/>
          <w:sz w:val="24"/>
        </w:rPr>
        <w:tab/>
      </w:r>
      <w:r w:rsidRPr="00CF3702">
        <w:rPr>
          <w:rFonts w:ascii="Arial" w:hAnsi="Arial" w:cs="Arial"/>
          <w:sz w:val="24"/>
        </w:rPr>
        <w:tab/>
      </w:r>
      <w:r w:rsidRPr="00CF3702">
        <w:rPr>
          <w:rFonts w:ascii="Arial" w:hAnsi="Arial" w:cs="Arial"/>
          <w:sz w:val="24"/>
        </w:rPr>
        <w:tab/>
        <w:t>March 26, 2017</w:t>
      </w:r>
    </w:p>
    <w:p w14:paraId="25D3DC11" w14:textId="77777777" w:rsidR="00840371" w:rsidRPr="00CF3702" w:rsidRDefault="00840371" w:rsidP="00CF3702">
      <w:pPr>
        <w:spacing w:line="360" w:lineRule="auto"/>
        <w:rPr>
          <w:rFonts w:ascii="Arial" w:hAnsi="Arial" w:cs="Arial"/>
          <w:sz w:val="24"/>
        </w:rPr>
      </w:pPr>
      <w:r w:rsidRPr="00CF3702">
        <w:rPr>
          <w:rFonts w:ascii="Arial" w:hAnsi="Arial" w:cs="Arial"/>
          <w:sz w:val="24"/>
        </w:rPr>
        <w:t>Training Complete</w:t>
      </w:r>
      <w:r w:rsidRPr="00CF3702">
        <w:rPr>
          <w:rFonts w:ascii="Arial" w:hAnsi="Arial" w:cs="Arial"/>
          <w:sz w:val="24"/>
        </w:rPr>
        <w:tab/>
      </w:r>
      <w:r w:rsidRPr="00CF3702">
        <w:rPr>
          <w:rFonts w:ascii="Arial" w:hAnsi="Arial" w:cs="Arial"/>
          <w:sz w:val="24"/>
        </w:rPr>
        <w:tab/>
      </w:r>
      <w:r w:rsidRPr="00CF3702">
        <w:rPr>
          <w:rFonts w:ascii="Arial" w:hAnsi="Arial" w:cs="Arial"/>
          <w:sz w:val="24"/>
        </w:rPr>
        <w:tab/>
      </w:r>
      <w:r w:rsidRPr="00CF3702">
        <w:rPr>
          <w:rFonts w:ascii="Arial" w:hAnsi="Arial" w:cs="Arial"/>
          <w:sz w:val="24"/>
        </w:rPr>
        <w:tab/>
      </w:r>
      <w:r w:rsidRPr="00CF3702">
        <w:rPr>
          <w:rFonts w:ascii="Arial" w:hAnsi="Arial" w:cs="Arial"/>
          <w:sz w:val="24"/>
        </w:rPr>
        <w:tab/>
      </w:r>
      <w:r w:rsidRPr="00CF3702">
        <w:rPr>
          <w:rFonts w:ascii="Arial" w:hAnsi="Arial" w:cs="Arial"/>
          <w:sz w:val="24"/>
        </w:rPr>
        <w:tab/>
        <w:t>May 15-20, 2017</w:t>
      </w:r>
    </w:p>
    <w:p w14:paraId="4BAE2BE0" w14:textId="77777777" w:rsidR="00840371" w:rsidRPr="00CF3702" w:rsidRDefault="00840371" w:rsidP="00CF3702">
      <w:pPr>
        <w:spacing w:line="360" w:lineRule="auto"/>
        <w:rPr>
          <w:rFonts w:ascii="Arial" w:hAnsi="Arial" w:cs="Arial"/>
          <w:sz w:val="24"/>
        </w:rPr>
      </w:pPr>
      <w:r w:rsidRPr="00CF3702">
        <w:rPr>
          <w:rFonts w:ascii="Arial" w:hAnsi="Arial" w:cs="Arial"/>
          <w:sz w:val="24"/>
        </w:rPr>
        <w:t>Project Completion Review</w:t>
      </w:r>
      <w:r w:rsidRPr="00CF3702">
        <w:rPr>
          <w:rFonts w:ascii="Arial" w:hAnsi="Arial" w:cs="Arial"/>
          <w:sz w:val="24"/>
        </w:rPr>
        <w:tab/>
      </w:r>
      <w:r w:rsidRPr="00CF3702">
        <w:rPr>
          <w:rFonts w:ascii="Arial" w:hAnsi="Arial" w:cs="Arial"/>
          <w:sz w:val="24"/>
        </w:rPr>
        <w:tab/>
      </w:r>
      <w:r w:rsidRPr="00CF3702">
        <w:rPr>
          <w:rFonts w:ascii="Arial" w:hAnsi="Arial" w:cs="Arial"/>
          <w:sz w:val="24"/>
        </w:rPr>
        <w:tab/>
      </w:r>
      <w:r w:rsidRPr="00CF3702">
        <w:rPr>
          <w:rFonts w:ascii="Arial" w:hAnsi="Arial" w:cs="Arial"/>
          <w:sz w:val="24"/>
        </w:rPr>
        <w:tab/>
        <w:t>May 27-29, 2017</w:t>
      </w:r>
    </w:p>
    <w:p w14:paraId="73D616F3" w14:textId="77777777" w:rsidR="00840371" w:rsidRPr="00CF3702" w:rsidRDefault="00840371" w:rsidP="00CF3702">
      <w:pPr>
        <w:spacing w:line="360" w:lineRule="auto"/>
        <w:rPr>
          <w:rFonts w:ascii="Arial" w:hAnsi="Arial" w:cs="Arial"/>
          <w:sz w:val="24"/>
        </w:rPr>
      </w:pPr>
      <w:r w:rsidRPr="00CF3702">
        <w:rPr>
          <w:rFonts w:ascii="Arial" w:hAnsi="Arial" w:cs="Arial"/>
          <w:sz w:val="24"/>
        </w:rPr>
        <w:t>Project Closure/Archives Complete</w:t>
      </w:r>
      <w:r w:rsidRPr="00CF3702">
        <w:rPr>
          <w:rFonts w:ascii="Arial" w:hAnsi="Arial" w:cs="Arial"/>
          <w:sz w:val="24"/>
        </w:rPr>
        <w:tab/>
      </w:r>
      <w:r w:rsidRPr="00CF3702">
        <w:rPr>
          <w:rFonts w:ascii="Arial" w:hAnsi="Arial" w:cs="Arial"/>
          <w:sz w:val="24"/>
        </w:rPr>
        <w:tab/>
      </w:r>
      <w:r w:rsidRPr="00CF3702">
        <w:rPr>
          <w:rFonts w:ascii="Arial" w:hAnsi="Arial" w:cs="Arial"/>
          <w:sz w:val="24"/>
        </w:rPr>
        <w:tab/>
        <w:t>June 26, 2017</w:t>
      </w:r>
    </w:p>
    <w:p w14:paraId="773B5BAA" w14:textId="77777777" w:rsidR="00840371" w:rsidRPr="00CF3702" w:rsidRDefault="00840371" w:rsidP="00CF3702">
      <w:pPr>
        <w:spacing w:line="360" w:lineRule="auto"/>
        <w:rPr>
          <w:rFonts w:ascii="Arial" w:hAnsi="Arial" w:cs="Arial"/>
          <w:sz w:val="24"/>
        </w:rPr>
      </w:pPr>
    </w:p>
    <w:p w14:paraId="3B387E79" w14:textId="77777777" w:rsidR="00840371" w:rsidRPr="00063FD6" w:rsidRDefault="00840371" w:rsidP="00CF3702">
      <w:pPr>
        <w:spacing w:line="360" w:lineRule="auto"/>
        <w:rPr>
          <w:rFonts w:ascii="Arial" w:hAnsi="Arial" w:cs="Arial"/>
          <w:b/>
          <w:sz w:val="30"/>
          <w:szCs w:val="30"/>
        </w:rPr>
      </w:pPr>
      <w:bookmarkStart w:id="36" w:name="_Toc332473324"/>
      <w:r w:rsidRPr="00063FD6">
        <w:rPr>
          <w:rFonts w:ascii="Arial" w:hAnsi="Arial" w:cs="Arial"/>
          <w:b/>
          <w:sz w:val="30"/>
          <w:szCs w:val="30"/>
        </w:rPr>
        <w:t>Acceptance Criteria</w:t>
      </w:r>
      <w:bookmarkEnd w:id="36"/>
    </w:p>
    <w:p w14:paraId="0158A939" w14:textId="77777777" w:rsidR="00840371" w:rsidRPr="00CF3702" w:rsidRDefault="00840371" w:rsidP="00CF3702">
      <w:pPr>
        <w:spacing w:line="360" w:lineRule="auto"/>
        <w:rPr>
          <w:rFonts w:ascii="Arial" w:hAnsi="Arial" w:cs="Arial"/>
          <w:sz w:val="24"/>
        </w:rPr>
      </w:pPr>
    </w:p>
    <w:p w14:paraId="4160AB33" w14:textId="77777777" w:rsidR="00840371" w:rsidRPr="00CF3702" w:rsidRDefault="00840371" w:rsidP="00063FD6">
      <w:pPr>
        <w:spacing w:line="360" w:lineRule="auto"/>
        <w:ind w:firstLine="720"/>
        <w:rPr>
          <w:rFonts w:ascii="Arial" w:hAnsi="Arial" w:cs="Arial"/>
          <w:sz w:val="24"/>
        </w:rPr>
      </w:pPr>
      <w:r w:rsidRPr="00CF3702">
        <w:rPr>
          <w:rFonts w:ascii="Arial" w:hAnsi="Arial" w:cs="Arial"/>
          <w:sz w:val="24"/>
        </w:rPr>
        <w:t xml:space="preserve">For the WS-AMS the acceptance of all deliverables will be upon the decision of the Operations and Maintenance manager. The manager will create a team of advisers which consist of his following technicians in the same department to check if the web application would meet their standard. They would check if there are any missing features or if there are certain corrections to be made. This is also to ensure if the needed requirements are met. Once every phase is completed, the researchers would contact the client to update them on the progress of the web application. </w:t>
      </w:r>
    </w:p>
    <w:p w14:paraId="3494A5E9" w14:textId="77777777" w:rsidR="00840371" w:rsidRPr="00CF3702" w:rsidRDefault="00840371" w:rsidP="00CF3702">
      <w:pPr>
        <w:spacing w:line="360" w:lineRule="auto"/>
        <w:rPr>
          <w:rFonts w:ascii="Arial" w:hAnsi="Arial" w:cs="Arial"/>
          <w:sz w:val="24"/>
        </w:rPr>
      </w:pPr>
    </w:p>
    <w:p w14:paraId="45ADAD8B" w14:textId="77777777" w:rsidR="00840371" w:rsidRPr="00CF3702" w:rsidRDefault="00840371" w:rsidP="00063FD6">
      <w:pPr>
        <w:spacing w:line="360" w:lineRule="auto"/>
        <w:ind w:firstLine="720"/>
        <w:rPr>
          <w:rFonts w:ascii="Arial" w:hAnsi="Arial" w:cs="Arial"/>
          <w:sz w:val="24"/>
        </w:rPr>
      </w:pPr>
      <w:r w:rsidRPr="00CF3702">
        <w:rPr>
          <w:rFonts w:ascii="Arial" w:hAnsi="Arial" w:cs="Arial"/>
          <w:sz w:val="24"/>
        </w:rPr>
        <w:t xml:space="preserve">Once all project tasks have been completed, the software solution will enter the handoff/closure stage. During this stage of the project, the vendor will provide their project closure report and project task checklist to the manager of the Operations and Maintenance department. The acceptance of this documentation by the manager will acknowledge acceptance of all project deliverables and that the researchers has met all assigned tasks from the manager. </w:t>
      </w:r>
    </w:p>
    <w:p w14:paraId="32E7756E" w14:textId="77777777" w:rsidR="00840371" w:rsidRPr="00CF3702" w:rsidRDefault="00840371" w:rsidP="00CF3702">
      <w:pPr>
        <w:spacing w:line="360" w:lineRule="auto"/>
        <w:rPr>
          <w:rFonts w:ascii="Arial" w:hAnsi="Arial" w:cs="Arial"/>
          <w:sz w:val="24"/>
        </w:rPr>
      </w:pPr>
    </w:p>
    <w:p w14:paraId="7490BED2" w14:textId="77777777" w:rsidR="00840371" w:rsidRPr="00CF3702" w:rsidRDefault="00840371" w:rsidP="00063FD6">
      <w:pPr>
        <w:spacing w:line="360" w:lineRule="auto"/>
        <w:ind w:firstLine="720"/>
        <w:rPr>
          <w:rFonts w:ascii="Arial" w:hAnsi="Arial" w:cs="Arial"/>
          <w:sz w:val="24"/>
        </w:rPr>
      </w:pPr>
      <w:r w:rsidRPr="00CF3702">
        <w:rPr>
          <w:rFonts w:ascii="Arial" w:hAnsi="Arial" w:cs="Arial"/>
          <w:sz w:val="24"/>
        </w:rPr>
        <w:t>Any problems involving completion of project tasks or some disagreement between the client which is the manager of the Operations and Maintenance department and the researchers will be referred to a meeting for review and discussion.</w:t>
      </w:r>
    </w:p>
    <w:p w14:paraId="6FF57187" w14:textId="77777777" w:rsidR="00840371" w:rsidRPr="00CF3702" w:rsidRDefault="00840371" w:rsidP="00CF3702">
      <w:pPr>
        <w:spacing w:line="360" w:lineRule="auto"/>
        <w:rPr>
          <w:rFonts w:ascii="Arial" w:hAnsi="Arial" w:cs="Arial"/>
          <w:sz w:val="24"/>
        </w:rPr>
      </w:pPr>
    </w:p>
    <w:p w14:paraId="586F9D86" w14:textId="77777777" w:rsidR="00840371" w:rsidRPr="00CF3702" w:rsidRDefault="00840371" w:rsidP="00CF3702">
      <w:pPr>
        <w:spacing w:line="360" w:lineRule="auto"/>
        <w:rPr>
          <w:rFonts w:ascii="Arial" w:hAnsi="Arial" w:cs="Arial"/>
          <w:sz w:val="24"/>
        </w:rPr>
      </w:pPr>
    </w:p>
    <w:p w14:paraId="4CFAF485" w14:textId="77777777" w:rsidR="00840371" w:rsidRPr="00CF3702" w:rsidRDefault="00840371" w:rsidP="00CF3702">
      <w:pPr>
        <w:spacing w:line="360" w:lineRule="auto"/>
        <w:rPr>
          <w:rFonts w:ascii="Arial" w:hAnsi="Arial" w:cs="Arial"/>
          <w:sz w:val="24"/>
        </w:rPr>
      </w:pPr>
    </w:p>
    <w:p w14:paraId="6074AA4E" w14:textId="77777777" w:rsidR="00CF3702" w:rsidRDefault="00CF3702" w:rsidP="00CF3702">
      <w:pPr>
        <w:spacing w:line="360" w:lineRule="auto"/>
        <w:rPr>
          <w:rFonts w:ascii="Arial" w:hAnsi="Arial" w:cs="Arial"/>
          <w:sz w:val="24"/>
        </w:rPr>
      </w:pPr>
    </w:p>
    <w:p w14:paraId="0D1774A5" w14:textId="77777777" w:rsidR="00063FD6" w:rsidRPr="00CF3702" w:rsidRDefault="00063FD6" w:rsidP="00CF3702">
      <w:pPr>
        <w:spacing w:line="360" w:lineRule="auto"/>
        <w:rPr>
          <w:rFonts w:ascii="Arial" w:hAnsi="Arial" w:cs="Arial"/>
          <w:sz w:val="24"/>
        </w:rPr>
      </w:pPr>
    </w:p>
    <w:p w14:paraId="76B64FEB" w14:textId="77777777" w:rsidR="00CF3702" w:rsidRPr="00CF3702" w:rsidRDefault="00CF3702" w:rsidP="00CF3702">
      <w:pPr>
        <w:spacing w:line="360" w:lineRule="auto"/>
        <w:rPr>
          <w:rFonts w:ascii="Arial" w:hAnsi="Arial" w:cs="Arial"/>
          <w:sz w:val="24"/>
        </w:rPr>
      </w:pPr>
    </w:p>
    <w:p w14:paraId="36112FF8" w14:textId="77777777" w:rsidR="00840371" w:rsidRPr="00063FD6" w:rsidRDefault="00840371" w:rsidP="00CF3702">
      <w:pPr>
        <w:spacing w:line="360" w:lineRule="auto"/>
        <w:rPr>
          <w:rFonts w:ascii="Arial" w:hAnsi="Arial" w:cs="Arial"/>
          <w:b/>
          <w:sz w:val="28"/>
          <w:szCs w:val="28"/>
        </w:rPr>
      </w:pPr>
      <w:bookmarkStart w:id="37" w:name="_Toc332473325"/>
      <w:r w:rsidRPr="00063FD6">
        <w:rPr>
          <w:rFonts w:ascii="Arial" w:hAnsi="Arial" w:cs="Arial"/>
          <w:b/>
          <w:sz w:val="28"/>
          <w:szCs w:val="28"/>
        </w:rPr>
        <w:t>Other Requirements</w:t>
      </w:r>
      <w:bookmarkEnd w:id="37"/>
    </w:p>
    <w:p w14:paraId="4C6A1489" w14:textId="77777777" w:rsidR="00840371" w:rsidRPr="00CF3702" w:rsidRDefault="00840371" w:rsidP="00CF3702">
      <w:pPr>
        <w:spacing w:line="360" w:lineRule="auto"/>
        <w:rPr>
          <w:rFonts w:ascii="Arial" w:hAnsi="Arial" w:cs="Arial"/>
          <w:sz w:val="24"/>
        </w:rPr>
      </w:pPr>
    </w:p>
    <w:p w14:paraId="1CA2A4A3" w14:textId="77777777" w:rsidR="00840371" w:rsidRPr="00CF3702" w:rsidRDefault="00840371" w:rsidP="00063FD6">
      <w:pPr>
        <w:spacing w:line="360" w:lineRule="auto"/>
        <w:ind w:firstLine="720"/>
        <w:rPr>
          <w:rFonts w:ascii="Arial" w:hAnsi="Arial" w:cs="Arial"/>
          <w:sz w:val="24"/>
        </w:rPr>
      </w:pPr>
      <w:r w:rsidRPr="00CF3702">
        <w:rPr>
          <w:rFonts w:ascii="Arial" w:hAnsi="Arial" w:cs="Arial"/>
          <w:sz w:val="24"/>
        </w:rPr>
        <w:t xml:space="preserve">All researchers whom would create WS-AMS will submit the manual of the web application. The manual contains specific steps on how to execute and use the features as well as how to create accounts for accessing the information within the web application. All the members of the research team will be granted access to the client’s database and all necessary IT functions. </w:t>
      </w:r>
    </w:p>
    <w:p w14:paraId="2692C507" w14:textId="77777777" w:rsidR="00840371" w:rsidRPr="00CF3702" w:rsidRDefault="00840371" w:rsidP="00CF3702">
      <w:pPr>
        <w:spacing w:line="360" w:lineRule="auto"/>
        <w:rPr>
          <w:rFonts w:ascii="Arial" w:hAnsi="Arial" w:cs="Arial"/>
          <w:sz w:val="24"/>
        </w:rPr>
      </w:pPr>
    </w:p>
    <w:p w14:paraId="679D5FC7" w14:textId="77777777" w:rsidR="00840371" w:rsidRPr="00CF3702" w:rsidRDefault="00840371" w:rsidP="00063FD6">
      <w:pPr>
        <w:spacing w:line="360" w:lineRule="auto"/>
        <w:ind w:firstLine="720"/>
        <w:rPr>
          <w:rFonts w:ascii="Arial" w:hAnsi="Arial" w:cs="Arial"/>
          <w:sz w:val="24"/>
        </w:rPr>
      </w:pPr>
      <w:r w:rsidRPr="00CF3702">
        <w:rPr>
          <w:rFonts w:ascii="Arial" w:hAnsi="Arial" w:cs="Arial"/>
          <w:sz w:val="24"/>
        </w:rPr>
        <w:t xml:space="preserve">All programming and testing will be done in the specific location where in it is stated in the section which is called the “Place of Performance”. That specific location is a controlled environment and after some debugging it would be deployed and implemented in the Operations and Maintenance department. </w:t>
      </w:r>
    </w:p>
    <w:p w14:paraId="506470A4" w14:textId="77777777" w:rsidR="00840371" w:rsidRPr="00CF3702" w:rsidRDefault="00840371" w:rsidP="00CF3702">
      <w:pPr>
        <w:spacing w:line="360" w:lineRule="auto"/>
        <w:rPr>
          <w:rFonts w:ascii="Arial" w:hAnsi="Arial" w:cs="Arial"/>
          <w:sz w:val="24"/>
        </w:rPr>
      </w:pPr>
    </w:p>
    <w:p w14:paraId="38423279" w14:textId="77777777" w:rsidR="00840371" w:rsidRPr="00CF3702" w:rsidRDefault="00840371" w:rsidP="00CF3702">
      <w:pPr>
        <w:spacing w:line="360" w:lineRule="auto"/>
        <w:rPr>
          <w:rFonts w:ascii="Arial" w:hAnsi="Arial" w:cs="Arial"/>
          <w:sz w:val="24"/>
        </w:rPr>
      </w:pPr>
    </w:p>
    <w:p w14:paraId="78686FAA" w14:textId="19D889AD" w:rsidR="00840371" w:rsidRPr="00CF3702" w:rsidRDefault="00840371" w:rsidP="00CF3702">
      <w:pPr>
        <w:spacing w:line="360" w:lineRule="auto"/>
        <w:rPr>
          <w:rFonts w:ascii="Arial" w:hAnsi="Arial" w:cs="Arial"/>
          <w:sz w:val="24"/>
        </w:rPr>
      </w:pPr>
      <w:r w:rsidRPr="00CF3702">
        <w:rPr>
          <w:rFonts w:ascii="Arial" w:hAnsi="Arial" w:cs="Arial"/>
          <w:b/>
          <w:sz w:val="28"/>
          <w:szCs w:val="28"/>
        </w:rPr>
        <w:t xml:space="preserve">Acceptance </w:t>
      </w:r>
    </w:p>
    <w:p w14:paraId="222535C6" w14:textId="52838029" w:rsidR="00840371" w:rsidRPr="00CF3702" w:rsidRDefault="00840371" w:rsidP="00CF3702">
      <w:pPr>
        <w:spacing w:line="360" w:lineRule="auto"/>
        <w:rPr>
          <w:rFonts w:ascii="Arial" w:hAnsi="Arial" w:cs="Arial"/>
          <w:sz w:val="24"/>
        </w:rPr>
      </w:pPr>
      <w:r w:rsidRPr="00CF3702">
        <w:rPr>
          <w:rFonts w:ascii="Arial" w:hAnsi="Arial" w:cs="Arial"/>
          <w:sz w:val="24"/>
        </w:rPr>
        <w:t>Approved by:</w:t>
      </w:r>
    </w:p>
    <w:p w14:paraId="088CC31A" w14:textId="77777777" w:rsidR="00840371" w:rsidRPr="00CF3702" w:rsidRDefault="00840371" w:rsidP="00CF3702">
      <w:pPr>
        <w:spacing w:line="360" w:lineRule="auto"/>
        <w:rPr>
          <w:rFonts w:ascii="Arial" w:hAnsi="Arial" w:cs="Arial"/>
          <w:sz w:val="24"/>
        </w:rPr>
      </w:pPr>
    </w:p>
    <w:p w14:paraId="1B256B94" w14:textId="77777777" w:rsidR="00840371" w:rsidRPr="00CF3702" w:rsidRDefault="00840371" w:rsidP="00CF3702">
      <w:pPr>
        <w:spacing w:line="360" w:lineRule="auto"/>
        <w:rPr>
          <w:rFonts w:ascii="Arial" w:hAnsi="Arial" w:cs="Arial"/>
          <w:u w:val="single"/>
        </w:rPr>
      </w:pPr>
      <w:r w:rsidRPr="00CF3702">
        <w:rPr>
          <w:rFonts w:ascii="Arial" w:hAnsi="Arial" w:cs="Arial"/>
          <w:u w:val="single"/>
        </w:rPr>
        <w:t>Mr Manuel Sean Sebastian</w:t>
      </w:r>
    </w:p>
    <w:p w14:paraId="059CC9E9" w14:textId="77777777" w:rsidR="00840371" w:rsidRPr="00CF3702" w:rsidRDefault="00840371" w:rsidP="00CF3702">
      <w:pPr>
        <w:spacing w:line="360" w:lineRule="auto"/>
        <w:rPr>
          <w:rFonts w:ascii="Arial" w:hAnsi="Arial" w:cs="Arial"/>
          <w:sz w:val="24"/>
        </w:rPr>
      </w:pPr>
      <w:r w:rsidRPr="00CF3702">
        <w:rPr>
          <w:rFonts w:ascii="Arial" w:hAnsi="Arial" w:cs="Arial"/>
          <w:sz w:val="24"/>
        </w:rPr>
        <w:t xml:space="preserve">          Professor</w:t>
      </w:r>
    </w:p>
    <w:p w14:paraId="6AFAAB83" w14:textId="77777777" w:rsidR="00840371" w:rsidRPr="00CF3702" w:rsidRDefault="00840371" w:rsidP="00CF3702">
      <w:pPr>
        <w:spacing w:line="360" w:lineRule="auto"/>
        <w:rPr>
          <w:rFonts w:ascii="Arial" w:hAnsi="Arial" w:cs="Arial"/>
          <w:sz w:val="24"/>
        </w:rPr>
      </w:pPr>
    </w:p>
    <w:p w14:paraId="2D929F73" w14:textId="77777777" w:rsidR="00840371" w:rsidRPr="00CF3702" w:rsidRDefault="00840371" w:rsidP="00CF3702">
      <w:pPr>
        <w:spacing w:line="360" w:lineRule="auto"/>
        <w:rPr>
          <w:rFonts w:ascii="Arial" w:hAnsi="Arial" w:cs="Arial"/>
          <w:sz w:val="24"/>
        </w:rPr>
      </w:pPr>
      <w:r w:rsidRPr="00CF3702">
        <w:rPr>
          <w:rFonts w:ascii="Arial" w:hAnsi="Arial" w:cs="Arial"/>
          <w:sz w:val="24"/>
        </w:rPr>
        <w:t>December 5, 2016</w:t>
      </w:r>
    </w:p>
    <w:p w14:paraId="6CFBD71E" w14:textId="77777777" w:rsidR="00840371" w:rsidRPr="00CF3702" w:rsidRDefault="00840371" w:rsidP="00CF3702">
      <w:pPr>
        <w:spacing w:line="360" w:lineRule="auto"/>
        <w:rPr>
          <w:rFonts w:ascii="Arial" w:hAnsi="Arial" w:cs="Arial"/>
        </w:rPr>
      </w:pPr>
    </w:p>
    <w:p w14:paraId="3018A494" w14:textId="75BFDD32" w:rsidR="00CF3702" w:rsidRPr="00CF3702" w:rsidRDefault="00CF3702" w:rsidP="00CF3702">
      <w:pPr>
        <w:spacing w:line="360" w:lineRule="auto"/>
        <w:rPr>
          <w:rFonts w:ascii="Arial" w:hAnsi="Arial" w:cs="Arial"/>
          <w:sz w:val="24"/>
          <w:szCs w:val="24"/>
          <w:lang w:val="en-US" w:eastAsia="ja-JP"/>
        </w:rPr>
      </w:pPr>
    </w:p>
    <w:p w14:paraId="02031430" w14:textId="77777777" w:rsidR="00CF3702" w:rsidRPr="00CF3702" w:rsidRDefault="00CF3702" w:rsidP="00CF3702">
      <w:pPr>
        <w:spacing w:line="360" w:lineRule="auto"/>
        <w:rPr>
          <w:rFonts w:ascii="Arial" w:hAnsi="Arial" w:cs="Arial"/>
          <w:sz w:val="24"/>
          <w:szCs w:val="24"/>
          <w:lang w:val="en-US" w:eastAsia="ja-JP"/>
        </w:rPr>
      </w:pPr>
    </w:p>
    <w:p w14:paraId="69703B34" w14:textId="77777777" w:rsidR="00173646" w:rsidRPr="00F211AB" w:rsidRDefault="00173646" w:rsidP="00173646">
      <w:pPr>
        <w:pStyle w:val="line"/>
        <w:spacing w:line="360" w:lineRule="auto"/>
        <w:rPr>
          <w:rFonts w:cs="Arial"/>
        </w:rPr>
      </w:pPr>
    </w:p>
    <w:p w14:paraId="119C3AD8" w14:textId="77777777" w:rsidR="00173646" w:rsidRPr="00173646" w:rsidRDefault="00173646" w:rsidP="00173646">
      <w:pPr>
        <w:pStyle w:val="Heading1"/>
        <w:jc w:val="right"/>
        <w:rPr>
          <w:rFonts w:ascii="Arial" w:hAnsi="Arial" w:cs="Arial"/>
          <w:color w:val="auto"/>
          <w:sz w:val="56"/>
        </w:rPr>
      </w:pPr>
      <w:r w:rsidRPr="00173646">
        <w:rPr>
          <w:rFonts w:ascii="Arial" w:hAnsi="Arial" w:cs="Arial"/>
          <w:color w:val="auto"/>
          <w:sz w:val="56"/>
        </w:rPr>
        <w:t>Vision and Scope Document</w:t>
      </w:r>
    </w:p>
    <w:p w14:paraId="318A3B19" w14:textId="77777777" w:rsidR="00173646" w:rsidRPr="00F211AB" w:rsidRDefault="00173646" w:rsidP="00173646">
      <w:pPr>
        <w:pStyle w:val="Title"/>
        <w:spacing w:before="0" w:after="400" w:line="360" w:lineRule="auto"/>
        <w:rPr>
          <w:rFonts w:cs="Arial"/>
          <w:sz w:val="40"/>
        </w:rPr>
      </w:pPr>
      <w:r>
        <w:rPr>
          <w:rFonts w:cs="Arial"/>
          <w:sz w:val="40"/>
        </w:rPr>
        <w:t>f</w:t>
      </w:r>
      <w:r w:rsidRPr="00F211AB">
        <w:rPr>
          <w:rFonts w:cs="Arial"/>
          <w:sz w:val="40"/>
        </w:rPr>
        <w:t>or</w:t>
      </w:r>
    </w:p>
    <w:p w14:paraId="1F0A04A0" w14:textId="0A650241" w:rsidR="00173646" w:rsidRPr="00F211AB" w:rsidRDefault="00173646" w:rsidP="00173646">
      <w:pPr>
        <w:pStyle w:val="Title"/>
        <w:spacing w:line="360" w:lineRule="auto"/>
        <w:rPr>
          <w:rFonts w:cs="Arial"/>
        </w:rPr>
      </w:pPr>
      <w:r w:rsidRPr="00F211AB">
        <w:rPr>
          <w:rFonts w:cs="Arial"/>
          <w:color w:val="000000"/>
          <w:sz w:val="29"/>
          <w:szCs w:val="29"/>
          <w:shd w:val="clear" w:color="auto" w:fill="FFFFFF"/>
        </w:rPr>
        <w:t xml:space="preserve">Asset Management with Barcode Tagging System </w:t>
      </w:r>
      <w:r>
        <w:rPr>
          <w:rFonts w:cs="Arial"/>
          <w:color w:val="000000"/>
          <w:sz w:val="29"/>
          <w:szCs w:val="29"/>
          <w:shd w:val="clear" w:color="auto" w:fill="FFFFFF"/>
        </w:rPr>
        <w:t>for Operations and Maintenance Department of Weather.ph</w:t>
      </w:r>
    </w:p>
    <w:p w14:paraId="5E604018" w14:textId="77777777" w:rsidR="00173646" w:rsidRPr="00F211AB" w:rsidRDefault="00173646" w:rsidP="00173646">
      <w:pPr>
        <w:pStyle w:val="ByLine"/>
        <w:spacing w:line="360" w:lineRule="auto"/>
        <w:rPr>
          <w:rFonts w:cs="Arial"/>
        </w:rPr>
      </w:pPr>
      <w:r w:rsidRPr="00F211AB">
        <w:rPr>
          <w:rFonts w:cs="Arial"/>
        </w:rPr>
        <w:t>Version 1.0 approved</w:t>
      </w:r>
    </w:p>
    <w:p w14:paraId="2D87CDFC" w14:textId="77777777" w:rsidR="00173646" w:rsidRPr="00F211AB" w:rsidRDefault="00173646" w:rsidP="00173646">
      <w:pPr>
        <w:pStyle w:val="ByLine"/>
        <w:spacing w:line="360" w:lineRule="auto"/>
        <w:rPr>
          <w:rFonts w:cs="Arial"/>
        </w:rPr>
      </w:pPr>
      <w:r w:rsidRPr="00F211AB">
        <w:rPr>
          <w:rFonts w:cs="Arial"/>
        </w:rPr>
        <w:t xml:space="preserve">Prepared by </w:t>
      </w:r>
      <w:r>
        <w:rPr>
          <w:rFonts w:cs="Arial"/>
        </w:rPr>
        <w:t xml:space="preserve">Miguel Mayor, Joanna </w:t>
      </w:r>
      <w:r w:rsidRPr="00F211AB">
        <w:rPr>
          <w:rFonts w:cs="Arial"/>
        </w:rPr>
        <w:t>De Guzman,  Adrian Tobias</w:t>
      </w:r>
    </w:p>
    <w:p w14:paraId="4DF5FA4A" w14:textId="77777777" w:rsidR="00173646" w:rsidRPr="00F211AB" w:rsidRDefault="00173646" w:rsidP="00173646">
      <w:pPr>
        <w:pStyle w:val="ByLine"/>
        <w:spacing w:line="360" w:lineRule="auto"/>
        <w:rPr>
          <w:rFonts w:cs="Arial"/>
        </w:rPr>
      </w:pPr>
    </w:p>
    <w:p w14:paraId="544B1A9B" w14:textId="068DC111" w:rsidR="00173646" w:rsidRPr="00173646" w:rsidRDefault="00173646" w:rsidP="00173646">
      <w:pPr>
        <w:pStyle w:val="ByLine"/>
        <w:tabs>
          <w:tab w:val="center" w:pos="4680"/>
          <w:tab w:val="right" w:pos="9360"/>
        </w:tabs>
        <w:spacing w:line="360" w:lineRule="auto"/>
        <w:jc w:val="left"/>
        <w:rPr>
          <w:rFonts w:cs="Arial"/>
        </w:rPr>
        <w:sectPr w:rsidR="00173646" w:rsidRPr="00173646" w:rsidSect="00173646">
          <w:pgSz w:w="12240" w:h="15840" w:code="1"/>
          <w:pgMar w:top="1440" w:right="1440" w:bottom="1440" w:left="1440" w:header="720" w:footer="720" w:gutter="0"/>
          <w:pgNumType w:start="50"/>
          <w:cols w:space="720"/>
          <w:titlePg/>
        </w:sectPr>
      </w:pPr>
      <w:r>
        <w:rPr>
          <w:rFonts w:cs="Arial"/>
        </w:rPr>
        <w:tab/>
      </w:r>
      <w:r>
        <w:rPr>
          <w:rFonts w:cs="Arial"/>
        </w:rPr>
        <w:tab/>
      </w:r>
      <w:r w:rsidRPr="00F211AB">
        <w:rPr>
          <w:rFonts w:cs="Arial"/>
        </w:rPr>
        <w:t>Oct. 10, 2016</w:t>
      </w:r>
    </w:p>
    <w:p w14:paraId="467575EB" w14:textId="77777777" w:rsidR="00173646" w:rsidRPr="00F211AB" w:rsidRDefault="00173646" w:rsidP="00173646">
      <w:pPr>
        <w:spacing w:line="360" w:lineRule="auto"/>
        <w:rPr>
          <w:rFonts w:ascii="Arial" w:hAnsi="Arial" w:cs="Arial"/>
          <w:b/>
          <w:sz w:val="28"/>
        </w:rPr>
      </w:pPr>
      <w:bookmarkStart w:id="38" w:name="_Toc416530762"/>
    </w:p>
    <w:p w14:paraId="23398DF1" w14:textId="77777777" w:rsidR="00173646" w:rsidRPr="00F211AB" w:rsidRDefault="00173646" w:rsidP="00173646"/>
    <w:p w14:paraId="72071AA8" w14:textId="77777777" w:rsidR="00173646" w:rsidRPr="00173646" w:rsidRDefault="00173646" w:rsidP="00173646">
      <w:pPr>
        <w:rPr>
          <w:rFonts w:ascii="Arial" w:hAnsi="Arial" w:cs="Arial"/>
          <w:b/>
          <w:sz w:val="28"/>
          <w:szCs w:val="28"/>
        </w:rPr>
      </w:pPr>
      <w:bookmarkStart w:id="39" w:name="_Toc18551416"/>
      <w:r w:rsidRPr="00173646">
        <w:rPr>
          <w:rFonts w:ascii="Arial" w:hAnsi="Arial" w:cs="Arial"/>
          <w:b/>
          <w:sz w:val="28"/>
          <w:szCs w:val="28"/>
        </w:rPr>
        <w:t>Revision History</w:t>
      </w:r>
      <w:bookmarkEnd w:id="38"/>
      <w:bookmarkEnd w:id="39"/>
    </w:p>
    <w:p w14:paraId="1596A382" w14:textId="77777777" w:rsidR="00173646" w:rsidRPr="00F211AB" w:rsidRDefault="00173646" w:rsidP="00173646"/>
    <w:p w14:paraId="4F0B6B19" w14:textId="77777777" w:rsidR="00173646" w:rsidRPr="00F211AB" w:rsidRDefault="00173646" w:rsidP="00173646"/>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173646" w:rsidRPr="00173646" w14:paraId="1AB41DFD" w14:textId="77777777" w:rsidTr="00C82646">
        <w:trPr>
          <w:trHeight w:val="348"/>
        </w:trPr>
        <w:tc>
          <w:tcPr>
            <w:tcW w:w="2160" w:type="dxa"/>
            <w:tcBorders>
              <w:top w:val="single" w:sz="12" w:space="0" w:color="auto"/>
              <w:bottom w:val="double" w:sz="12" w:space="0" w:color="auto"/>
            </w:tcBorders>
          </w:tcPr>
          <w:p w14:paraId="041872C1" w14:textId="77777777" w:rsidR="00173646" w:rsidRPr="00173646" w:rsidRDefault="00173646" w:rsidP="00173646">
            <w:pPr>
              <w:rPr>
                <w:rFonts w:ascii="Arial" w:hAnsi="Arial" w:cs="Arial"/>
                <w:sz w:val="24"/>
                <w:szCs w:val="24"/>
              </w:rPr>
            </w:pPr>
            <w:r w:rsidRPr="00173646">
              <w:rPr>
                <w:rFonts w:ascii="Arial" w:hAnsi="Arial" w:cs="Arial"/>
                <w:sz w:val="24"/>
                <w:szCs w:val="24"/>
              </w:rPr>
              <w:t>Name</w:t>
            </w:r>
          </w:p>
        </w:tc>
        <w:tc>
          <w:tcPr>
            <w:tcW w:w="1170" w:type="dxa"/>
            <w:tcBorders>
              <w:top w:val="single" w:sz="12" w:space="0" w:color="auto"/>
              <w:bottom w:val="double" w:sz="12" w:space="0" w:color="auto"/>
            </w:tcBorders>
          </w:tcPr>
          <w:p w14:paraId="38F71355" w14:textId="77777777" w:rsidR="00173646" w:rsidRPr="00173646" w:rsidRDefault="00173646" w:rsidP="00173646">
            <w:pPr>
              <w:rPr>
                <w:rFonts w:ascii="Arial" w:hAnsi="Arial" w:cs="Arial"/>
                <w:sz w:val="24"/>
                <w:szCs w:val="24"/>
              </w:rPr>
            </w:pPr>
            <w:r w:rsidRPr="00173646">
              <w:rPr>
                <w:rFonts w:ascii="Arial" w:hAnsi="Arial" w:cs="Arial"/>
                <w:sz w:val="24"/>
                <w:szCs w:val="24"/>
              </w:rPr>
              <w:t>Date</w:t>
            </w:r>
          </w:p>
        </w:tc>
        <w:tc>
          <w:tcPr>
            <w:tcW w:w="4954" w:type="dxa"/>
            <w:tcBorders>
              <w:top w:val="single" w:sz="12" w:space="0" w:color="auto"/>
              <w:bottom w:val="double" w:sz="12" w:space="0" w:color="auto"/>
            </w:tcBorders>
          </w:tcPr>
          <w:p w14:paraId="79AD66B6" w14:textId="77777777" w:rsidR="00173646" w:rsidRPr="00173646" w:rsidRDefault="00173646" w:rsidP="00173646">
            <w:pPr>
              <w:rPr>
                <w:rFonts w:ascii="Arial" w:hAnsi="Arial" w:cs="Arial"/>
                <w:sz w:val="24"/>
                <w:szCs w:val="24"/>
              </w:rPr>
            </w:pPr>
            <w:r w:rsidRPr="00173646">
              <w:rPr>
                <w:rFonts w:ascii="Arial" w:hAnsi="Arial" w:cs="Arial"/>
                <w:sz w:val="24"/>
                <w:szCs w:val="24"/>
              </w:rPr>
              <w:t>Reason For Changes</w:t>
            </w:r>
          </w:p>
        </w:tc>
        <w:tc>
          <w:tcPr>
            <w:tcW w:w="1584" w:type="dxa"/>
            <w:tcBorders>
              <w:top w:val="single" w:sz="12" w:space="0" w:color="auto"/>
              <w:bottom w:val="double" w:sz="12" w:space="0" w:color="auto"/>
            </w:tcBorders>
          </w:tcPr>
          <w:p w14:paraId="0C4A5539" w14:textId="77777777" w:rsidR="00173646" w:rsidRPr="00173646" w:rsidRDefault="00173646" w:rsidP="00173646">
            <w:pPr>
              <w:rPr>
                <w:rFonts w:ascii="Arial" w:hAnsi="Arial" w:cs="Arial"/>
                <w:sz w:val="24"/>
                <w:szCs w:val="24"/>
              </w:rPr>
            </w:pPr>
            <w:r w:rsidRPr="00173646">
              <w:rPr>
                <w:rFonts w:ascii="Arial" w:hAnsi="Arial" w:cs="Arial"/>
                <w:sz w:val="24"/>
                <w:szCs w:val="24"/>
              </w:rPr>
              <w:t>Version</w:t>
            </w:r>
          </w:p>
        </w:tc>
      </w:tr>
      <w:tr w:rsidR="00173646" w:rsidRPr="00173646" w14:paraId="77912903" w14:textId="77777777" w:rsidTr="00C82646">
        <w:tc>
          <w:tcPr>
            <w:tcW w:w="2160" w:type="dxa"/>
            <w:tcBorders>
              <w:top w:val="nil"/>
            </w:tcBorders>
          </w:tcPr>
          <w:p w14:paraId="0AEF21D2" w14:textId="77777777" w:rsidR="00173646" w:rsidRPr="00173646" w:rsidRDefault="00173646" w:rsidP="00173646">
            <w:pPr>
              <w:rPr>
                <w:rFonts w:ascii="Arial" w:hAnsi="Arial" w:cs="Arial"/>
                <w:sz w:val="24"/>
                <w:szCs w:val="24"/>
              </w:rPr>
            </w:pPr>
            <w:r w:rsidRPr="00173646">
              <w:rPr>
                <w:rFonts w:ascii="Arial" w:hAnsi="Arial" w:cs="Arial"/>
                <w:sz w:val="24"/>
                <w:szCs w:val="24"/>
              </w:rPr>
              <w:t>Adrian Tobias</w:t>
            </w:r>
          </w:p>
        </w:tc>
        <w:tc>
          <w:tcPr>
            <w:tcW w:w="1170" w:type="dxa"/>
            <w:tcBorders>
              <w:top w:val="nil"/>
            </w:tcBorders>
          </w:tcPr>
          <w:p w14:paraId="12F11D87" w14:textId="77777777" w:rsidR="00173646" w:rsidRPr="00173646" w:rsidRDefault="00173646" w:rsidP="00173646">
            <w:pPr>
              <w:rPr>
                <w:rFonts w:ascii="Arial" w:hAnsi="Arial" w:cs="Arial"/>
                <w:sz w:val="24"/>
                <w:szCs w:val="24"/>
              </w:rPr>
            </w:pPr>
          </w:p>
        </w:tc>
        <w:tc>
          <w:tcPr>
            <w:tcW w:w="4954" w:type="dxa"/>
            <w:tcBorders>
              <w:top w:val="nil"/>
            </w:tcBorders>
          </w:tcPr>
          <w:p w14:paraId="47068C46" w14:textId="77777777" w:rsidR="00173646" w:rsidRPr="00173646" w:rsidRDefault="00173646" w:rsidP="00173646">
            <w:pPr>
              <w:rPr>
                <w:rFonts w:ascii="Arial" w:hAnsi="Arial" w:cs="Arial"/>
                <w:sz w:val="24"/>
                <w:szCs w:val="24"/>
              </w:rPr>
            </w:pPr>
          </w:p>
        </w:tc>
        <w:tc>
          <w:tcPr>
            <w:tcW w:w="1584" w:type="dxa"/>
            <w:tcBorders>
              <w:top w:val="nil"/>
            </w:tcBorders>
          </w:tcPr>
          <w:p w14:paraId="6140372A" w14:textId="77777777" w:rsidR="00173646" w:rsidRPr="00173646" w:rsidRDefault="00173646" w:rsidP="00173646">
            <w:pPr>
              <w:rPr>
                <w:rFonts w:ascii="Arial" w:hAnsi="Arial" w:cs="Arial"/>
                <w:sz w:val="24"/>
                <w:szCs w:val="24"/>
              </w:rPr>
            </w:pPr>
            <w:r w:rsidRPr="00173646">
              <w:rPr>
                <w:rFonts w:ascii="Arial" w:hAnsi="Arial" w:cs="Arial"/>
                <w:sz w:val="24"/>
                <w:szCs w:val="24"/>
              </w:rPr>
              <w:t>V1.1</w:t>
            </w:r>
          </w:p>
        </w:tc>
      </w:tr>
      <w:tr w:rsidR="00173646" w:rsidRPr="00173646" w14:paraId="771C7237" w14:textId="77777777" w:rsidTr="00C82646">
        <w:tc>
          <w:tcPr>
            <w:tcW w:w="2160" w:type="dxa"/>
            <w:tcBorders>
              <w:bottom w:val="single" w:sz="12" w:space="0" w:color="auto"/>
            </w:tcBorders>
          </w:tcPr>
          <w:p w14:paraId="16DF415E" w14:textId="77777777" w:rsidR="00173646" w:rsidRPr="00173646" w:rsidRDefault="00173646" w:rsidP="00173646">
            <w:pPr>
              <w:rPr>
                <w:rFonts w:ascii="Arial" w:hAnsi="Arial" w:cs="Arial"/>
                <w:sz w:val="24"/>
                <w:szCs w:val="24"/>
              </w:rPr>
            </w:pPr>
            <w:r w:rsidRPr="00173646">
              <w:rPr>
                <w:rFonts w:ascii="Arial" w:hAnsi="Arial" w:cs="Arial"/>
                <w:sz w:val="24"/>
                <w:szCs w:val="24"/>
              </w:rPr>
              <w:t>Miguel Jaime Mayor</w:t>
            </w:r>
          </w:p>
        </w:tc>
        <w:tc>
          <w:tcPr>
            <w:tcW w:w="1170" w:type="dxa"/>
            <w:tcBorders>
              <w:bottom w:val="single" w:sz="12" w:space="0" w:color="auto"/>
            </w:tcBorders>
          </w:tcPr>
          <w:p w14:paraId="0DDB6E92" w14:textId="77777777" w:rsidR="00173646" w:rsidRPr="00173646" w:rsidRDefault="00173646" w:rsidP="00173646">
            <w:pPr>
              <w:rPr>
                <w:rFonts w:ascii="Arial" w:hAnsi="Arial" w:cs="Arial"/>
                <w:sz w:val="24"/>
                <w:szCs w:val="24"/>
              </w:rPr>
            </w:pPr>
          </w:p>
        </w:tc>
        <w:tc>
          <w:tcPr>
            <w:tcW w:w="4954" w:type="dxa"/>
            <w:tcBorders>
              <w:bottom w:val="single" w:sz="12" w:space="0" w:color="auto"/>
            </w:tcBorders>
          </w:tcPr>
          <w:p w14:paraId="362D8C17" w14:textId="77777777" w:rsidR="00173646" w:rsidRPr="00173646" w:rsidRDefault="00173646" w:rsidP="00173646">
            <w:pPr>
              <w:rPr>
                <w:rFonts w:ascii="Arial" w:hAnsi="Arial" w:cs="Arial"/>
                <w:sz w:val="24"/>
                <w:szCs w:val="24"/>
              </w:rPr>
            </w:pPr>
          </w:p>
        </w:tc>
        <w:tc>
          <w:tcPr>
            <w:tcW w:w="1584" w:type="dxa"/>
            <w:tcBorders>
              <w:bottom w:val="single" w:sz="12" w:space="0" w:color="auto"/>
            </w:tcBorders>
          </w:tcPr>
          <w:p w14:paraId="0C6418EA" w14:textId="77777777" w:rsidR="00173646" w:rsidRPr="00173646" w:rsidRDefault="00173646" w:rsidP="00173646">
            <w:pPr>
              <w:rPr>
                <w:rFonts w:ascii="Arial" w:hAnsi="Arial" w:cs="Arial"/>
                <w:sz w:val="24"/>
                <w:szCs w:val="24"/>
              </w:rPr>
            </w:pPr>
            <w:r w:rsidRPr="00173646">
              <w:rPr>
                <w:rFonts w:ascii="Arial" w:hAnsi="Arial" w:cs="Arial"/>
                <w:sz w:val="24"/>
                <w:szCs w:val="24"/>
              </w:rPr>
              <w:t>V1.2</w:t>
            </w:r>
          </w:p>
        </w:tc>
      </w:tr>
    </w:tbl>
    <w:p w14:paraId="1956A470" w14:textId="77777777" w:rsidR="00173646" w:rsidRPr="00173646" w:rsidRDefault="00173646" w:rsidP="00173646">
      <w:pPr>
        <w:rPr>
          <w:rFonts w:ascii="Arial" w:hAnsi="Arial" w:cs="Arial"/>
          <w:sz w:val="24"/>
          <w:szCs w:val="24"/>
        </w:rPr>
        <w:sectPr w:rsidR="00173646" w:rsidRPr="00173646" w:rsidSect="00173646">
          <w:headerReference w:type="default" r:id="rId37"/>
          <w:footerReference w:type="default" r:id="rId38"/>
          <w:pgSz w:w="12240" w:h="15840" w:code="1"/>
          <w:pgMar w:top="1440" w:right="1800" w:bottom="1440" w:left="1800" w:header="720" w:footer="720" w:gutter="0"/>
          <w:pgNumType w:start="58"/>
          <w:cols w:space="720"/>
        </w:sectPr>
      </w:pPr>
    </w:p>
    <w:p w14:paraId="213F8557" w14:textId="77777777" w:rsidR="002001D0" w:rsidRDefault="002001D0" w:rsidP="00BE2AF1">
      <w:pPr>
        <w:spacing w:line="360" w:lineRule="auto"/>
        <w:rPr>
          <w:rFonts w:ascii="Arial" w:hAnsi="Arial" w:cs="Arial"/>
          <w:b/>
          <w:sz w:val="28"/>
          <w:szCs w:val="28"/>
        </w:rPr>
      </w:pPr>
      <w:bookmarkStart w:id="40" w:name="_Toc18551417"/>
    </w:p>
    <w:p w14:paraId="2BEF2B4A" w14:textId="77777777" w:rsidR="00173646" w:rsidRPr="00173646" w:rsidRDefault="00173646" w:rsidP="00BE2AF1">
      <w:pPr>
        <w:spacing w:line="360" w:lineRule="auto"/>
        <w:rPr>
          <w:rFonts w:ascii="Arial" w:hAnsi="Arial" w:cs="Arial"/>
          <w:b/>
          <w:sz w:val="28"/>
          <w:szCs w:val="28"/>
        </w:rPr>
      </w:pPr>
      <w:r w:rsidRPr="00173646">
        <w:rPr>
          <w:rFonts w:ascii="Arial" w:hAnsi="Arial" w:cs="Arial"/>
          <w:b/>
          <w:sz w:val="28"/>
          <w:szCs w:val="28"/>
        </w:rPr>
        <w:t>Business Requirements</w:t>
      </w:r>
      <w:bookmarkEnd w:id="40"/>
    </w:p>
    <w:p w14:paraId="115C7E1E" w14:textId="77777777" w:rsidR="00173646" w:rsidRPr="00173646" w:rsidRDefault="00173646" w:rsidP="00BE2AF1">
      <w:pPr>
        <w:pStyle w:val="ListParagraph"/>
        <w:numPr>
          <w:ilvl w:val="0"/>
          <w:numId w:val="30"/>
        </w:numPr>
        <w:spacing w:line="360" w:lineRule="auto"/>
        <w:rPr>
          <w:rFonts w:ascii="Arial" w:hAnsi="Arial" w:cs="Arial"/>
          <w:sz w:val="24"/>
          <w:szCs w:val="24"/>
        </w:rPr>
      </w:pPr>
      <w:r w:rsidRPr="00173646">
        <w:rPr>
          <w:rFonts w:ascii="Arial" w:hAnsi="Arial" w:cs="Arial"/>
          <w:sz w:val="24"/>
          <w:szCs w:val="24"/>
        </w:rPr>
        <w:t>The business requirements from the client himself are stated as the following:</w:t>
      </w:r>
    </w:p>
    <w:p w14:paraId="245EFC46" w14:textId="77777777" w:rsidR="00173646" w:rsidRPr="00173646" w:rsidRDefault="00173646" w:rsidP="00BE2AF1">
      <w:pPr>
        <w:pStyle w:val="ListParagraph"/>
        <w:numPr>
          <w:ilvl w:val="0"/>
          <w:numId w:val="30"/>
        </w:numPr>
        <w:spacing w:line="360" w:lineRule="auto"/>
        <w:rPr>
          <w:rFonts w:ascii="Arial" w:hAnsi="Arial" w:cs="Arial"/>
          <w:sz w:val="24"/>
          <w:szCs w:val="24"/>
        </w:rPr>
      </w:pPr>
      <w:r w:rsidRPr="00173646">
        <w:rPr>
          <w:rFonts w:ascii="Arial" w:hAnsi="Arial" w:cs="Arial"/>
          <w:sz w:val="24"/>
          <w:szCs w:val="24"/>
        </w:rPr>
        <w:t>Able to create and schedule dates for maintenance</w:t>
      </w:r>
    </w:p>
    <w:p w14:paraId="6B00C5D2" w14:textId="77777777" w:rsidR="00173646" w:rsidRPr="00173646" w:rsidRDefault="00173646" w:rsidP="00BE2AF1">
      <w:pPr>
        <w:pStyle w:val="ListParagraph"/>
        <w:numPr>
          <w:ilvl w:val="0"/>
          <w:numId w:val="30"/>
        </w:numPr>
        <w:spacing w:line="360" w:lineRule="auto"/>
        <w:rPr>
          <w:rFonts w:ascii="Arial" w:hAnsi="Arial" w:cs="Arial"/>
          <w:sz w:val="24"/>
          <w:szCs w:val="24"/>
        </w:rPr>
      </w:pPr>
      <w:r w:rsidRPr="00173646">
        <w:rPr>
          <w:rFonts w:ascii="Arial" w:hAnsi="Arial" w:cs="Arial"/>
          <w:sz w:val="24"/>
          <w:szCs w:val="24"/>
        </w:rPr>
        <w:t>Able to update the specific weather stations for the department</w:t>
      </w:r>
    </w:p>
    <w:p w14:paraId="17B1F291" w14:textId="77777777" w:rsidR="00173646" w:rsidRPr="00173646" w:rsidRDefault="00173646" w:rsidP="00BE2AF1">
      <w:pPr>
        <w:pStyle w:val="ListParagraph"/>
        <w:numPr>
          <w:ilvl w:val="0"/>
          <w:numId w:val="30"/>
        </w:numPr>
        <w:spacing w:line="360" w:lineRule="auto"/>
        <w:rPr>
          <w:rFonts w:ascii="Arial" w:hAnsi="Arial" w:cs="Arial"/>
          <w:sz w:val="24"/>
          <w:szCs w:val="24"/>
        </w:rPr>
      </w:pPr>
      <w:r w:rsidRPr="00173646">
        <w:rPr>
          <w:rFonts w:ascii="Arial" w:hAnsi="Arial" w:cs="Arial"/>
          <w:sz w:val="24"/>
          <w:szCs w:val="24"/>
        </w:rPr>
        <w:t>Connectivity to the application and the database is always available</w:t>
      </w:r>
    </w:p>
    <w:p w14:paraId="20B36019" w14:textId="77777777" w:rsidR="00173646" w:rsidRPr="00173646" w:rsidRDefault="00173646" w:rsidP="00BE2AF1">
      <w:pPr>
        <w:pStyle w:val="ListParagraph"/>
        <w:numPr>
          <w:ilvl w:val="0"/>
          <w:numId w:val="30"/>
        </w:numPr>
        <w:spacing w:line="360" w:lineRule="auto"/>
        <w:rPr>
          <w:rFonts w:ascii="Arial" w:hAnsi="Arial" w:cs="Arial"/>
          <w:sz w:val="24"/>
          <w:szCs w:val="24"/>
        </w:rPr>
      </w:pPr>
      <w:r w:rsidRPr="00173646">
        <w:rPr>
          <w:rFonts w:ascii="Arial" w:hAnsi="Arial" w:cs="Arial"/>
          <w:sz w:val="24"/>
          <w:szCs w:val="24"/>
        </w:rPr>
        <w:t>Barcode tagging is implemented to the system</w:t>
      </w:r>
    </w:p>
    <w:p w14:paraId="32F1E530" w14:textId="77777777" w:rsidR="00173646" w:rsidRDefault="00173646" w:rsidP="00BE2AF1">
      <w:pPr>
        <w:spacing w:line="360" w:lineRule="auto"/>
        <w:rPr>
          <w:rFonts w:ascii="Arial" w:hAnsi="Arial" w:cs="Arial"/>
          <w:sz w:val="24"/>
          <w:szCs w:val="24"/>
        </w:rPr>
      </w:pPr>
      <w:bookmarkStart w:id="41" w:name="_Toc18551418"/>
    </w:p>
    <w:p w14:paraId="1C7A5422" w14:textId="77777777" w:rsidR="00173646" w:rsidRPr="00173646" w:rsidRDefault="00173646" w:rsidP="00BE2AF1">
      <w:pPr>
        <w:spacing w:line="360" w:lineRule="auto"/>
        <w:rPr>
          <w:rFonts w:ascii="Arial" w:hAnsi="Arial" w:cs="Arial"/>
          <w:b/>
          <w:sz w:val="28"/>
          <w:szCs w:val="28"/>
        </w:rPr>
      </w:pPr>
      <w:r w:rsidRPr="00173646">
        <w:rPr>
          <w:rFonts w:ascii="Arial" w:hAnsi="Arial" w:cs="Arial"/>
          <w:b/>
          <w:sz w:val="28"/>
          <w:szCs w:val="28"/>
        </w:rPr>
        <w:t>Background</w:t>
      </w:r>
      <w:bookmarkEnd w:id="41"/>
    </w:p>
    <w:p w14:paraId="1BFA66E8" w14:textId="77777777" w:rsidR="00173646" w:rsidRPr="00173646" w:rsidRDefault="00173646" w:rsidP="00BE2AF1">
      <w:pPr>
        <w:spacing w:line="360" w:lineRule="auto"/>
        <w:ind w:firstLine="720"/>
        <w:rPr>
          <w:rFonts w:ascii="Arial" w:hAnsi="Arial" w:cs="Arial"/>
          <w:sz w:val="24"/>
          <w:szCs w:val="24"/>
        </w:rPr>
      </w:pPr>
      <w:r w:rsidRPr="00173646">
        <w:rPr>
          <w:rFonts w:ascii="Arial" w:hAnsi="Arial" w:cs="Arial"/>
          <w:sz w:val="24"/>
          <w:szCs w:val="24"/>
        </w:rPr>
        <w:t>The main problem that the Operations and Maintenance Department of Weather.ph is handling right now is the management of each description and detail of every weather station here in the Philippines and the compilation and creation of service reports for every maintenance executed on the weather stations. The problem is that overlapping of data and the loss of data may occur since the method that they are using right now is Excel for the management of the description of the weather stations and it is sent through email only. Knowing that kind of problem exist, this particular web application solves all the inconsistency that exist in the current system.</w:t>
      </w:r>
    </w:p>
    <w:p w14:paraId="04F22A73" w14:textId="77777777" w:rsidR="00173646" w:rsidRDefault="00173646" w:rsidP="00BE2AF1">
      <w:pPr>
        <w:spacing w:line="360" w:lineRule="auto"/>
        <w:rPr>
          <w:rFonts w:ascii="Arial" w:hAnsi="Arial" w:cs="Arial"/>
          <w:b/>
          <w:sz w:val="28"/>
          <w:szCs w:val="24"/>
        </w:rPr>
      </w:pPr>
      <w:bookmarkStart w:id="42" w:name="_Toc18551419"/>
    </w:p>
    <w:p w14:paraId="704AA1DA" w14:textId="77777777" w:rsidR="00173646" w:rsidRPr="00173646" w:rsidRDefault="00173646" w:rsidP="00BE2AF1">
      <w:pPr>
        <w:spacing w:line="360" w:lineRule="auto"/>
        <w:rPr>
          <w:rFonts w:ascii="Arial" w:hAnsi="Arial" w:cs="Arial"/>
          <w:b/>
          <w:sz w:val="28"/>
          <w:szCs w:val="24"/>
        </w:rPr>
      </w:pPr>
      <w:r w:rsidRPr="00173646">
        <w:rPr>
          <w:rFonts w:ascii="Arial" w:hAnsi="Arial" w:cs="Arial"/>
          <w:b/>
          <w:sz w:val="28"/>
          <w:szCs w:val="24"/>
        </w:rPr>
        <w:t>Business Opportunity</w:t>
      </w:r>
      <w:bookmarkEnd w:id="42"/>
    </w:p>
    <w:p w14:paraId="1818F7E5" w14:textId="3BCF2C6C" w:rsidR="002001D0" w:rsidRDefault="00173646" w:rsidP="002001D0">
      <w:pPr>
        <w:spacing w:line="360" w:lineRule="auto"/>
        <w:ind w:firstLine="720"/>
        <w:rPr>
          <w:rFonts w:ascii="Arial" w:hAnsi="Arial" w:cs="Arial"/>
          <w:sz w:val="24"/>
          <w:szCs w:val="24"/>
        </w:rPr>
      </w:pPr>
      <w:r w:rsidRPr="00173646">
        <w:rPr>
          <w:rFonts w:ascii="Arial" w:hAnsi="Arial" w:cs="Arial"/>
          <w:sz w:val="24"/>
          <w:szCs w:val="24"/>
        </w:rPr>
        <w:t>The WS-AMS, or the Weather Station – Asset Management System, should be implemented in the Operations and Maintenance Department because not only the inconsistencies of the current system would disappear but productivity would increase in terms of quick access of the database itself and immediate submission of the service reports. The system would compile all the available data that describes the weather station into one centralized database. The service reports would be compile into the same database for archival purposes and for future backtracking on the previous maintenance done on the weather station. The system is also limited to those who are inside in the Operations and Maintenance Department and as well as having an “Aboitiz” email. Limiting the data to only certain amount of people is a good practice for security.</w:t>
      </w:r>
      <w:bookmarkStart w:id="43" w:name="_Toc18551420"/>
    </w:p>
    <w:p w14:paraId="23FAE945" w14:textId="77777777" w:rsidR="00173646" w:rsidRPr="00173646" w:rsidRDefault="00173646" w:rsidP="00BE2AF1">
      <w:pPr>
        <w:spacing w:line="360" w:lineRule="auto"/>
        <w:rPr>
          <w:rFonts w:ascii="Arial" w:hAnsi="Arial" w:cs="Arial"/>
          <w:b/>
          <w:sz w:val="28"/>
          <w:szCs w:val="24"/>
        </w:rPr>
      </w:pPr>
      <w:r w:rsidRPr="00173646">
        <w:rPr>
          <w:rFonts w:ascii="Arial" w:hAnsi="Arial" w:cs="Arial"/>
          <w:b/>
          <w:sz w:val="28"/>
          <w:szCs w:val="24"/>
        </w:rPr>
        <w:t>Business Objectives and Success Criteria</w:t>
      </w:r>
      <w:bookmarkEnd w:id="43"/>
    </w:p>
    <w:p w14:paraId="6BD3C45F" w14:textId="77777777" w:rsidR="00173646" w:rsidRPr="00173646" w:rsidRDefault="00173646" w:rsidP="00BE2AF1">
      <w:pPr>
        <w:spacing w:line="360" w:lineRule="auto"/>
        <w:ind w:firstLine="720"/>
        <w:rPr>
          <w:rFonts w:ascii="Arial" w:hAnsi="Arial" w:cs="Arial"/>
          <w:sz w:val="24"/>
          <w:szCs w:val="24"/>
        </w:rPr>
      </w:pPr>
      <w:r w:rsidRPr="00173646">
        <w:rPr>
          <w:rFonts w:ascii="Arial" w:hAnsi="Arial" w:cs="Arial"/>
          <w:sz w:val="24"/>
          <w:szCs w:val="24"/>
        </w:rPr>
        <w:t xml:space="preserve">The objectives of this certain web application is that to provide easy access to the data and to eliminate the inconsistencies in the current system. In return, more work is accomplished in a shorter time due to the easy access of the information about the weather stations as well as the service reports. </w:t>
      </w:r>
    </w:p>
    <w:p w14:paraId="3C564488" w14:textId="77777777" w:rsidR="00173646" w:rsidRDefault="00173646" w:rsidP="00BE2AF1">
      <w:pPr>
        <w:spacing w:line="360" w:lineRule="auto"/>
        <w:rPr>
          <w:rFonts w:ascii="Arial" w:hAnsi="Arial" w:cs="Arial"/>
          <w:sz w:val="24"/>
          <w:szCs w:val="24"/>
        </w:rPr>
      </w:pPr>
      <w:bookmarkStart w:id="44" w:name="_Toc18551421"/>
    </w:p>
    <w:p w14:paraId="36215537" w14:textId="77777777" w:rsidR="00173646" w:rsidRPr="00BE2AF1" w:rsidRDefault="00173646" w:rsidP="00BE2AF1">
      <w:pPr>
        <w:spacing w:line="360" w:lineRule="auto"/>
        <w:rPr>
          <w:rFonts w:ascii="Arial" w:hAnsi="Arial" w:cs="Arial"/>
          <w:b/>
          <w:sz w:val="28"/>
          <w:szCs w:val="24"/>
        </w:rPr>
      </w:pPr>
      <w:r w:rsidRPr="00BE2AF1">
        <w:rPr>
          <w:rFonts w:ascii="Arial" w:hAnsi="Arial" w:cs="Arial"/>
          <w:b/>
          <w:sz w:val="28"/>
          <w:szCs w:val="24"/>
        </w:rPr>
        <w:t>Customer or Market Needs</w:t>
      </w:r>
      <w:bookmarkEnd w:id="44"/>
    </w:p>
    <w:p w14:paraId="37CEFD9E" w14:textId="77777777" w:rsidR="00173646" w:rsidRPr="00BE2AF1" w:rsidRDefault="00173646" w:rsidP="00BE2AF1">
      <w:pPr>
        <w:spacing w:line="360" w:lineRule="auto"/>
        <w:ind w:firstLine="720"/>
        <w:rPr>
          <w:rFonts w:ascii="Arial" w:hAnsi="Arial" w:cs="Arial"/>
          <w:sz w:val="24"/>
          <w:szCs w:val="24"/>
        </w:rPr>
      </w:pPr>
      <w:bookmarkStart w:id="45" w:name="_Toc18551422"/>
      <w:r w:rsidRPr="00BE2AF1">
        <w:rPr>
          <w:rFonts w:ascii="Arial" w:hAnsi="Arial" w:cs="Arial"/>
          <w:sz w:val="24"/>
          <w:szCs w:val="24"/>
        </w:rPr>
        <w:t>Our system provides the scheduling segment which the user could propose and create a task in a specific date, they could record the information about the specific weather station that they would choose, and service reports could be sent here. Other functions like IM or instant messaging are to be added as well as notifications or alerts for the users for easy communication among the department. The admin would create a new account for the user and once the user is validated, that specific user could access any information that describes the weather station as well as navigation of the scheduling part and the service report archives. This makes accessing data much easier compared before.</w:t>
      </w:r>
    </w:p>
    <w:p w14:paraId="1AE459B0" w14:textId="77777777" w:rsidR="00173646" w:rsidRPr="00173646" w:rsidRDefault="00173646" w:rsidP="00BE2AF1">
      <w:pPr>
        <w:spacing w:line="360" w:lineRule="auto"/>
        <w:rPr>
          <w:rFonts w:ascii="Arial" w:hAnsi="Arial" w:cs="Arial"/>
          <w:i/>
          <w:sz w:val="24"/>
          <w:szCs w:val="24"/>
        </w:rPr>
      </w:pPr>
    </w:p>
    <w:p w14:paraId="45516CC2" w14:textId="77777777" w:rsidR="00173646" w:rsidRPr="00BE2AF1" w:rsidRDefault="00173646" w:rsidP="00BE2AF1">
      <w:pPr>
        <w:spacing w:line="360" w:lineRule="auto"/>
        <w:rPr>
          <w:rFonts w:ascii="Arial" w:hAnsi="Arial" w:cs="Arial"/>
          <w:b/>
          <w:sz w:val="28"/>
          <w:szCs w:val="24"/>
        </w:rPr>
      </w:pPr>
      <w:r w:rsidRPr="00BE2AF1">
        <w:rPr>
          <w:rFonts w:ascii="Arial" w:hAnsi="Arial" w:cs="Arial"/>
          <w:b/>
          <w:sz w:val="28"/>
          <w:szCs w:val="24"/>
        </w:rPr>
        <w:t>Business Risks</w:t>
      </w:r>
      <w:bookmarkEnd w:id="45"/>
    </w:p>
    <w:p w14:paraId="2FFF1BDE" w14:textId="3394A1CD" w:rsidR="00BE2AF1" w:rsidRDefault="00173646" w:rsidP="00BE2AF1">
      <w:pPr>
        <w:spacing w:line="360" w:lineRule="auto"/>
        <w:ind w:firstLine="720"/>
        <w:rPr>
          <w:rFonts w:ascii="Arial" w:hAnsi="Arial" w:cs="Arial"/>
          <w:sz w:val="24"/>
          <w:szCs w:val="24"/>
        </w:rPr>
      </w:pPr>
      <w:r w:rsidRPr="00BE2AF1">
        <w:rPr>
          <w:rFonts w:ascii="Arial" w:hAnsi="Arial" w:cs="Arial"/>
          <w:sz w:val="24"/>
          <w:szCs w:val="24"/>
        </w:rPr>
        <w:t xml:space="preserve">The biggest risks of creating this application is time itself because it could be created and finished late due to the large functionalities of the program. User acceptance is not an issue because the employees of the Operations and Maintenance Department could easily adapt into a new program to be used in their process of maintenance. The never ending problem that exist in any web application is the attacks from hacker or people with malicious intent that would want to exploit the information inside the web application. </w:t>
      </w:r>
      <w:bookmarkStart w:id="46" w:name="_Toc18551423"/>
    </w:p>
    <w:p w14:paraId="68DCD728" w14:textId="77777777" w:rsidR="00BE2AF1" w:rsidRDefault="00BE2AF1" w:rsidP="00BE2AF1">
      <w:pPr>
        <w:spacing w:line="360" w:lineRule="auto"/>
        <w:jc w:val="center"/>
        <w:rPr>
          <w:rFonts w:ascii="Arial" w:hAnsi="Arial" w:cs="Arial"/>
          <w:sz w:val="24"/>
          <w:szCs w:val="24"/>
        </w:rPr>
      </w:pPr>
    </w:p>
    <w:p w14:paraId="10EAC4C4" w14:textId="77777777" w:rsidR="002001D0" w:rsidRDefault="002001D0" w:rsidP="00BE2AF1">
      <w:pPr>
        <w:spacing w:line="360" w:lineRule="auto"/>
        <w:jc w:val="center"/>
        <w:rPr>
          <w:rFonts w:ascii="Arial" w:hAnsi="Arial" w:cs="Arial"/>
          <w:b/>
          <w:sz w:val="28"/>
          <w:szCs w:val="24"/>
        </w:rPr>
      </w:pPr>
    </w:p>
    <w:p w14:paraId="198B4C00" w14:textId="77777777" w:rsidR="002001D0" w:rsidRDefault="002001D0" w:rsidP="00BE2AF1">
      <w:pPr>
        <w:spacing w:line="360" w:lineRule="auto"/>
        <w:jc w:val="center"/>
        <w:rPr>
          <w:rFonts w:ascii="Arial" w:hAnsi="Arial" w:cs="Arial"/>
          <w:b/>
          <w:sz w:val="28"/>
          <w:szCs w:val="24"/>
        </w:rPr>
      </w:pPr>
    </w:p>
    <w:p w14:paraId="78B1CB64" w14:textId="77777777" w:rsidR="002001D0" w:rsidRDefault="002001D0" w:rsidP="002001D0">
      <w:pPr>
        <w:spacing w:line="360" w:lineRule="auto"/>
        <w:rPr>
          <w:rFonts w:ascii="Arial" w:hAnsi="Arial" w:cs="Arial"/>
          <w:b/>
          <w:sz w:val="28"/>
          <w:szCs w:val="24"/>
        </w:rPr>
      </w:pPr>
    </w:p>
    <w:p w14:paraId="51DFC7C2" w14:textId="77777777" w:rsidR="00173646" w:rsidRPr="00BE2AF1" w:rsidRDefault="00173646" w:rsidP="00BE2AF1">
      <w:pPr>
        <w:spacing w:line="360" w:lineRule="auto"/>
        <w:jc w:val="center"/>
        <w:rPr>
          <w:rFonts w:ascii="Arial" w:hAnsi="Arial" w:cs="Arial"/>
          <w:b/>
          <w:sz w:val="28"/>
          <w:szCs w:val="24"/>
        </w:rPr>
      </w:pPr>
      <w:r w:rsidRPr="00BE2AF1">
        <w:rPr>
          <w:rFonts w:ascii="Arial" w:hAnsi="Arial" w:cs="Arial"/>
          <w:b/>
          <w:sz w:val="28"/>
          <w:szCs w:val="24"/>
        </w:rPr>
        <w:t>Vision of the Solution</w:t>
      </w:r>
      <w:bookmarkEnd w:id="46"/>
    </w:p>
    <w:p w14:paraId="10FF416F" w14:textId="77777777" w:rsidR="00173646" w:rsidRPr="00BE2AF1" w:rsidRDefault="00173646" w:rsidP="00BE2AF1">
      <w:pPr>
        <w:spacing w:line="360" w:lineRule="auto"/>
        <w:rPr>
          <w:rFonts w:ascii="Arial" w:hAnsi="Arial" w:cs="Arial"/>
          <w:b/>
          <w:sz w:val="28"/>
          <w:szCs w:val="24"/>
        </w:rPr>
      </w:pPr>
      <w:bookmarkStart w:id="47" w:name="_Toc18551424"/>
      <w:r w:rsidRPr="00BE2AF1">
        <w:rPr>
          <w:rFonts w:ascii="Arial" w:hAnsi="Arial" w:cs="Arial"/>
          <w:b/>
          <w:sz w:val="28"/>
          <w:szCs w:val="24"/>
        </w:rPr>
        <w:t>Vision Statement</w:t>
      </w:r>
      <w:bookmarkEnd w:id="47"/>
    </w:p>
    <w:p w14:paraId="2B7DFEA4" w14:textId="77777777" w:rsidR="00173646" w:rsidRPr="00BE2AF1" w:rsidRDefault="00173646" w:rsidP="00BE2AF1">
      <w:pPr>
        <w:spacing w:line="360" w:lineRule="auto"/>
        <w:ind w:firstLine="720"/>
        <w:rPr>
          <w:rFonts w:ascii="Arial" w:hAnsi="Arial" w:cs="Arial"/>
          <w:sz w:val="24"/>
          <w:szCs w:val="24"/>
        </w:rPr>
      </w:pPr>
      <w:r w:rsidRPr="00BE2AF1">
        <w:rPr>
          <w:rFonts w:ascii="Arial" w:hAnsi="Arial" w:cs="Arial"/>
          <w:sz w:val="24"/>
          <w:szCs w:val="24"/>
        </w:rPr>
        <w:t xml:space="preserve">The WS-AMS will be able to turn primitive file systems in handling information to a more advanced and modern system for handling data that provides security and organization as well as the implementation of barcoding which improves the rate and speed at which date is transferred.  With this system solution, Weather.ph will have a major improvement in data handling for the information of their weather stations.  </w:t>
      </w:r>
    </w:p>
    <w:p w14:paraId="6E590B10" w14:textId="77777777" w:rsidR="00BE2AF1" w:rsidRDefault="00BE2AF1" w:rsidP="00BE2AF1">
      <w:pPr>
        <w:spacing w:line="360" w:lineRule="auto"/>
        <w:rPr>
          <w:rFonts w:ascii="Arial" w:hAnsi="Arial" w:cs="Arial"/>
          <w:b/>
          <w:sz w:val="28"/>
          <w:szCs w:val="24"/>
        </w:rPr>
      </w:pPr>
      <w:bookmarkStart w:id="48" w:name="_Toc18551425"/>
    </w:p>
    <w:p w14:paraId="1B9E9FB7" w14:textId="77777777" w:rsidR="00173646" w:rsidRPr="00BE2AF1" w:rsidRDefault="00173646" w:rsidP="00BE2AF1">
      <w:pPr>
        <w:spacing w:line="360" w:lineRule="auto"/>
        <w:rPr>
          <w:rFonts w:ascii="Arial" w:hAnsi="Arial" w:cs="Arial"/>
          <w:b/>
          <w:sz w:val="28"/>
          <w:szCs w:val="24"/>
        </w:rPr>
      </w:pPr>
      <w:r w:rsidRPr="00BE2AF1">
        <w:rPr>
          <w:rFonts w:ascii="Arial" w:hAnsi="Arial" w:cs="Arial"/>
          <w:b/>
          <w:sz w:val="28"/>
          <w:szCs w:val="24"/>
        </w:rPr>
        <w:t>Major Features</w:t>
      </w:r>
      <w:bookmarkEnd w:id="48"/>
    </w:p>
    <w:p w14:paraId="5963A1A4" w14:textId="7477EEF5" w:rsidR="00173646" w:rsidRPr="00BE2AF1" w:rsidRDefault="00173646" w:rsidP="00BE2AF1">
      <w:pPr>
        <w:spacing w:line="360" w:lineRule="auto"/>
        <w:ind w:firstLine="720"/>
        <w:rPr>
          <w:rFonts w:ascii="Arial" w:hAnsi="Arial" w:cs="Arial"/>
          <w:sz w:val="24"/>
          <w:szCs w:val="24"/>
        </w:rPr>
      </w:pPr>
      <w:r w:rsidRPr="00BE2AF1">
        <w:rPr>
          <w:rFonts w:ascii="Arial" w:hAnsi="Arial" w:cs="Arial"/>
          <w:sz w:val="24"/>
          <w:szCs w:val="24"/>
        </w:rPr>
        <w:t>Major features included in</w:t>
      </w:r>
      <w:r w:rsidR="00BE2AF1" w:rsidRPr="00BE2AF1">
        <w:rPr>
          <w:rFonts w:ascii="Arial" w:hAnsi="Arial" w:cs="Arial"/>
          <w:sz w:val="24"/>
          <w:szCs w:val="24"/>
        </w:rPr>
        <w:t xml:space="preserve"> this system are the following:</w:t>
      </w:r>
      <w:r w:rsidRPr="00BE2AF1">
        <w:rPr>
          <w:rFonts w:ascii="Arial" w:hAnsi="Arial" w:cs="Arial"/>
          <w:sz w:val="24"/>
          <w:szCs w:val="24"/>
        </w:rPr>
        <w:tab/>
      </w:r>
      <w:r w:rsidRPr="00BE2AF1">
        <w:rPr>
          <w:rFonts w:ascii="Arial" w:hAnsi="Arial" w:cs="Arial"/>
          <w:sz w:val="24"/>
          <w:szCs w:val="24"/>
        </w:rPr>
        <w:tab/>
      </w:r>
    </w:p>
    <w:p w14:paraId="5E3CEF5C" w14:textId="77777777" w:rsidR="00173646" w:rsidRPr="00BE2AF1" w:rsidRDefault="00173646" w:rsidP="00BE2AF1">
      <w:pPr>
        <w:pStyle w:val="ListParagraph"/>
        <w:numPr>
          <w:ilvl w:val="0"/>
          <w:numId w:val="31"/>
        </w:numPr>
        <w:spacing w:line="360" w:lineRule="auto"/>
        <w:rPr>
          <w:rFonts w:ascii="Arial" w:hAnsi="Arial" w:cs="Arial"/>
          <w:sz w:val="24"/>
          <w:szCs w:val="24"/>
        </w:rPr>
      </w:pPr>
      <w:r w:rsidRPr="00BE2AF1">
        <w:rPr>
          <w:rFonts w:ascii="Arial" w:hAnsi="Arial" w:cs="Arial"/>
          <w:sz w:val="24"/>
          <w:szCs w:val="24"/>
        </w:rPr>
        <w:t>Barcode tagging function that holds the keys to the actual data</w:t>
      </w:r>
    </w:p>
    <w:p w14:paraId="62B79401" w14:textId="77777777" w:rsidR="00173646" w:rsidRPr="00BE2AF1" w:rsidRDefault="00173646" w:rsidP="00BE2AF1">
      <w:pPr>
        <w:pStyle w:val="ListParagraph"/>
        <w:numPr>
          <w:ilvl w:val="0"/>
          <w:numId w:val="31"/>
        </w:numPr>
        <w:spacing w:line="360" w:lineRule="auto"/>
        <w:rPr>
          <w:rFonts w:ascii="Arial" w:hAnsi="Arial" w:cs="Arial"/>
          <w:sz w:val="24"/>
          <w:szCs w:val="24"/>
        </w:rPr>
      </w:pPr>
      <w:r w:rsidRPr="00BE2AF1">
        <w:rPr>
          <w:rFonts w:ascii="Arial" w:hAnsi="Arial" w:cs="Arial"/>
          <w:sz w:val="24"/>
          <w:szCs w:val="24"/>
        </w:rPr>
        <w:t>A web application that has a User-friendly UI for simplified use for both admin and normal users</w:t>
      </w:r>
    </w:p>
    <w:p w14:paraId="37B5E6AC" w14:textId="77777777" w:rsidR="00173646" w:rsidRPr="00BE2AF1" w:rsidRDefault="00173646" w:rsidP="00BE2AF1">
      <w:pPr>
        <w:pStyle w:val="ListParagraph"/>
        <w:numPr>
          <w:ilvl w:val="0"/>
          <w:numId w:val="31"/>
        </w:numPr>
        <w:spacing w:line="360" w:lineRule="auto"/>
        <w:rPr>
          <w:rFonts w:ascii="Arial" w:hAnsi="Arial" w:cs="Arial"/>
          <w:sz w:val="24"/>
          <w:szCs w:val="24"/>
        </w:rPr>
      </w:pPr>
      <w:r w:rsidRPr="00BE2AF1">
        <w:rPr>
          <w:rFonts w:ascii="Arial" w:hAnsi="Arial" w:cs="Arial"/>
          <w:sz w:val="24"/>
          <w:szCs w:val="24"/>
        </w:rPr>
        <w:t>Web application uses a modernly used framework called Yi framework</w:t>
      </w:r>
    </w:p>
    <w:p w14:paraId="585F1512" w14:textId="77777777" w:rsidR="00173646" w:rsidRPr="00BE2AF1" w:rsidRDefault="00173646" w:rsidP="00BE2AF1">
      <w:pPr>
        <w:pStyle w:val="ListParagraph"/>
        <w:numPr>
          <w:ilvl w:val="0"/>
          <w:numId w:val="31"/>
        </w:numPr>
        <w:spacing w:line="360" w:lineRule="auto"/>
        <w:rPr>
          <w:rFonts w:ascii="Arial" w:hAnsi="Arial" w:cs="Arial"/>
          <w:sz w:val="24"/>
          <w:szCs w:val="24"/>
        </w:rPr>
      </w:pPr>
      <w:r w:rsidRPr="00BE2AF1">
        <w:rPr>
          <w:rFonts w:ascii="Arial" w:hAnsi="Arial" w:cs="Arial"/>
          <w:sz w:val="24"/>
          <w:szCs w:val="24"/>
        </w:rPr>
        <w:t>Quick and reliable access to data through a database</w:t>
      </w:r>
      <w:r w:rsidRPr="00BE2AF1">
        <w:rPr>
          <w:rFonts w:ascii="Arial" w:hAnsi="Arial" w:cs="Arial"/>
          <w:sz w:val="24"/>
          <w:szCs w:val="24"/>
        </w:rPr>
        <w:tab/>
      </w:r>
    </w:p>
    <w:p w14:paraId="6950C376" w14:textId="77777777" w:rsidR="00BE2AF1" w:rsidRDefault="00BE2AF1" w:rsidP="00BE2AF1">
      <w:pPr>
        <w:spacing w:line="360" w:lineRule="auto"/>
        <w:rPr>
          <w:rFonts w:ascii="Arial" w:hAnsi="Arial" w:cs="Arial"/>
          <w:b/>
          <w:sz w:val="28"/>
          <w:szCs w:val="24"/>
        </w:rPr>
      </w:pPr>
      <w:bookmarkStart w:id="49" w:name="_Toc18551426"/>
    </w:p>
    <w:p w14:paraId="52B84368" w14:textId="77777777" w:rsidR="00173646" w:rsidRPr="00BE2AF1" w:rsidRDefault="00173646" w:rsidP="00BE2AF1">
      <w:pPr>
        <w:spacing w:line="360" w:lineRule="auto"/>
        <w:rPr>
          <w:rFonts w:ascii="Arial" w:hAnsi="Arial" w:cs="Arial"/>
          <w:b/>
          <w:sz w:val="28"/>
          <w:szCs w:val="24"/>
        </w:rPr>
      </w:pPr>
      <w:r w:rsidRPr="00BE2AF1">
        <w:rPr>
          <w:rFonts w:ascii="Arial" w:hAnsi="Arial" w:cs="Arial"/>
          <w:b/>
          <w:sz w:val="28"/>
          <w:szCs w:val="24"/>
        </w:rPr>
        <w:t>Assumptions and Dependencies</w:t>
      </w:r>
      <w:bookmarkEnd w:id="49"/>
    </w:p>
    <w:p w14:paraId="01FECDE4" w14:textId="77777777" w:rsidR="00173646" w:rsidRPr="00BE2AF1" w:rsidRDefault="00173646" w:rsidP="00BE2AF1">
      <w:pPr>
        <w:spacing w:line="360" w:lineRule="auto"/>
        <w:ind w:firstLine="720"/>
        <w:rPr>
          <w:rFonts w:ascii="Arial" w:hAnsi="Arial" w:cs="Arial"/>
          <w:sz w:val="24"/>
          <w:szCs w:val="24"/>
        </w:rPr>
      </w:pPr>
      <w:r w:rsidRPr="00BE2AF1">
        <w:rPr>
          <w:rFonts w:ascii="Arial" w:hAnsi="Arial" w:cs="Arial"/>
          <w:sz w:val="24"/>
          <w:szCs w:val="24"/>
        </w:rPr>
        <w:t>The researchers and developers of the project assumed that Weather.ph would give the necessary information regarding the weather stations such as weather station name, location, number, etc. It was also assumed that the client would cooperate with us to give us some features he in needs in their department. For the Asset Management with Barcode Tagging System for Operations and Maintenance to succeed, it must maintain a strong business relationship with the Operations and Maintenance department to ensure they will proceed with the system solution. Also, barcoding equipment such as barcode printers and barcode scanners would be needed for the system. Lastly for the system to succeed, the project adviser’s presence throughout the project is needed, from start to end for purposes of consultation and advising.</w:t>
      </w:r>
    </w:p>
    <w:p w14:paraId="17D79A65" w14:textId="77777777" w:rsidR="002001D0" w:rsidRDefault="002001D0" w:rsidP="00BE2AF1">
      <w:pPr>
        <w:spacing w:line="360" w:lineRule="auto"/>
        <w:rPr>
          <w:rFonts w:ascii="Arial" w:hAnsi="Arial" w:cs="Arial"/>
          <w:b/>
          <w:sz w:val="28"/>
          <w:szCs w:val="24"/>
        </w:rPr>
      </w:pPr>
      <w:bookmarkStart w:id="50" w:name="_Toc18551427"/>
    </w:p>
    <w:p w14:paraId="075D3B8E" w14:textId="454AE3F7" w:rsidR="00BE2AF1" w:rsidRPr="002001D0" w:rsidRDefault="00173646" w:rsidP="002001D0">
      <w:pPr>
        <w:spacing w:line="360" w:lineRule="auto"/>
        <w:rPr>
          <w:rFonts w:ascii="Arial" w:hAnsi="Arial" w:cs="Arial"/>
          <w:b/>
          <w:sz w:val="28"/>
          <w:szCs w:val="24"/>
        </w:rPr>
      </w:pPr>
      <w:r w:rsidRPr="00BE2AF1">
        <w:rPr>
          <w:rFonts w:ascii="Arial" w:hAnsi="Arial" w:cs="Arial"/>
          <w:b/>
          <w:sz w:val="28"/>
          <w:szCs w:val="24"/>
        </w:rPr>
        <w:t>Scope and Limitations</w:t>
      </w:r>
      <w:bookmarkEnd w:id="50"/>
    </w:p>
    <w:p w14:paraId="13D1021D" w14:textId="77777777" w:rsidR="00173646" w:rsidRPr="00173646" w:rsidRDefault="00173646" w:rsidP="00BE2AF1">
      <w:pPr>
        <w:spacing w:line="360" w:lineRule="auto"/>
        <w:ind w:firstLine="720"/>
        <w:rPr>
          <w:rFonts w:ascii="Arial" w:hAnsi="Arial" w:cs="Arial"/>
          <w:sz w:val="24"/>
          <w:szCs w:val="24"/>
        </w:rPr>
      </w:pPr>
      <w:r w:rsidRPr="00173646">
        <w:rPr>
          <w:rFonts w:ascii="Arial" w:hAnsi="Arial" w:cs="Arial"/>
          <w:sz w:val="24"/>
          <w:szCs w:val="24"/>
        </w:rPr>
        <w:t>The department that will be using this system is the operations &amp; the maintenance department. The study will not cover other departments such as financial department, Human resources, etc. This system is limited to the operations &amp; maintenance department. This study is also limited to the improvement of the old system by proposing a new software solution, which provides convenience and increase in productivity in the Operations and Maintenance department of the company; it does not focus in other problems in the company. The technology used in this study is limited to Weather station and the proposed software solution as well as the components of the software solution. The features that are included in this web application are the following: Scheduling of the maintenance on-site; Navigation of the information about specific weather stations; Navigation of the service reports generated; IM or instant messaging; Notifications and other functionalities that could be given by the client at a later time. This web application does not have any other functionalities that are not related in solving the inconsistency of the department.</w:t>
      </w:r>
    </w:p>
    <w:p w14:paraId="708A5043" w14:textId="77777777" w:rsidR="00BE2AF1" w:rsidRDefault="00BE2AF1" w:rsidP="00BE2AF1">
      <w:pPr>
        <w:spacing w:line="360" w:lineRule="auto"/>
        <w:rPr>
          <w:rFonts w:ascii="Arial" w:hAnsi="Arial" w:cs="Arial"/>
          <w:sz w:val="24"/>
          <w:szCs w:val="24"/>
        </w:rPr>
      </w:pPr>
      <w:bookmarkStart w:id="51" w:name="_Toc18551428"/>
    </w:p>
    <w:p w14:paraId="544ACF60" w14:textId="77777777" w:rsidR="00173646" w:rsidRPr="00BE2AF1" w:rsidRDefault="00173646" w:rsidP="00BE2AF1">
      <w:pPr>
        <w:spacing w:line="360" w:lineRule="auto"/>
        <w:rPr>
          <w:rFonts w:ascii="Arial" w:hAnsi="Arial" w:cs="Arial"/>
          <w:b/>
          <w:sz w:val="28"/>
          <w:szCs w:val="24"/>
        </w:rPr>
      </w:pPr>
      <w:r w:rsidRPr="00BE2AF1">
        <w:rPr>
          <w:rFonts w:ascii="Arial" w:hAnsi="Arial" w:cs="Arial"/>
          <w:b/>
          <w:sz w:val="28"/>
          <w:szCs w:val="24"/>
        </w:rPr>
        <w:t>Scope of Initial Release</w:t>
      </w:r>
      <w:bookmarkEnd w:id="51"/>
    </w:p>
    <w:p w14:paraId="053618AC" w14:textId="77777777" w:rsidR="00BE2AF1" w:rsidRDefault="00BE2AF1" w:rsidP="00BE2AF1">
      <w:pPr>
        <w:spacing w:line="360" w:lineRule="auto"/>
        <w:ind w:firstLine="720"/>
        <w:rPr>
          <w:rFonts w:ascii="Arial" w:hAnsi="Arial" w:cs="Arial"/>
          <w:sz w:val="24"/>
          <w:szCs w:val="24"/>
        </w:rPr>
      </w:pPr>
    </w:p>
    <w:p w14:paraId="4D745545" w14:textId="1EC26B7D" w:rsidR="00173646" w:rsidRPr="00BE2AF1" w:rsidRDefault="00173646" w:rsidP="00BE2AF1">
      <w:pPr>
        <w:spacing w:line="360" w:lineRule="auto"/>
        <w:ind w:firstLine="720"/>
        <w:rPr>
          <w:rFonts w:ascii="Arial" w:hAnsi="Arial" w:cs="Arial"/>
          <w:sz w:val="24"/>
          <w:szCs w:val="24"/>
        </w:rPr>
      </w:pPr>
      <w:r w:rsidRPr="00BE2AF1">
        <w:rPr>
          <w:rFonts w:ascii="Arial" w:hAnsi="Arial" w:cs="Arial"/>
          <w:sz w:val="24"/>
          <w:szCs w:val="24"/>
        </w:rPr>
        <w:t xml:space="preserve">The major features of the application is that the user could execute a CRUD or Create, Read, Update, and Delete operation on the information available. That specific information is about the data which describes each weather station in the Philippines. Other noticeable features are the scheduling capabilities of the web application to reserve or set a specific date for weather station maintenance and navigation through the service report archives. </w:t>
      </w:r>
    </w:p>
    <w:p w14:paraId="02F82517" w14:textId="77777777" w:rsidR="00173646" w:rsidRDefault="00173646" w:rsidP="00BE2AF1">
      <w:pPr>
        <w:spacing w:line="360" w:lineRule="auto"/>
        <w:rPr>
          <w:rFonts w:ascii="Arial" w:hAnsi="Arial" w:cs="Arial"/>
          <w:i/>
          <w:sz w:val="24"/>
          <w:szCs w:val="24"/>
        </w:rPr>
      </w:pPr>
    </w:p>
    <w:p w14:paraId="0A8D32F2" w14:textId="77777777" w:rsidR="002001D0" w:rsidRDefault="002001D0" w:rsidP="00BE2AF1">
      <w:pPr>
        <w:spacing w:line="360" w:lineRule="auto"/>
        <w:rPr>
          <w:rFonts w:ascii="Arial" w:hAnsi="Arial" w:cs="Arial"/>
          <w:i/>
          <w:sz w:val="24"/>
          <w:szCs w:val="24"/>
        </w:rPr>
      </w:pPr>
    </w:p>
    <w:p w14:paraId="65E820CA" w14:textId="77777777" w:rsidR="002001D0" w:rsidRPr="00173646" w:rsidRDefault="002001D0" w:rsidP="00BE2AF1">
      <w:pPr>
        <w:spacing w:line="360" w:lineRule="auto"/>
        <w:rPr>
          <w:rFonts w:ascii="Arial" w:hAnsi="Arial" w:cs="Arial"/>
          <w:i/>
          <w:sz w:val="24"/>
          <w:szCs w:val="24"/>
        </w:rPr>
      </w:pPr>
    </w:p>
    <w:p w14:paraId="04B3A1DA" w14:textId="77777777" w:rsidR="00173646" w:rsidRPr="00BE2AF1" w:rsidRDefault="00173646" w:rsidP="00BE2AF1">
      <w:pPr>
        <w:spacing w:line="360" w:lineRule="auto"/>
        <w:rPr>
          <w:rFonts w:ascii="Arial" w:hAnsi="Arial" w:cs="Arial"/>
          <w:b/>
          <w:sz w:val="28"/>
          <w:szCs w:val="24"/>
        </w:rPr>
      </w:pPr>
      <w:bookmarkStart w:id="52" w:name="_Toc18551429"/>
      <w:r w:rsidRPr="00BE2AF1">
        <w:rPr>
          <w:rFonts w:ascii="Arial" w:hAnsi="Arial" w:cs="Arial"/>
          <w:b/>
          <w:sz w:val="28"/>
          <w:szCs w:val="24"/>
        </w:rPr>
        <w:t>Scope of Subsequent Releases</w:t>
      </w:r>
      <w:bookmarkEnd w:id="52"/>
    </w:p>
    <w:p w14:paraId="65185B50" w14:textId="008E3756" w:rsidR="002001D0" w:rsidRDefault="00173646" w:rsidP="002001D0">
      <w:pPr>
        <w:spacing w:line="360" w:lineRule="auto"/>
        <w:ind w:firstLine="720"/>
        <w:rPr>
          <w:rFonts w:ascii="Arial" w:hAnsi="Arial" w:cs="Arial"/>
          <w:sz w:val="24"/>
          <w:szCs w:val="24"/>
        </w:rPr>
      </w:pPr>
      <w:r w:rsidRPr="00BE2AF1">
        <w:rPr>
          <w:rFonts w:ascii="Arial" w:hAnsi="Arial" w:cs="Arial"/>
          <w:sz w:val="24"/>
          <w:szCs w:val="24"/>
        </w:rPr>
        <w:t>When the web application is advanced or iterated for another update, there will be an IM or instant messaging functionality in the web application for easier communication among the employees in the department. There will be also a notification capability which should alert the employees of any news or updates coming from the head of the operations and maintenance department.</w:t>
      </w:r>
      <w:bookmarkStart w:id="53" w:name="_Toc18551430"/>
    </w:p>
    <w:p w14:paraId="6CABD3F6" w14:textId="77777777" w:rsidR="002001D0" w:rsidRPr="002001D0" w:rsidRDefault="002001D0" w:rsidP="002001D0">
      <w:pPr>
        <w:spacing w:line="360" w:lineRule="auto"/>
        <w:ind w:firstLine="720"/>
        <w:rPr>
          <w:rFonts w:ascii="Arial" w:hAnsi="Arial" w:cs="Arial"/>
          <w:sz w:val="24"/>
          <w:szCs w:val="24"/>
        </w:rPr>
      </w:pPr>
    </w:p>
    <w:p w14:paraId="218B2009" w14:textId="77777777" w:rsidR="00173646" w:rsidRPr="00BE2AF1" w:rsidRDefault="00173646" w:rsidP="00BE2AF1">
      <w:pPr>
        <w:spacing w:line="360" w:lineRule="auto"/>
        <w:rPr>
          <w:rFonts w:ascii="Arial" w:hAnsi="Arial" w:cs="Arial"/>
          <w:b/>
          <w:sz w:val="28"/>
          <w:szCs w:val="24"/>
        </w:rPr>
      </w:pPr>
      <w:r w:rsidRPr="00BE2AF1">
        <w:rPr>
          <w:rFonts w:ascii="Arial" w:hAnsi="Arial" w:cs="Arial"/>
          <w:b/>
          <w:sz w:val="28"/>
          <w:szCs w:val="24"/>
        </w:rPr>
        <w:t>Limitations and Exclusions</w:t>
      </w:r>
      <w:bookmarkEnd w:id="53"/>
    </w:p>
    <w:p w14:paraId="7158BFED" w14:textId="77777777" w:rsidR="00173646" w:rsidRPr="00BE2AF1" w:rsidRDefault="00173646" w:rsidP="00BE2AF1">
      <w:pPr>
        <w:spacing w:line="360" w:lineRule="auto"/>
        <w:ind w:firstLine="720"/>
        <w:rPr>
          <w:rFonts w:ascii="Arial" w:hAnsi="Arial" w:cs="Arial"/>
          <w:sz w:val="24"/>
          <w:szCs w:val="24"/>
        </w:rPr>
      </w:pPr>
      <w:r w:rsidRPr="00BE2AF1">
        <w:rPr>
          <w:rFonts w:ascii="Arial" w:hAnsi="Arial" w:cs="Arial"/>
          <w:sz w:val="24"/>
          <w:szCs w:val="24"/>
        </w:rPr>
        <w:t>The main goal of the web application is to solve the inconsistency existing in the current system and to increase the productivity of the employees in the Operations and Maintenance department. Other problems that the department is facing which is not related to the proposed solution of this web application are not included.</w:t>
      </w:r>
    </w:p>
    <w:p w14:paraId="23B2DD0B" w14:textId="77777777" w:rsidR="00BE2AF1" w:rsidRDefault="00BE2AF1" w:rsidP="00BE2AF1">
      <w:pPr>
        <w:spacing w:line="360" w:lineRule="auto"/>
        <w:rPr>
          <w:rFonts w:ascii="Arial" w:hAnsi="Arial" w:cs="Arial"/>
          <w:sz w:val="24"/>
          <w:szCs w:val="24"/>
        </w:rPr>
      </w:pPr>
      <w:bookmarkStart w:id="54" w:name="_Toc18551431"/>
    </w:p>
    <w:p w14:paraId="74C7CBF3" w14:textId="77777777" w:rsidR="00173646" w:rsidRPr="00BE2AF1" w:rsidRDefault="00173646" w:rsidP="00BE2AF1">
      <w:pPr>
        <w:spacing w:line="360" w:lineRule="auto"/>
        <w:rPr>
          <w:rFonts w:ascii="Arial" w:hAnsi="Arial" w:cs="Arial"/>
          <w:b/>
          <w:sz w:val="28"/>
          <w:szCs w:val="24"/>
        </w:rPr>
      </w:pPr>
      <w:r w:rsidRPr="00BE2AF1">
        <w:rPr>
          <w:rFonts w:ascii="Arial" w:hAnsi="Arial" w:cs="Arial"/>
          <w:b/>
          <w:sz w:val="28"/>
          <w:szCs w:val="24"/>
        </w:rPr>
        <w:t>Business Context</w:t>
      </w:r>
      <w:bookmarkEnd w:id="54"/>
    </w:p>
    <w:p w14:paraId="75A0C70D" w14:textId="494C2170" w:rsidR="00173646" w:rsidRPr="00BE2AF1" w:rsidRDefault="00173646" w:rsidP="00BE2AF1">
      <w:pPr>
        <w:spacing w:line="360" w:lineRule="auto"/>
        <w:rPr>
          <w:rFonts w:ascii="Arial" w:hAnsi="Arial" w:cs="Arial"/>
          <w:b/>
          <w:sz w:val="28"/>
          <w:szCs w:val="24"/>
        </w:rPr>
      </w:pPr>
      <w:bookmarkStart w:id="55" w:name="_Toc18551432"/>
      <w:r w:rsidRPr="00BE2AF1">
        <w:rPr>
          <w:rFonts w:ascii="Arial" w:hAnsi="Arial" w:cs="Arial"/>
          <w:b/>
          <w:sz w:val="28"/>
          <w:szCs w:val="24"/>
        </w:rPr>
        <w:t>Stakeholder Profiles</w:t>
      </w:r>
      <w:bookmarkEnd w:id="55"/>
    </w:p>
    <w:tbl>
      <w:tblPr>
        <w:tblW w:w="10350" w:type="dxa"/>
        <w:tblInd w:w="-55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70"/>
        <w:gridCol w:w="1672"/>
        <w:gridCol w:w="2208"/>
        <w:gridCol w:w="2496"/>
        <w:gridCol w:w="1904"/>
      </w:tblGrid>
      <w:tr w:rsidR="00173646" w:rsidRPr="00173646" w14:paraId="29B35862" w14:textId="77777777" w:rsidTr="00BE2AF1">
        <w:trPr>
          <w:trHeight w:val="904"/>
        </w:trPr>
        <w:tc>
          <w:tcPr>
            <w:tcW w:w="2070" w:type="dxa"/>
            <w:tcBorders>
              <w:top w:val="single" w:sz="12" w:space="0" w:color="auto"/>
              <w:bottom w:val="double" w:sz="12" w:space="0" w:color="auto"/>
            </w:tcBorders>
          </w:tcPr>
          <w:p w14:paraId="340141BF" w14:textId="77777777" w:rsidR="00173646" w:rsidRPr="00BE2AF1" w:rsidRDefault="00173646" w:rsidP="00BE2AF1">
            <w:pPr>
              <w:spacing w:line="360" w:lineRule="auto"/>
              <w:jc w:val="center"/>
              <w:rPr>
                <w:rFonts w:ascii="Arial" w:hAnsi="Arial" w:cs="Arial"/>
                <w:b/>
                <w:sz w:val="24"/>
                <w:szCs w:val="24"/>
              </w:rPr>
            </w:pPr>
            <w:r w:rsidRPr="00BE2AF1">
              <w:rPr>
                <w:rFonts w:ascii="Arial" w:hAnsi="Arial" w:cs="Arial"/>
                <w:b/>
                <w:sz w:val="24"/>
                <w:szCs w:val="24"/>
              </w:rPr>
              <w:br/>
              <w:t>Stakeholder</w:t>
            </w:r>
          </w:p>
        </w:tc>
        <w:tc>
          <w:tcPr>
            <w:tcW w:w="1672" w:type="dxa"/>
            <w:tcBorders>
              <w:top w:val="single" w:sz="12" w:space="0" w:color="auto"/>
              <w:bottom w:val="double" w:sz="12" w:space="0" w:color="auto"/>
            </w:tcBorders>
          </w:tcPr>
          <w:p w14:paraId="4619D79A" w14:textId="77777777" w:rsidR="00BE2AF1" w:rsidRPr="00BE2AF1" w:rsidRDefault="00BE2AF1" w:rsidP="00BE2AF1">
            <w:pPr>
              <w:spacing w:line="360" w:lineRule="auto"/>
              <w:jc w:val="center"/>
              <w:rPr>
                <w:rFonts w:ascii="Arial" w:hAnsi="Arial" w:cs="Arial"/>
                <w:b/>
                <w:sz w:val="14"/>
                <w:szCs w:val="24"/>
              </w:rPr>
            </w:pPr>
          </w:p>
          <w:p w14:paraId="2F441853" w14:textId="77777777" w:rsidR="00173646" w:rsidRPr="00BE2AF1" w:rsidRDefault="00173646" w:rsidP="00BE2AF1">
            <w:pPr>
              <w:spacing w:line="360" w:lineRule="auto"/>
              <w:jc w:val="center"/>
              <w:rPr>
                <w:rFonts w:ascii="Arial" w:hAnsi="Arial" w:cs="Arial"/>
                <w:b/>
                <w:sz w:val="24"/>
                <w:szCs w:val="24"/>
              </w:rPr>
            </w:pPr>
            <w:r w:rsidRPr="00BE2AF1">
              <w:rPr>
                <w:rFonts w:ascii="Arial" w:hAnsi="Arial" w:cs="Arial"/>
                <w:b/>
                <w:sz w:val="24"/>
                <w:szCs w:val="24"/>
              </w:rPr>
              <w:t>Major Value</w:t>
            </w:r>
          </w:p>
        </w:tc>
        <w:tc>
          <w:tcPr>
            <w:tcW w:w="2208" w:type="dxa"/>
            <w:tcBorders>
              <w:top w:val="single" w:sz="12" w:space="0" w:color="auto"/>
              <w:bottom w:val="double" w:sz="12" w:space="0" w:color="auto"/>
            </w:tcBorders>
          </w:tcPr>
          <w:p w14:paraId="6265FD1F" w14:textId="77777777" w:rsidR="00173646" w:rsidRPr="00BE2AF1" w:rsidRDefault="00173646" w:rsidP="00BE2AF1">
            <w:pPr>
              <w:spacing w:line="360" w:lineRule="auto"/>
              <w:jc w:val="center"/>
              <w:rPr>
                <w:rFonts w:ascii="Arial" w:hAnsi="Arial" w:cs="Arial"/>
                <w:b/>
                <w:sz w:val="24"/>
                <w:szCs w:val="24"/>
              </w:rPr>
            </w:pPr>
            <w:r w:rsidRPr="00BE2AF1">
              <w:rPr>
                <w:rFonts w:ascii="Arial" w:hAnsi="Arial" w:cs="Arial"/>
                <w:b/>
                <w:sz w:val="24"/>
                <w:szCs w:val="24"/>
              </w:rPr>
              <w:br/>
              <w:t>Attitudes</w:t>
            </w:r>
          </w:p>
        </w:tc>
        <w:tc>
          <w:tcPr>
            <w:tcW w:w="2496" w:type="dxa"/>
            <w:tcBorders>
              <w:top w:val="single" w:sz="12" w:space="0" w:color="auto"/>
              <w:bottom w:val="double" w:sz="12" w:space="0" w:color="auto"/>
            </w:tcBorders>
          </w:tcPr>
          <w:p w14:paraId="7DAC6759" w14:textId="77777777" w:rsidR="00173646" w:rsidRPr="00BE2AF1" w:rsidRDefault="00173646" w:rsidP="00BE2AF1">
            <w:pPr>
              <w:spacing w:line="360" w:lineRule="auto"/>
              <w:jc w:val="center"/>
              <w:rPr>
                <w:rFonts w:ascii="Arial" w:hAnsi="Arial" w:cs="Arial"/>
                <w:b/>
                <w:sz w:val="24"/>
                <w:szCs w:val="24"/>
              </w:rPr>
            </w:pPr>
            <w:r w:rsidRPr="00BE2AF1">
              <w:rPr>
                <w:rFonts w:ascii="Arial" w:hAnsi="Arial" w:cs="Arial"/>
                <w:b/>
                <w:sz w:val="24"/>
                <w:szCs w:val="24"/>
              </w:rPr>
              <w:br/>
              <w:t>Major Interests</w:t>
            </w:r>
          </w:p>
        </w:tc>
        <w:tc>
          <w:tcPr>
            <w:tcW w:w="1904" w:type="dxa"/>
            <w:tcBorders>
              <w:top w:val="single" w:sz="12" w:space="0" w:color="auto"/>
              <w:bottom w:val="double" w:sz="12" w:space="0" w:color="auto"/>
            </w:tcBorders>
          </w:tcPr>
          <w:p w14:paraId="5A05C069" w14:textId="77777777" w:rsidR="00173646" w:rsidRPr="00BE2AF1" w:rsidRDefault="00173646" w:rsidP="00BE2AF1">
            <w:pPr>
              <w:spacing w:line="360" w:lineRule="auto"/>
              <w:jc w:val="center"/>
              <w:rPr>
                <w:rFonts w:ascii="Arial" w:hAnsi="Arial" w:cs="Arial"/>
                <w:b/>
                <w:sz w:val="24"/>
                <w:szCs w:val="24"/>
              </w:rPr>
            </w:pPr>
            <w:r w:rsidRPr="00BE2AF1">
              <w:rPr>
                <w:rFonts w:ascii="Arial" w:hAnsi="Arial" w:cs="Arial"/>
                <w:b/>
                <w:sz w:val="24"/>
                <w:szCs w:val="24"/>
              </w:rPr>
              <w:br/>
              <w:t>Constraints</w:t>
            </w:r>
          </w:p>
        </w:tc>
      </w:tr>
      <w:tr w:rsidR="00173646" w:rsidRPr="00173646" w14:paraId="52B732CC" w14:textId="77777777" w:rsidTr="00BE2AF1">
        <w:trPr>
          <w:trHeight w:val="1666"/>
        </w:trPr>
        <w:tc>
          <w:tcPr>
            <w:tcW w:w="2070" w:type="dxa"/>
            <w:tcBorders>
              <w:top w:val="nil"/>
            </w:tcBorders>
          </w:tcPr>
          <w:p w14:paraId="60527214" w14:textId="77777777" w:rsidR="00173646" w:rsidRPr="00BE2AF1" w:rsidRDefault="00173646" w:rsidP="00BE2AF1">
            <w:pPr>
              <w:spacing w:line="360" w:lineRule="auto"/>
              <w:rPr>
                <w:rFonts w:ascii="Arial" w:hAnsi="Arial" w:cs="Arial"/>
                <w:i/>
                <w:sz w:val="24"/>
                <w:szCs w:val="24"/>
              </w:rPr>
            </w:pPr>
            <w:r w:rsidRPr="00BE2AF1">
              <w:rPr>
                <w:rFonts w:ascii="Arial" w:hAnsi="Arial" w:cs="Arial"/>
                <w:i/>
                <w:sz w:val="24"/>
                <w:szCs w:val="24"/>
              </w:rPr>
              <w:t>Technician</w:t>
            </w:r>
          </w:p>
        </w:tc>
        <w:tc>
          <w:tcPr>
            <w:tcW w:w="1672" w:type="dxa"/>
            <w:tcBorders>
              <w:top w:val="nil"/>
            </w:tcBorders>
          </w:tcPr>
          <w:p w14:paraId="55EF583C" w14:textId="77777777" w:rsidR="00173646" w:rsidRPr="00BE2AF1" w:rsidRDefault="00173646" w:rsidP="00BE2AF1">
            <w:pPr>
              <w:spacing w:line="360" w:lineRule="auto"/>
              <w:rPr>
                <w:rFonts w:ascii="Arial" w:hAnsi="Arial" w:cs="Arial"/>
                <w:i/>
                <w:sz w:val="24"/>
                <w:szCs w:val="24"/>
              </w:rPr>
            </w:pPr>
            <w:r w:rsidRPr="00BE2AF1">
              <w:rPr>
                <w:rFonts w:ascii="Arial" w:hAnsi="Arial" w:cs="Arial"/>
                <w:i/>
                <w:sz w:val="24"/>
                <w:szCs w:val="24"/>
              </w:rPr>
              <w:t>Increase in productivity</w:t>
            </w:r>
          </w:p>
        </w:tc>
        <w:tc>
          <w:tcPr>
            <w:tcW w:w="2208" w:type="dxa"/>
            <w:tcBorders>
              <w:top w:val="nil"/>
            </w:tcBorders>
          </w:tcPr>
          <w:p w14:paraId="5A18D002" w14:textId="77777777" w:rsidR="00173646" w:rsidRPr="00BE2AF1" w:rsidRDefault="00173646" w:rsidP="00BE2AF1">
            <w:pPr>
              <w:spacing w:line="360" w:lineRule="auto"/>
              <w:rPr>
                <w:rFonts w:ascii="Arial" w:hAnsi="Arial" w:cs="Arial"/>
                <w:i/>
                <w:sz w:val="24"/>
                <w:szCs w:val="24"/>
              </w:rPr>
            </w:pPr>
            <w:r w:rsidRPr="00BE2AF1">
              <w:rPr>
                <w:rFonts w:ascii="Arial" w:hAnsi="Arial" w:cs="Arial"/>
                <w:i/>
                <w:sz w:val="24"/>
                <w:szCs w:val="24"/>
              </w:rPr>
              <w:t>See web application as a way for easy access of data</w:t>
            </w:r>
          </w:p>
        </w:tc>
        <w:tc>
          <w:tcPr>
            <w:tcW w:w="2496" w:type="dxa"/>
            <w:tcBorders>
              <w:top w:val="nil"/>
            </w:tcBorders>
          </w:tcPr>
          <w:p w14:paraId="04F0D13E" w14:textId="77777777" w:rsidR="00173646" w:rsidRPr="00BE2AF1" w:rsidRDefault="00173646" w:rsidP="00BE2AF1">
            <w:pPr>
              <w:spacing w:line="360" w:lineRule="auto"/>
              <w:rPr>
                <w:rFonts w:ascii="Arial" w:hAnsi="Arial" w:cs="Arial"/>
                <w:i/>
                <w:sz w:val="24"/>
                <w:szCs w:val="24"/>
              </w:rPr>
            </w:pPr>
            <w:r w:rsidRPr="00BE2AF1">
              <w:rPr>
                <w:rFonts w:ascii="Arial" w:hAnsi="Arial" w:cs="Arial"/>
                <w:i/>
                <w:sz w:val="24"/>
                <w:szCs w:val="24"/>
              </w:rPr>
              <w:t>Able to see the information anywhere; accessibility</w:t>
            </w:r>
          </w:p>
        </w:tc>
        <w:tc>
          <w:tcPr>
            <w:tcW w:w="1904" w:type="dxa"/>
            <w:tcBorders>
              <w:top w:val="nil"/>
            </w:tcBorders>
          </w:tcPr>
          <w:p w14:paraId="2597FC4F" w14:textId="77777777" w:rsidR="00173646" w:rsidRPr="00BE2AF1" w:rsidRDefault="00173646" w:rsidP="00BE2AF1">
            <w:pPr>
              <w:spacing w:line="360" w:lineRule="auto"/>
              <w:rPr>
                <w:rFonts w:ascii="Arial" w:hAnsi="Arial" w:cs="Arial"/>
                <w:i/>
                <w:sz w:val="24"/>
                <w:szCs w:val="24"/>
              </w:rPr>
            </w:pPr>
            <w:r w:rsidRPr="00BE2AF1">
              <w:rPr>
                <w:rFonts w:ascii="Arial" w:hAnsi="Arial" w:cs="Arial"/>
                <w:i/>
                <w:sz w:val="24"/>
                <w:szCs w:val="24"/>
              </w:rPr>
              <w:t>Budget allocation</w:t>
            </w:r>
          </w:p>
        </w:tc>
      </w:tr>
      <w:tr w:rsidR="00173646" w:rsidRPr="00173646" w14:paraId="689D516C" w14:textId="77777777" w:rsidTr="00BE2AF1">
        <w:trPr>
          <w:trHeight w:val="828"/>
        </w:trPr>
        <w:tc>
          <w:tcPr>
            <w:tcW w:w="2070" w:type="dxa"/>
          </w:tcPr>
          <w:p w14:paraId="59249C9E" w14:textId="77777777" w:rsidR="00173646" w:rsidRPr="00BE2AF1" w:rsidRDefault="00173646" w:rsidP="00BE2AF1">
            <w:pPr>
              <w:spacing w:line="360" w:lineRule="auto"/>
              <w:rPr>
                <w:rFonts w:ascii="Arial" w:hAnsi="Arial" w:cs="Arial"/>
                <w:i/>
                <w:sz w:val="24"/>
                <w:szCs w:val="24"/>
              </w:rPr>
            </w:pPr>
            <w:r w:rsidRPr="00BE2AF1">
              <w:rPr>
                <w:rFonts w:ascii="Arial" w:hAnsi="Arial" w:cs="Arial"/>
                <w:i/>
                <w:sz w:val="24"/>
                <w:szCs w:val="24"/>
              </w:rPr>
              <w:t>Technician Head</w:t>
            </w:r>
          </w:p>
        </w:tc>
        <w:tc>
          <w:tcPr>
            <w:tcW w:w="1672" w:type="dxa"/>
          </w:tcPr>
          <w:p w14:paraId="6C993170" w14:textId="77777777" w:rsidR="00173646" w:rsidRPr="00BE2AF1" w:rsidRDefault="00173646" w:rsidP="00BE2AF1">
            <w:pPr>
              <w:spacing w:line="360" w:lineRule="auto"/>
              <w:rPr>
                <w:rFonts w:ascii="Arial" w:hAnsi="Arial" w:cs="Arial"/>
                <w:i/>
                <w:sz w:val="24"/>
                <w:szCs w:val="24"/>
              </w:rPr>
            </w:pPr>
            <w:r w:rsidRPr="00BE2AF1">
              <w:rPr>
                <w:rFonts w:ascii="Arial" w:hAnsi="Arial" w:cs="Arial"/>
                <w:i/>
                <w:sz w:val="24"/>
                <w:szCs w:val="24"/>
              </w:rPr>
              <w:t>More work is done</w:t>
            </w:r>
          </w:p>
        </w:tc>
        <w:tc>
          <w:tcPr>
            <w:tcW w:w="2208" w:type="dxa"/>
          </w:tcPr>
          <w:p w14:paraId="4C0A7FEF" w14:textId="77777777" w:rsidR="00173646" w:rsidRPr="00BE2AF1" w:rsidRDefault="00173646" w:rsidP="00BE2AF1">
            <w:pPr>
              <w:spacing w:line="360" w:lineRule="auto"/>
              <w:rPr>
                <w:rFonts w:ascii="Arial" w:hAnsi="Arial" w:cs="Arial"/>
                <w:i/>
                <w:sz w:val="24"/>
                <w:szCs w:val="24"/>
              </w:rPr>
            </w:pPr>
            <w:r w:rsidRPr="00BE2AF1">
              <w:rPr>
                <w:rFonts w:ascii="Arial" w:hAnsi="Arial" w:cs="Arial"/>
                <w:i/>
                <w:sz w:val="24"/>
                <w:szCs w:val="24"/>
              </w:rPr>
              <w:t xml:space="preserve">See web application as a way to correct inconsistency </w:t>
            </w:r>
          </w:p>
        </w:tc>
        <w:tc>
          <w:tcPr>
            <w:tcW w:w="2496" w:type="dxa"/>
          </w:tcPr>
          <w:p w14:paraId="49DAE38B" w14:textId="77777777" w:rsidR="00173646" w:rsidRPr="00BE2AF1" w:rsidRDefault="00173646" w:rsidP="00BE2AF1">
            <w:pPr>
              <w:spacing w:line="360" w:lineRule="auto"/>
              <w:rPr>
                <w:rFonts w:ascii="Arial" w:hAnsi="Arial" w:cs="Arial"/>
                <w:i/>
                <w:sz w:val="24"/>
                <w:szCs w:val="24"/>
              </w:rPr>
            </w:pPr>
            <w:r w:rsidRPr="00BE2AF1">
              <w:rPr>
                <w:rFonts w:ascii="Arial" w:hAnsi="Arial" w:cs="Arial"/>
                <w:i/>
                <w:sz w:val="24"/>
                <w:szCs w:val="24"/>
              </w:rPr>
              <w:t>No more inconsistencies; ease to use;</w:t>
            </w:r>
          </w:p>
        </w:tc>
        <w:tc>
          <w:tcPr>
            <w:tcW w:w="1904" w:type="dxa"/>
          </w:tcPr>
          <w:p w14:paraId="6D581EAA" w14:textId="77777777" w:rsidR="00173646" w:rsidRPr="00BE2AF1" w:rsidRDefault="00173646" w:rsidP="00BE2AF1">
            <w:pPr>
              <w:spacing w:line="360" w:lineRule="auto"/>
              <w:rPr>
                <w:rFonts w:ascii="Arial" w:hAnsi="Arial" w:cs="Arial"/>
                <w:i/>
                <w:sz w:val="24"/>
                <w:szCs w:val="24"/>
              </w:rPr>
            </w:pPr>
            <w:r w:rsidRPr="00BE2AF1">
              <w:rPr>
                <w:rFonts w:ascii="Arial" w:hAnsi="Arial" w:cs="Arial"/>
                <w:i/>
                <w:sz w:val="24"/>
                <w:szCs w:val="24"/>
              </w:rPr>
              <w:t>Budget allocation</w:t>
            </w:r>
          </w:p>
        </w:tc>
      </w:tr>
      <w:tr w:rsidR="00173646" w:rsidRPr="00173646" w14:paraId="14EA561B" w14:textId="77777777" w:rsidTr="00BE2AF1">
        <w:trPr>
          <w:trHeight w:val="828"/>
        </w:trPr>
        <w:tc>
          <w:tcPr>
            <w:tcW w:w="2070" w:type="dxa"/>
          </w:tcPr>
          <w:p w14:paraId="76498B33" w14:textId="77777777" w:rsidR="00173646" w:rsidRPr="00BE2AF1" w:rsidRDefault="00173646" w:rsidP="00BE2AF1">
            <w:pPr>
              <w:spacing w:line="360" w:lineRule="auto"/>
              <w:rPr>
                <w:rFonts w:ascii="Arial" w:hAnsi="Arial" w:cs="Arial"/>
                <w:i/>
                <w:sz w:val="24"/>
                <w:szCs w:val="24"/>
              </w:rPr>
            </w:pPr>
            <w:r w:rsidRPr="00BE2AF1">
              <w:rPr>
                <w:rFonts w:ascii="Arial" w:hAnsi="Arial" w:cs="Arial"/>
                <w:i/>
                <w:sz w:val="24"/>
                <w:szCs w:val="24"/>
              </w:rPr>
              <w:t>Researchers</w:t>
            </w:r>
          </w:p>
        </w:tc>
        <w:tc>
          <w:tcPr>
            <w:tcW w:w="1672" w:type="dxa"/>
          </w:tcPr>
          <w:p w14:paraId="7E6E241A" w14:textId="77777777" w:rsidR="00173646" w:rsidRPr="00BE2AF1" w:rsidRDefault="00173646" w:rsidP="00BE2AF1">
            <w:pPr>
              <w:spacing w:line="360" w:lineRule="auto"/>
              <w:rPr>
                <w:rFonts w:ascii="Arial" w:hAnsi="Arial" w:cs="Arial"/>
                <w:i/>
                <w:sz w:val="24"/>
                <w:szCs w:val="24"/>
              </w:rPr>
            </w:pPr>
            <w:r w:rsidRPr="00BE2AF1">
              <w:rPr>
                <w:rFonts w:ascii="Arial" w:hAnsi="Arial" w:cs="Arial"/>
                <w:i/>
                <w:sz w:val="24"/>
                <w:szCs w:val="24"/>
              </w:rPr>
              <w:t>Less error in code and in research</w:t>
            </w:r>
          </w:p>
        </w:tc>
        <w:tc>
          <w:tcPr>
            <w:tcW w:w="2208" w:type="dxa"/>
          </w:tcPr>
          <w:p w14:paraId="626BEDF5" w14:textId="77777777" w:rsidR="00173646" w:rsidRPr="00BE2AF1" w:rsidRDefault="00173646" w:rsidP="00BE2AF1">
            <w:pPr>
              <w:spacing w:line="360" w:lineRule="auto"/>
              <w:rPr>
                <w:rFonts w:ascii="Arial" w:hAnsi="Arial" w:cs="Arial"/>
                <w:i/>
                <w:sz w:val="24"/>
                <w:szCs w:val="24"/>
              </w:rPr>
            </w:pPr>
            <w:r w:rsidRPr="00BE2AF1">
              <w:rPr>
                <w:rFonts w:ascii="Arial" w:hAnsi="Arial" w:cs="Arial"/>
                <w:i/>
                <w:sz w:val="24"/>
                <w:szCs w:val="24"/>
              </w:rPr>
              <w:t>Expect to finish the research with the client agreeing with the deliverables</w:t>
            </w:r>
          </w:p>
        </w:tc>
        <w:tc>
          <w:tcPr>
            <w:tcW w:w="2496" w:type="dxa"/>
          </w:tcPr>
          <w:p w14:paraId="6194BB39" w14:textId="77777777" w:rsidR="00173646" w:rsidRPr="00BE2AF1" w:rsidRDefault="00173646" w:rsidP="00BE2AF1">
            <w:pPr>
              <w:spacing w:line="360" w:lineRule="auto"/>
              <w:rPr>
                <w:rFonts w:ascii="Arial" w:hAnsi="Arial" w:cs="Arial"/>
                <w:i/>
                <w:sz w:val="24"/>
                <w:szCs w:val="24"/>
              </w:rPr>
            </w:pPr>
            <w:r w:rsidRPr="00BE2AF1">
              <w:rPr>
                <w:rFonts w:ascii="Arial" w:hAnsi="Arial" w:cs="Arial"/>
                <w:i/>
                <w:sz w:val="24"/>
                <w:szCs w:val="24"/>
              </w:rPr>
              <w:t>Research is done; Web application has no errors</w:t>
            </w:r>
          </w:p>
        </w:tc>
        <w:tc>
          <w:tcPr>
            <w:tcW w:w="1904" w:type="dxa"/>
          </w:tcPr>
          <w:p w14:paraId="21DF7724" w14:textId="77777777" w:rsidR="00173646" w:rsidRPr="00BE2AF1" w:rsidRDefault="00173646" w:rsidP="00BE2AF1">
            <w:pPr>
              <w:spacing w:line="360" w:lineRule="auto"/>
              <w:rPr>
                <w:rFonts w:ascii="Arial" w:hAnsi="Arial" w:cs="Arial"/>
                <w:i/>
                <w:sz w:val="24"/>
                <w:szCs w:val="24"/>
              </w:rPr>
            </w:pPr>
            <w:r w:rsidRPr="00BE2AF1">
              <w:rPr>
                <w:rFonts w:ascii="Arial" w:hAnsi="Arial" w:cs="Arial"/>
                <w:i/>
                <w:sz w:val="24"/>
                <w:szCs w:val="24"/>
              </w:rPr>
              <w:t>Few team members; less time to work with</w:t>
            </w:r>
          </w:p>
        </w:tc>
      </w:tr>
    </w:tbl>
    <w:p w14:paraId="6560220B" w14:textId="77777777" w:rsidR="00173646" w:rsidRPr="00173646" w:rsidRDefault="00173646" w:rsidP="00BE2AF1">
      <w:pPr>
        <w:spacing w:line="360" w:lineRule="auto"/>
        <w:rPr>
          <w:rFonts w:ascii="Arial" w:hAnsi="Arial" w:cs="Arial"/>
          <w:sz w:val="24"/>
          <w:szCs w:val="24"/>
        </w:rPr>
      </w:pPr>
    </w:p>
    <w:p w14:paraId="076C6692" w14:textId="6E16113E" w:rsidR="00173646" w:rsidRPr="00BE2AF1" w:rsidRDefault="00173646" w:rsidP="00BE2AF1">
      <w:pPr>
        <w:spacing w:line="360" w:lineRule="auto"/>
        <w:rPr>
          <w:rFonts w:ascii="Arial" w:hAnsi="Arial" w:cs="Arial"/>
          <w:b/>
          <w:sz w:val="28"/>
          <w:szCs w:val="24"/>
        </w:rPr>
      </w:pPr>
      <w:bookmarkStart w:id="56" w:name="_Toc18551433"/>
      <w:r w:rsidRPr="00BE2AF1">
        <w:rPr>
          <w:rFonts w:ascii="Arial" w:hAnsi="Arial" w:cs="Arial"/>
          <w:b/>
          <w:sz w:val="28"/>
          <w:szCs w:val="24"/>
        </w:rPr>
        <w:t>Project Priorities</w:t>
      </w:r>
      <w:bookmarkEnd w:id="56"/>
    </w:p>
    <w:tbl>
      <w:tblPr>
        <w:tblW w:w="10260" w:type="dxa"/>
        <w:tblInd w:w="-3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2733"/>
        <w:gridCol w:w="2340"/>
        <w:gridCol w:w="3207"/>
      </w:tblGrid>
      <w:tr w:rsidR="00173646" w:rsidRPr="00173646" w14:paraId="5ED9C375" w14:textId="77777777" w:rsidTr="00BE2AF1">
        <w:tc>
          <w:tcPr>
            <w:tcW w:w="1980" w:type="dxa"/>
            <w:tcBorders>
              <w:top w:val="single" w:sz="12" w:space="0" w:color="auto"/>
              <w:bottom w:val="double" w:sz="12" w:space="0" w:color="auto"/>
            </w:tcBorders>
          </w:tcPr>
          <w:p w14:paraId="64A7A8CF" w14:textId="77777777" w:rsidR="00173646" w:rsidRPr="00BE2AF1" w:rsidRDefault="00173646" w:rsidP="00BE2AF1">
            <w:pPr>
              <w:spacing w:line="360" w:lineRule="auto"/>
              <w:rPr>
                <w:rFonts w:ascii="Arial" w:hAnsi="Arial" w:cs="Arial"/>
                <w:i/>
                <w:sz w:val="24"/>
                <w:szCs w:val="24"/>
              </w:rPr>
            </w:pPr>
            <w:r w:rsidRPr="00BE2AF1">
              <w:rPr>
                <w:rFonts w:ascii="Arial" w:hAnsi="Arial" w:cs="Arial"/>
                <w:i/>
                <w:sz w:val="24"/>
                <w:szCs w:val="24"/>
              </w:rPr>
              <w:t>Dimension</w:t>
            </w:r>
          </w:p>
        </w:tc>
        <w:tc>
          <w:tcPr>
            <w:tcW w:w="2733" w:type="dxa"/>
            <w:tcBorders>
              <w:top w:val="single" w:sz="12" w:space="0" w:color="auto"/>
              <w:bottom w:val="double" w:sz="12" w:space="0" w:color="auto"/>
            </w:tcBorders>
          </w:tcPr>
          <w:p w14:paraId="0F03E8C4" w14:textId="77777777" w:rsidR="00173646" w:rsidRPr="00BE2AF1" w:rsidRDefault="00173646" w:rsidP="00BE2AF1">
            <w:pPr>
              <w:spacing w:line="360" w:lineRule="auto"/>
              <w:rPr>
                <w:rFonts w:ascii="Arial" w:hAnsi="Arial" w:cs="Arial"/>
                <w:i/>
                <w:sz w:val="24"/>
                <w:szCs w:val="24"/>
              </w:rPr>
            </w:pPr>
            <w:r w:rsidRPr="00BE2AF1">
              <w:rPr>
                <w:rFonts w:ascii="Arial" w:hAnsi="Arial" w:cs="Arial"/>
                <w:i/>
                <w:sz w:val="24"/>
                <w:szCs w:val="24"/>
              </w:rPr>
              <w:t>Driver</w:t>
            </w:r>
            <w:r w:rsidRPr="00BE2AF1">
              <w:rPr>
                <w:rFonts w:ascii="Arial" w:hAnsi="Arial" w:cs="Arial"/>
                <w:i/>
                <w:sz w:val="24"/>
                <w:szCs w:val="24"/>
              </w:rPr>
              <w:br/>
              <w:t>(state objective)</w:t>
            </w:r>
          </w:p>
        </w:tc>
        <w:tc>
          <w:tcPr>
            <w:tcW w:w="2340" w:type="dxa"/>
            <w:tcBorders>
              <w:top w:val="single" w:sz="12" w:space="0" w:color="auto"/>
              <w:bottom w:val="double" w:sz="12" w:space="0" w:color="auto"/>
            </w:tcBorders>
          </w:tcPr>
          <w:p w14:paraId="24055955" w14:textId="77777777" w:rsidR="00173646" w:rsidRPr="00BE2AF1" w:rsidRDefault="00173646" w:rsidP="00BE2AF1">
            <w:pPr>
              <w:spacing w:line="360" w:lineRule="auto"/>
              <w:rPr>
                <w:rFonts w:ascii="Arial" w:hAnsi="Arial" w:cs="Arial"/>
                <w:i/>
                <w:sz w:val="24"/>
                <w:szCs w:val="24"/>
              </w:rPr>
            </w:pPr>
            <w:r w:rsidRPr="00BE2AF1">
              <w:rPr>
                <w:rFonts w:ascii="Arial" w:hAnsi="Arial" w:cs="Arial"/>
                <w:i/>
                <w:sz w:val="24"/>
                <w:szCs w:val="24"/>
              </w:rPr>
              <w:t>Constraint</w:t>
            </w:r>
            <w:r w:rsidRPr="00BE2AF1">
              <w:rPr>
                <w:rFonts w:ascii="Arial" w:hAnsi="Arial" w:cs="Arial"/>
                <w:i/>
                <w:sz w:val="24"/>
                <w:szCs w:val="24"/>
              </w:rPr>
              <w:br/>
              <w:t>(state limits)</w:t>
            </w:r>
          </w:p>
        </w:tc>
        <w:tc>
          <w:tcPr>
            <w:tcW w:w="3207" w:type="dxa"/>
            <w:tcBorders>
              <w:top w:val="single" w:sz="12" w:space="0" w:color="auto"/>
              <w:bottom w:val="double" w:sz="12" w:space="0" w:color="auto"/>
            </w:tcBorders>
          </w:tcPr>
          <w:p w14:paraId="7C40D935" w14:textId="77777777" w:rsidR="00173646" w:rsidRPr="00BE2AF1" w:rsidRDefault="00173646" w:rsidP="00BE2AF1">
            <w:pPr>
              <w:spacing w:line="360" w:lineRule="auto"/>
              <w:rPr>
                <w:rFonts w:ascii="Arial" w:hAnsi="Arial" w:cs="Arial"/>
                <w:i/>
                <w:sz w:val="24"/>
                <w:szCs w:val="24"/>
              </w:rPr>
            </w:pPr>
            <w:r w:rsidRPr="00BE2AF1">
              <w:rPr>
                <w:rFonts w:ascii="Arial" w:hAnsi="Arial" w:cs="Arial"/>
                <w:i/>
                <w:sz w:val="24"/>
                <w:szCs w:val="24"/>
              </w:rPr>
              <w:t>Degree of Freedom</w:t>
            </w:r>
            <w:r w:rsidRPr="00BE2AF1">
              <w:rPr>
                <w:rFonts w:ascii="Arial" w:hAnsi="Arial" w:cs="Arial"/>
                <w:i/>
                <w:sz w:val="24"/>
                <w:szCs w:val="24"/>
              </w:rPr>
              <w:br/>
              <w:t>(state allowable range)</w:t>
            </w:r>
          </w:p>
        </w:tc>
      </w:tr>
      <w:tr w:rsidR="00173646" w:rsidRPr="00173646" w14:paraId="69E2FE6E" w14:textId="77777777" w:rsidTr="00BE2AF1">
        <w:tc>
          <w:tcPr>
            <w:tcW w:w="1980" w:type="dxa"/>
            <w:tcBorders>
              <w:top w:val="nil"/>
            </w:tcBorders>
          </w:tcPr>
          <w:p w14:paraId="632C4D6C" w14:textId="77777777" w:rsidR="00173646" w:rsidRPr="00BE2AF1" w:rsidRDefault="00173646" w:rsidP="00BE2AF1">
            <w:pPr>
              <w:spacing w:line="360" w:lineRule="auto"/>
              <w:rPr>
                <w:rFonts w:ascii="Arial" w:hAnsi="Arial" w:cs="Arial"/>
                <w:i/>
                <w:sz w:val="24"/>
                <w:szCs w:val="24"/>
              </w:rPr>
            </w:pPr>
            <w:r w:rsidRPr="00BE2AF1">
              <w:rPr>
                <w:rFonts w:ascii="Arial" w:hAnsi="Arial" w:cs="Arial"/>
                <w:i/>
                <w:sz w:val="24"/>
                <w:szCs w:val="24"/>
              </w:rPr>
              <w:t>Schedule</w:t>
            </w:r>
          </w:p>
        </w:tc>
        <w:tc>
          <w:tcPr>
            <w:tcW w:w="2733" w:type="dxa"/>
            <w:tcBorders>
              <w:top w:val="nil"/>
            </w:tcBorders>
          </w:tcPr>
          <w:p w14:paraId="35A313FB" w14:textId="77777777" w:rsidR="00173646" w:rsidRPr="00BE2AF1" w:rsidRDefault="00173646" w:rsidP="00BE2AF1">
            <w:pPr>
              <w:spacing w:line="360" w:lineRule="auto"/>
              <w:rPr>
                <w:rFonts w:ascii="Arial" w:hAnsi="Arial" w:cs="Arial"/>
                <w:i/>
                <w:sz w:val="24"/>
                <w:szCs w:val="24"/>
              </w:rPr>
            </w:pPr>
            <w:r w:rsidRPr="00BE2AF1">
              <w:rPr>
                <w:rFonts w:ascii="Arial" w:hAnsi="Arial" w:cs="Arial"/>
                <w:i/>
                <w:sz w:val="24"/>
                <w:szCs w:val="24"/>
              </w:rPr>
              <w:t>Release of 1.0v in the end of CSPROJ</w:t>
            </w:r>
          </w:p>
        </w:tc>
        <w:tc>
          <w:tcPr>
            <w:tcW w:w="2340" w:type="dxa"/>
            <w:tcBorders>
              <w:top w:val="nil"/>
            </w:tcBorders>
          </w:tcPr>
          <w:p w14:paraId="4C4265AA" w14:textId="77777777" w:rsidR="00173646" w:rsidRPr="00BE2AF1" w:rsidRDefault="00173646" w:rsidP="00BE2AF1">
            <w:pPr>
              <w:spacing w:line="360" w:lineRule="auto"/>
              <w:rPr>
                <w:rFonts w:ascii="Arial" w:hAnsi="Arial" w:cs="Arial"/>
                <w:i/>
                <w:sz w:val="24"/>
                <w:szCs w:val="24"/>
              </w:rPr>
            </w:pPr>
            <w:r w:rsidRPr="00BE2AF1">
              <w:rPr>
                <w:rFonts w:ascii="Arial" w:hAnsi="Arial" w:cs="Arial"/>
                <w:i/>
                <w:sz w:val="24"/>
                <w:szCs w:val="24"/>
              </w:rPr>
              <w:t>Short time period</w:t>
            </w:r>
          </w:p>
        </w:tc>
        <w:tc>
          <w:tcPr>
            <w:tcW w:w="3207" w:type="dxa"/>
            <w:tcBorders>
              <w:top w:val="nil"/>
            </w:tcBorders>
          </w:tcPr>
          <w:p w14:paraId="2A4310A9" w14:textId="77777777" w:rsidR="00173646" w:rsidRPr="00BE2AF1" w:rsidRDefault="00173646" w:rsidP="00BE2AF1">
            <w:pPr>
              <w:spacing w:line="360" w:lineRule="auto"/>
              <w:rPr>
                <w:rFonts w:ascii="Arial" w:hAnsi="Arial" w:cs="Arial"/>
                <w:i/>
                <w:sz w:val="24"/>
                <w:szCs w:val="24"/>
              </w:rPr>
            </w:pPr>
            <w:r w:rsidRPr="00BE2AF1">
              <w:rPr>
                <w:rFonts w:ascii="Arial" w:hAnsi="Arial" w:cs="Arial"/>
                <w:i/>
                <w:sz w:val="24"/>
                <w:szCs w:val="24"/>
              </w:rPr>
              <w:t>90%-100% of web application should be finished</w:t>
            </w:r>
          </w:p>
        </w:tc>
      </w:tr>
      <w:tr w:rsidR="00173646" w:rsidRPr="00173646" w14:paraId="77A4A420" w14:textId="77777777" w:rsidTr="00BE2AF1">
        <w:trPr>
          <w:trHeight w:val="1605"/>
        </w:trPr>
        <w:tc>
          <w:tcPr>
            <w:tcW w:w="1980" w:type="dxa"/>
          </w:tcPr>
          <w:p w14:paraId="4447B666" w14:textId="77777777" w:rsidR="00173646" w:rsidRPr="00BE2AF1" w:rsidRDefault="00173646" w:rsidP="00BE2AF1">
            <w:pPr>
              <w:spacing w:line="360" w:lineRule="auto"/>
              <w:rPr>
                <w:rFonts w:ascii="Arial" w:hAnsi="Arial" w:cs="Arial"/>
                <w:i/>
                <w:sz w:val="24"/>
                <w:szCs w:val="24"/>
              </w:rPr>
            </w:pPr>
            <w:r w:rsidRPr="00BE2AF1">
              <w:rPr>
                <w:rFonts w:ascii="Arial" w:hAnsi="Arial" w:cs="Arial"/>
                <w:i/>
                <w:sz w:val="24"/>
                <w:szCs w:val="24"/>
              </w:rPr>
              <w:t>Features</w:t>
            </w:r>
          </w:p>
        </w:tc>
        <w:tc>
          <w:tcPr>
            <w:tcW w:w="2733" w:type="dxa"/>
          </w:tcPr>
          <w:p w14:paraId="0E2D4B3D" w14:textId="77777777" w:rsidR="00173646" w:rsidRPr="00BE2AF1" w:rsidRDefault="00173646" w:rsidP="00BE2AF1">
            <w:pPr>
              <w:spacing w:line="360" w:lineRule="auto"/>
              <w:rPr>
                <w:rFonts w:ascii="Arial" w:hAnsi="Arial" w:cs="Arial"/>
                <w:i/>
                <w:sz w:val="24"/>
                <w:szCs w:val="24"/>
              </w:rPr>
            </w:pPr>
            <w:r w:rsidRPr="00BE2AF1">
              <w:rPr>
                <w:rFonts w:ascii="Arial" w:hAnsi="Arial" w:cs="Arial"/>
                <w:i/>
                <w:sz w:val="24"/>
                <w:szCs w:val="24"/>
              </w:rPr>
              <w:t>Release of 1.0 with the functionalities and features working properly</w:t>
            </w:r>
          </w:p>
        </w:tc>
        <w:tc>
          <w:tcPr>
            <w:tcW w:w="2340" w:type="dxa"/>
          </w:tcPr>
          <w:p w14:paraId="7AAC1103" w14:textId="77777777" w:rsidR="00173646" w:rsidRPr="00BE2AF1" w:rsidRDefault="00173646" w:rsidP="00BE2AF1">
            <w:pPr>
              <w:spacing w:line="360" w:lineRule="auto"/>
              <w:rPr>
                <w:rFonts w:ascii="Arial" w:hAnsi="Arial" w:cs="Arial"/>
                <w:i/>
                <w:sz w:val="24"/>
                <w:szCs w:val="24"/>
              </w:rPr>
            </w:pPr>
            <w:r w:rsidRPr="00BE2AF1">
              <w:rPr>
                <w:rFonts w:ascii="Arial" w:hAnsi="Arial" w:cs="Arial"/>
                <w:i/>
                <w:sz w:val="24"/>
                <w:szCs w:val="24"/>
              </w:rPr>
              <w:t>Maximum of 4 features as of now</w:t>
            </w:r>
          </w:p>
        </w:tc>
        <w:tc>
          <w:tcPr>
            <w:tcW w:w="3207" w:type="dxa"/>
          </w:tcPr>
          <w:p w14:paraId="3615A696" w14:textId="77777777" w:rsidR="00173646" w:rsidRPr="00BE2AF1" w:rsidRDefault="00173646" w:rsidP="00BE2AF1">
            <w:pPr>
              <w:spacing w:line="360" w:lineRule="auto"/>
              <w:rPr>
                <w:rFonts w:ascii="Arial" w:hAnsi="Arial" w:cs="Arial"/>
                <w:i/>
                <w:sz w:val="24"/>
                <w:szCs w:val="24"/>
              </w:rPr>
            </w:pPr>
            <w:r w:rsidRPr="00BE2AF1">
              <w:rPr>
                <w:rFonts w:ascii="Arial" w:hAnsi="Arial" w:cs="Arial"/>
                <w:i/>
                <w:sz w:val="24"/>
                <w:szCs w:val="24"/>
              </w:rPr>
              <w:t>70-80% of high priority features must be included in release 1.0</w:t>
            </w:r>
          </w:p>
        </w:tc>
      </w:tr>
      <w:tr w:rsidR="00173646" w:rsidRPr="00173646" w14:paraId="4666E806" w14:textId="77777777" w:rsidTr="00BE2AF1">
        <w:trPr>
          <w:trHeight w:val="1218"/>
        </w:trPr>
        <w:tc>
          <w:tcPr>
            <w:tcW w:w="1980" w:type="dxa"/>
          </w:tcPr>
          <w:p w14:paraId="02396573" w14:textId="77777777" w:rsidR="00173646" w:rsidRPr="00BE2AF1" w:rsidRDefault="00173646" w:rsidP="00BE2AF1">
            <w:pPr>
              <w:spacing w:line="360" w:lineRule="auto"/>
              <w:rPr>
                <w:rFonts w:ascii="Arial" w:hAnsi="Arial" w:cs="Arial"/>
                <w:i/>
                <w:sz w:val="24"/>
                <w:szCs w:val="24"/>
              </w:rPr>
            </w:pPr>
            <w:r w:rsidRPr="00BE2AF1">
              <w:rPr>
                <w:rFonts w:ascii="Arial" w:hAnsi="Arial" w:cs="Arial"/>
                <w:i/>
                <w:sz w:val="24"/>
                <w:szCs w:val="24"/>
              </w:rPr>
              <w:t>Quality</w:t>
            </w:r>
          </w:p>
        </w:tc>
        <w:tc>
          <w:tcPr>
            <w:tcW w:w="2733" w:type="dxa"/>
          </w:tcPr>
          <w:p w14:paraId="6EF5B023" w14:textId="77777777" w:rsidR="00173646" w:rsidRPr="00BE2AF1" w:rsidRDefault="00173646" w:rsidP="00BE2AF1">
            <w:pPr>
              <w:spacing w:line="360" w:lineRule="auto"/>
              <w:rPr>
                <w:rFonts w:ascii="Arial" w:hAnsi="Arial" w:cs="Arial"/>
                <w:i/>
                <w:sz w:val="24"/>
                <w:szCs w:val="24"/>
              </w:rPr>
            </w:pPr>
            <w:r w:rsidRPr="00BE2AF1">
              <w:rPr>
                <w:rFonts w:ascii="Arial" w:hAnsi="Arial" w:cs="Arial"/>
                <w:i/>
                <w:sz w:val="24"/>
                <w:szCs w:val="24"/>
              </w:rPr>
              <w:t>Manageable web application and easy to use</w:t>
            </w:r>
          </w:p>
        </w:tc>
        <w:tc>
          <w:tcPr>
            <w:tcW w:w="2340" w:type="dxa"/>
          </w:tcPr>
          <w:p w14:paraId="627313DE" w14:textId="77777777" w:rsidR="00173646" w:rsidRPr="00BE2AF1" w:rsidRDefault="00173646" w:rsidP="00BE2AF1">
            <w:pPr>
              <w:spacing w:line="360" w:lineRule="auto"/>
              <w:rPr>
                <w:rFonts w:ascii="Arial" w:hAnsi="Arial" w:cs="Arial"/>
                <w:i/>
                <w:sz w:val="24"/>
                <w:szCs w:val="24"/>
              </w:rPr>
            </w:pPr>
            <w:r w:rsidRPr="00BE2AF1">
              <w:rPr>
                <w:rFonts w:ascii="Arial" w:hAnsi="Arial" w:cs="Arial"/>
                <w:i/>
                <w:sz w:val="24"/>
                <w:szCs w:val="24"/>
              </w:rPr>
              <w:t>First release of the software; expect bugs and error</w:t>
            </w:r>
          </w:p>
        </w:tc>
        <w:tc>
          <w:tcPr>
            <w:tcW w:w="3207" w:type="dxa"/>
          </w:tcPr>
          <w:p w14:paraId="73CE24CE" w14:textId="77777777" w:rsidR="00173646" w:rsidRPr="00BE2AF1" w:rsidRDefault="00173646" w:rsidP="00BE2AF1">
            <w:pPr>
              <w:spacing w:line="360" w:lineRule="auto"/>
              <w:rPr>
                <w:rFonts w:ascii="Arial" w:hAnsi="Arial" w:cs="Arial"/>
                <w:i/>
                <w:sz w:val="24"/>
                <w:szCs w:val="24"/>
              </w:rPr>
            </w:pPr>
            <w:r w:rsidRPr="00BE2AF1">
              <w:rPr>
                <w:rFonts w:ascii="Arial" w:hAnsi="Arial" w:cs="Arial"/>
                <w:i/>
                <w:sz w:val="24"/>
                <w:szCs w:val="24"/>
              </w:rPr>
              <w:t>80-95% of user acceptance</w:t>
            </w:r>
          </w:p>
        </w:tc>
      </w:tr>
      <w:tr w:rsidR="00173646" w:rsidRPr="00173646" w14:paraId="29C6B5CC" w14:textId="77777777" w:rsidTr="00BE2AF1">
        <w:trPr>
          <w:trHeight w:val="1146"/>
        </w:trPr>
        <w:tc>
          <w:tcPr>
            <w:tcW w:w="1980" w:type="dxa"/>
          </w:tcPr>
          <w:p w14:paraId="74E00B50" w14:textId="77777777" w:rsidR="00173646" w:rsidRPr="00BE2AF1" w:rsidRDefault="00173646" w:rsidP="00BE2AF1">
            <w:pPr>
              <w:spacing w:line="360" w:lineRule="auto"/>
              <w:rPr>
                <w:rFonts w:ascii="Arial" w:hAnsi="Arial" w:cs="Arial"/>
                <w:i/>
                <w:sz w:val="24"/>
                <w:szCs w:val="24"/>
              </w:rPr>
            </w:pPr>
            <w:r w:rsidRPr="00BE2AF1">
              <w:rPr>
                <w:rFonts w:ascii="Arial" w:hAnsi="Arial" w:cs="Arial"/>
                <w:i/>
                <w:sz w:val="24"/>
                <w:szCs w:val="24"/>
              </w:rPr>
              <w:t>Staff</w:t>
            </w:r>
          </w:p>
        </w:tc>
        <w:tc>
          <w:tcPr>
            <w:tcW w:w="2733" w:type="dxa"/>
          </w:tcPr>
          <w:p w14:paraId="521EF3CC" w14:textId="77777777" w:rsidR="00173646" w:rsidRPr="00BE2AF1" w:rsidRDefault="00173646" w:rsidP="00BE2AF1">
            <w:pPr>
              <w:spacing w:line="360" w:lineRule="auto"/>
              <w:rPr>
                <w:rFonts w:ascii="Arial" w:hAnsi="Arial" w:cs="Arial"/>
                <w:i/>
                <w:sz w:val="24"/>
                <w:szCs w:val="24"/>
              </w:rPr>
            </w:pPr>
            <w:r w:rsidRPr="00BE2AF1">
              <w:rPr>
                <w:rFonts w:ascii="Arial" w:hAnsi="Arial" w:cs="Arial"/>
                <w:i/>
                <w:sz w:val="24"/>
                <w:szCs w:val="24"/>
              </w:rPr>
              <w:t>Cooperation for the completion of the software solution</w:t>
            </w:r>
          </w:p>
        </w:tc>
        <w:tc>
          <w:tcPr>
            <w:tcW w:w="2340" w:type="dxa"/>
          </w:tcPr>
          <w:p w14:paraId="087BBD24" w14:textId="77777777" w:rsidR="00173646" w:rsidRPr="00BE2AF1" w:rsidRDefault="00173646" w:rsidP="00BE2AF1">
            <w:pPr>
              <w:spacing w:line="360" w:lineRule="auto"/>
              <w:rPr>
                <w:rFonts w:ascii="Arial" w:hAnsi="Arial" w:cs="Arial"/>
                <w:i/>
                <w:sz w:val="24"/>
                <w:szCs w:val="24"/>
              </w:rPr>
            </w:pPr>
            <w:r w:rsidRPr="00BE2AF1">
              <w:rPr>
                <w:rFonts w:ascii="Arial" w:hAnsi="Arial" w:cs="Arial"/>
                <w:i/>
                <w:sz w:val="24"/>
                <w:szCs w:val="24"/>
              </w:rPr>
              <w:t>maximum team size is 6 developers + 4 testers</w:t>
            </w:r>
          </w:p>
        </w:tc>
        <w:tc>
          <w:tcPr>
            <w:tcW w:w="3207" w:type="dxa"/>
          </w:tcPr>
          <w:p w14:paraId="0E13D45D" w14:textId="77777777" w:rsidR="00173646" w:rsidRPr="00BE2AF1" w:rsidRDefault="00173646" w:rsidP="00BE2AF1">
            <w:pPr>
              <w:spacing w:line="360" w:lineRule="auto"/>
              <w:rPr>
                <w:rFonts w:ascii="Arial" w:hAnsi="Arial" w:cs="Arial"/>
                <w:i/>
                <w:sz w:val="24"/>
                <w:szCs w:val="24"/>
              </w:rPr>
            </w:pPr>
            <w:r w:rsidRPr="00BE2AF1">
              <w:rPr>
                <w:rFonts w:ascii="Arial" w:hAnsi="Arial" w:cs="Arial"/>
                <w:i/>
                <w:sz w:val="24"/>
                <w:szCs w:val="24"/>
              </w:rPr>
              <w:t>95%-100% team coordination and 100% completion of the solution</w:t>
            </w:r>
          </w:p>
        </w:tc>
      </w:tr>
      <w:tr w:rsidR="00173646" w:rsidRPr="00173646" w14:paraId="7D28759F" w14:textId="77777777" w:rsidTr="00BE2AF1">
        <w:trPr>
          <w:trHeight w:val="1623"/>
        </w:trPr>
        <w:tc>
          <w:tcPr>
            <w:tcW w:w="1980" w:type="dxa"/>
          </w:tcPr>
          <w:p w14:paraId="47392DEC" w14:textId="77777777" w:rsidR="00173646" w:rsidRPr="00BE2AF1" w:rsidRDefault="00173646" w:rsidP="00BE2AF1">
            <w:pPr>
              <w:spacing w:line="360" w:lineRule="auto"/>
              <w:rPr>
                <w:rFonts w:ascii="Arial" w:hAnsi="Arial" w:cs="Arial"/>
                <w:i/>
                <w:sz w:val="24"/>
                <w:szCs w:val="24"/>
              </w:rPr>
            </w:pPr>
            <w:r w:rsidRPr="00BE2AF1">
              <w:rPr>
                <w:rFonts w:ascii="Arial" w:hAnsi="Arial" w:cs="Arial"/>
                <w:i/>
                <w:sz w:val="24"/>
                <w:szCs w:val="24"/>
              </w:rPr>
              <w:t>Cost</w:t>
            </w:r>
          </w:p>
        </w:tc>
        <w:tc>
          <w:tcPr>
            <w:tcW w:w="2733" w:type="dxa"/>
          </w:tcPr>
          <w:p w14:paraId="77A39644" w14:textId="77777777" w:rsidR="00173646" w:rsidRPr="00BE2AF1" w:rsidRDefault="00173646" w:rsidP="00BE2AF1">
            <w:pPr>
              <w:spacing w:line="360" w:lineRule="auto"/>
              <w:rPr>
                <w:rFonts w:ascii="Arial" w:hAnsi="Arial" w:cs="Arial"/>
                <w:i/>
                <w:sz w:val="24"/>
                <w:szCs w:val="24"/>
              </w:rPr>
            </w:pPr>
            <w:r w:rsidRPr="00BE2AF1">
              <w:rPr>
                <w:rFonts w:ascii="Arial" w:hAnsi="Arial" w:cs="Arial"/>
                <w:i/>
                <w:sz w:val="24"/>
                <w:szCs w:val="24"/>
              </w:rPr>
              <w:t>Stay within budget without spending more than the minimum budget</w:t>
            </w:r>
          </w:p>
        </w:tc>
        <w:tc>
          <w:tcPr>
            <w:tcW w:w="2340" w:type="dxa"/>
          </w:tcPr>
          <w:p w14:paraId="59C89F3F" w14:textId="77777777" w:rsidR="00173646" w:rsidRPr="00BE2AF1" w:rsidRDefault="00173646" w:rsidP="00BE2AF1">
            <w:pPr>
              <w:spacing w:line="360" w:lineRule="auto"/>
              <w:rPr>
                <w:rFonts w:ascii="Arial" w:hAnsi="Arial" w:cs="Arial"/>
                <w:i/>
                <w:sz w:val="24"/>
                <w:szCs w:val="24"/>
              </w:rPr>
            </w:pPr>
            <w:r w:rsidRPr="00BE2AF1">
              <w:rPr>
                <w:rFonts w:ascii="Arial" w:hAnsi="Arial" w:cs="Arial"/>
                <w:i/>
                <w:sz w:val="24"/>
                <w:szCs w:val="24"/>
              </w:rPr>
              <w:t>Minimum budget</w:t>
            </w:r>
          </w:p>
        </w:tc>
        <w:tc>
          <w:tcPr>
            <w:tcW w:w="3207" w:type="dxa"/>
          </w:tcPr>
          <w:p w14:paraId="00920723" w14:textId="77777777" w:rsidR="00173646" w:rsidRPr="00BE2AF1" w:rsidRDefault="00173646" w:rsidP="00BE2AF1">
            <w:pPr>
              <w:spacing w:line="360" w:lineRule="auto"/>
              <w:rPr>
                <w:rFonts w:ascii="Arial" w:hAnsi="Arial" w:cs="Arial"/>
                <w:i/>
                <w:sz w:val="24"/>
                <w:szCs w:val="24"/>
              </w:rPr>
            </w:pPr>
            <w:r w:rsidRPr="00BE2AF1">
              <w:rPr>
                <w:rFonts w:ascii="Arial" w:hAnsi="Arial" w:cs="Arial"/>
                <w:i/>
                <w:sz w:val="24"/>
                <w:szCs w:val="24"/>
              </w:rPr>
              <w:t>budget overrun up to 15% acceptable without executive review</w:t>
            </w:r>
          </w:p>
        </w:tc>
      </w:tr>
    </w:tbl>
    <w:p w14:paraId="640DF7AA" w14:textId="77777777" w:rsidR="002001D0" w:rsidRDefault="002001D0" w:rsidP="00BE2AF1">
      <w:pPr>
        <w:spacing w:line="360" w:lineRule="auto"/>
        <w:rPr>
          <w:rFonts w:ascii="Arial" w:hAnsi="Arial" w:cs="Arial"/>
          <w:b/>
          <w:sz w:val="28"/>
          <w:szCs w:val="24"/>
        </w:rPr>
      </w:pPr>
      <w:bookmarkStart w:id="57" w:name="_Toc18551434"/>
    </w:p>
    <w:p w14:paraId="59D34A01" w14:textId="77777777" w:rsidR="00173646" w:rsidRPr="00BE2AF1" w:rsidRDefault="00173646" w:rsidP="00BE2AF1">
      <w:pPr>
        <w:spacing w:line="360" w:lineRule="auto"/>
        <w:rPr>
          <w:rFonts w:ascii="Arial" w:hAnsi="Arial" w:cs="Arial"/>
          <w:b/>
          <w:sz w:val="28"/>
          <w:szCs w:val="24"/>
        </w:rPr>
      </w:pPr>
      <w:r w:rsidRPr="00BE2AF1">
        <w:rPr>
          <w:rFonts w:ascii="Arial" w:hAnsi="Arial" w:cs="Arial"/>
          <w:b/>
          <w:sz w:val="28"/>
          <w:szCs w:val="24"/>
        </w:rPr>
        <w:t>Operating Environment</w:t>
      </w:r>
      <w:bookmarkEnd w:id="57"/>
    </w:p>
    <w:p w14:paraId="0ED2CD24" w14:textId="77777777" w:rsidR="00BE2AF1" w:rsidRDefault="00BE2AF1" w:rsidP="00BE2AF1">
      <w:pPr>
        <w:spacing w:line="360" w:lineRule="auto"/>
        <w:ind w:firstLine="720"/>
        <w:rPr>
          <w:rFonts w:ascii="Arial" w:hAnsi="Arial" w:cs="Arial"/>
          <w:sz w:val="24"/>
          <w:szCs w:val="24"/>
        </w:rPr>
      </w:pPr>
    </w:p>
    <w:p w14:paraId="19CADD09" w14:textId="77777777" w:rsidR="00173646" w:rsidRPr="00173646" w:rsidRDefault="00173646" w:rsidP="00BE2AF1">
      <w:pPr>
        <w:spacing w:line="360" w:lineRule="auto"/>
        <w:ind w:firstLine="720"/>
        <w:rPr>
          <w:rFonts w:ascii="Arial" w:hAnsi="Arial" w:cs="Arial"/>
          <w:sz w:val="24"/>
          <w:szCs w:val="24"/>
        </w:rPr>
      </w:pPr>
      <w:r w:rsidRPr="00173646">
        <w:rPr>
          <w:rFonts w:ascii="Arial" w:hAnsi="Arial" w:cs="Arial"/>
          <w:sz w:val="24"/>
          <w:szCs w:val="24"/>
        </w:rPr>
        <w:t xml:space="preserve">The web application is built using PHP language as well as other web oriented languages like HTML, Java script, etc. The users are inside the office but when they are performing maintenance on a weather station, they are at that designated location of that specific weather station. Only maximum 2 people are going to that specific location whenever maintenance is needed. The system is accessible through the internet. Data is generated when the user needs to update the information about the weather station. They also generate information in terms of service reports from the maintenance they had executed. </w:t>
      </w:r>
    </w:p>
    <w:p w14:paraId="168E5F7D" w14:textId="77777777" w:rsidR="00173646" w:rsidRPr="00173646" w:rsidRDefault="00173646" w:rsidP="00BE2AF1">
      <w:pPr>
        <w:spacing w:line="360" w:lineRule="auto"/>
        <w:rPr>
          <w:rFonts w:ascii="Arial" w:hAnsi="Arial" w:cs="Arial"/>
          <w:i/>
          <w:sz w:val="24"/>
          <w:szCs w:val="24"/>
        </w:rPr>
      </w:pPr>
    </w:p>
    <w:p w14:paraId="5C95B276" w14:textId="75EC36E6" w:rsidR="00E77AA2" w:rsidRDefault="00E77AA2" w:rsidP="00BE2AF1">
      <w:pPr>
        <w:spacing w:line="360" w:lineRule="auto"/>
        <w:rPr>
          <w:rFonts w:ascii="Arial" w:hAnsi="Arial" w:cs="Arial"/>
          <w:sz w:val="24"/>
          <w:szCs w:val="24"/>
          <w:lang w:val="en-US" w:eastAsia="ja-JP"/>
        </w:rPr>
      </w:pPr>
    </w:p>
    <w:p w14:paraId="48148DF5" w14:textId="77777777" w:rsidR="00BE2AF1" w:rsidRDefault="00BE2AF1" w:rsidP="00BE2AF1">
      <w:pPr>
        <w:spacing w:line="360" w:lineRule="auto"/>
        <w:rPr>
          <w:rFonts w:ascii="Arial" w:hAnsi="Arial" w:cs="Arial"/>
          <w:sz w:val="24"/>
          <w:szCs w:val="24"/>
          <w:lang w:val="en-US" w:eastAsia="ja-JP"/>
        </w:rPr>
      </w:pPr>
    </w:p>
    <w:p w14:paraId="5796CC77" w14:textId="77777777" w:rsidR="00BE2AF1" w:rsidRDefault="00BE2AF1" w:rsidP="00BE2AF1">
      <w:pPr>
        <w:spacing w:line="360" w:lineRule="auto"/>
        <w:rPr>
          <w:rFonts w:ascii="Arial" w:hAnsi="Arial" w:cs="Arial"/>
          <w:sz w:val="24"/>
          <w:szCs w:val="24"/>
          <w:lang w:val="en-US" w:eastAsia="ja-JP"/>
        </w:rPr>
      </w:pPr>
    </w:p>
    <w:p w14:paraId="4F2ED09D" w14:textId="77777777" w:rsidR="00BE2AF1" w:rsidRDefault="00BE2AF1" w:rsidP="00BE2AF1">
      <w:pPr>
        <w:spacing w:line="360" w:lineRule="auto"/>
        <w:rPr>
          <w:rFonts w:ascii="Arial" w:hAnsi="Arial" w:cs="Arial"/>
          <w:sz w:val="24"/>
          <w:szCs w:val="24"/>
          <w:lang w:val="en-US" w:eastAsia="ja-JP"/>
        </w:rPr>
      </w:pPr>
    </w:p>
    <w:p w14:paraId="5205F9A4" w14:textId="77777777" w:rsidR="00BE2AF1" w:rsidRDefault="00BE2AF1" w:rsidP="00BE2AF1">
      <w:pPr>
        <w:spacing w:line="360" w:lineRule="auto"/>
        <w:rPr>
          <w:rFonts w:ascii="Arial" w:hAnsi="Arial" w:cs="Arial"/>
          <w:sz w:val="24"/>
          <w:szCs w:val="24"/>
          <w:lang w:val="en-US" w:eastAsia="ja-JP"/>
        </w:rPr>
      </w:pPr>
    </w:p>
    <w:p w14:paraId="4A46E3EA" w14:textId="77777777" w:rsidR="00BE2AF1" w:rsidRDefault="00BE2AF1" w:rsidP="00BE2AF1">
      <w:pPr>
        <w:spacing w:line="360" w:lineRule="auto"/>
        <w:rPr>
          <w:rFonts w:ascii="Arial" w:hAnsi="Arial" w:cs="Arial"/>
          <w:sz w:val="24"/>
          <w:szCs w:val="24"/>
          <w:lang w:val="en-US" w:eastAsia="ja-JP"/>
        </w:rPr>
      </w:pPr>
    </w:p>
    <w:p w14:paraId="1CA271F5" w14:textId="77777777" w:rsidR="00BE2AF1" w:rsidRDefault="00BE2AF1" w:rsidP="00BE2AF1">
      <w:pPr>
        <w:spacing w:line="360" w:lineRule="auto"/>
        <w:rPr>
          <w:rFonts w:ascii="Arial" w:hAnsi="Arial" w:cs="Arial"/>
          <w:sz w:val="24"/>
          <w:szCs w:val="24"/>
          <w:lang w:val="en-US" w:eastAsia="ja-JP"/>
        </w:rPr>
      </w:pPr>
    </w:p>
    <w:p w14:paraId="1EFA97B3" w14:textId="77777777" w:rsidR="00BE2AF1" w:rsidRDefault="00BE2AF1" w:rsidP="00BE2AF1">
      <w:pPr>
        <w:spacing w:line="360" w:lineRule="auto"/>
        <w:rPr>
          <w:rFonts w:ascii="Arial" w:hAnsi="Arial" w:cs="Arial"/>
          <w:sz w:val="24"/>
          <w:szCs w:val="24"/>
          <w:lang w:val="en-US" w:eastAsia="ja-JP"/>
        </w:rPr>
      </w:pPr>
    </w:p>
    <w:p w14:paraId="0E9A83C0" w14:textId="77777777" w:rsidR="00BE2AF1" w:rsidRDefault="00BE2AF1" w:rsidP="00BE2AF1">
      <w:pPr>
        <w:spacing w:line="360" w:lineRule="auto"/>
        <w:rPr>
          <w:rFonts w:ascii="Arial" w:hAnsi="Arial" w:cs="Arial"/>
          <w:sz w:val="24"/>
          <w:szCs w:val="24"/>
          <w:lang w:val="en-US" w:eastAsia="ja-JP"/>
        </w:rPr>
      </w:pPr>
    </w:p>
    <w:p w14:paraId="58BD086F" w14:textId="77777777" w:rsidR="00BE2AF1" w:rsidRDefault="00BE2AF1" w:rsidP="00BE2AF1">
      <w:pPr>
        <w:spacing w:line="360" w:lineRule="auto"/>
        <w:rPr>
          <w:rFonts w:ascii="Arial" w:hAnsi="Arial" w:cs="Arial"/>
          <w:sz w:val="24"/>
          <w:szCs w:val="24"/>
          <w:lang w:val="en-US" w:eastAsia="ja-JP"/>
        </w:rPr>
      </w:pPr>
    </w:p>
    <w:p w14:paraId="66F96031" w14:textId="77777777" w:rsidR="00BE2AF1" w:rsidRDefault="00BE2AF1" w:rsidP="00BE2AF1">
      <w:pPr>
        <w:spacing w:line="360" w:lineRule="auto"/>
        <w:rPr>
          <w:rFonts w:ascii="Arial" w:hAnsi="Arial" w:cs="Arial"/>
          <w:sz w:val="24"/>
          <w:szCs w:val="24"/>
          <w:lang w:val="en-US" w:eastAsia="ja-JP"/>
        </w:rPr>
      </w:pPr>
    </w:p>
    <w:p w14:paraId="07EC17CA" w14:textId="77777777" w:rsidR="00BE2AF1" w:rsidRDefault="00BE2AF1" w:rsidP="00BE2AF1">
      <w:pPr>
        <w:spacing w:line="360" w:lineRule="auto"/>
        <w:rPr>
          <w:rFonts w:ascii="Arial" w:hAnsi="Arial" w:cs="Arial"/>
          <w:sz w:val="24"/>
          <w:szCs w:val="24"/>
          <w:lang w:val="en-US" w:eastAsia="ja-JP"/>
        </w:rPr>
      </w:pPr>
    </w:p>
    <w:p w14:paraId="3682374D" w14:textId="61EFEE4A" w:rsidR="00A64D7C" w:rsidRPr="002001D0" w:rsidRDefault="00A64D7C" w:rsidP="002001D0">
      <w:pPr>
        <w:spacing w:line="200" w:lineRule="exact"/>
        <w:rPr>
          <w:rFonts w:ascii="Arial" w:hAnsi="Arial" w:cs="Arial"/>
        </w:rPr>
      </w:pPr>
      <w:r w:rsidRPr="00224899">
        <w:rPr>
          <w:rFonts w:ascii="Arial" w:hAnsi="Arial" w:cs="Arial"/>
          <w:noProof/>
          <w:lang w:eastAsia="en-PH"/>
        </w:rPr>
        <mc:AlternateContent>
          <mc:Choice Requires="wpg">
            <w:drawing>
              <wp:anchor distT="0" distB="0" distL="114300" distR="114300" simplePos="0" relativeHeight="251683328" behindDoc="1" locked="0" layoutInCell="1" allowOverlap="1" wp14:anchorId="61DEFA61" wp14:editId="42383707">
                <wp:simplePos x="0" y="0"/>
                <wp:positionH relativeFrom="page">
                  <wp:posOffset>895985</wp:posOffset>
                </wp:positionH>
                <wp:positionV relativeFrom="page">
                  <wp:posOffset>1094740</wp:posOffset>
                </wp:positionV>
                <wp:extent cx="5981065" cy="635"/>
                <wp:effectExtent l="0" t="0" r="0" b="0"/>
                <wp:wrapNone/>
                <wp:docPr id="10" name="Group 10"/>
                <wp:cNvGraphicFramePr/>
                <a:graphic xmlns:a="http://schemas.openxmlformats.org/drawingml/2006/main">
                  <a:graphicData uri="http://schemas.microsoft.com/office/word/2010/wordprocessingGroup">
                    <wpg:wgp>
                      <wpg:cNvGrpSpPr/>
                      <wpg:grpSpPr>
                        <a:xfrm>
                          <a:off x="0" y="0"/>
                          <a:ext cx="5980320" cy="0"/>
                          <a:chOff x="0" y="0"/>
                          <a:chExt cx="0" cy="0"/>
                        </a:xfrm>
                      </wpg:grpSpPr>
                      <wps:wsp>
                        <wps:cNvPr id="21" name="Straight Connector 2"/>
                        <wps:cNvCnPr/>
                        <wps:spPr>
                          <a:xfrm>
                            <a:off x="0" y="0"/>
                            <a:ext cx="5980320" cy="0"/>
                          </a:xfrm>
                          <a:prstGeom prst="line">
                            <a:avLst/>
                          </a:prstGeom>
                          <a:ln w="57960">
                            <a:solidFill>
                              <a:srgbClr val="000000"/>
                            </a:solidFill>
                            <a:round/>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6D504333" id="Group 10" o:spid="_x0000_s1026" style="position:absolute;margin-left:70.55pt;margin-top:86.2pt;width:470.95pt;height:.05pt;z-index:-251633152;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">
                <v:line id="Straight Connector 2" o:spid="_x0000_s1027" style="position:absolute;visibility:visible;mso-wrap-style:square" from="0,0" to="59803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" strokeweight="1.61mm"/>
                <w10:wrap anchorx="page" anchory="page"/>
              </v:group>
            </w:pict>
          </mc:Fallback>
        </mc:AlternateContent>
      </w:r>
    </w:p>
    <w:p w14:paraId="5E5EE9D9" w14:textId="77777777" w:rsidR="00A64D7C" w:rsidRPr="00224899" w:rsidRDefault="00A64D7C" w:rsidP="00A64D7C">
      <w:pPr>
        <w:spacing w:line="700" w:lineRule="exact"/>
        <w:ind w:right="121"/>
        <w:jc w:val="right"/>
        <w:rPr>
          <w:rFonts w:ascii="Arial" w:eastAsia="Arial" w:hAnsi="Arial" w:cs="Arial"/>
          <w:sz w:val="64"/>
          <w:szCs w:val="64"/>
        </w:rPr>
      </w:pPr>
      <w:r w:rsidRPr="00224899">
        <w:rPr>
          <w:rFonts w:ascii="Arial" w:eastAsia="Arial" w:hAnsi="Arial" w:cs="Arial"/>
          <w:b/>
          <w:sz w:val="64"/>
          <w:szCs w:val="64"/>
        </w:rPr>
        <w:t>S</w:t>
      </w:r>
      <w:r w:rsidRPr="00224899">
        <w:rPr>
          <w:rFonts w:ascii="Arial" w:eastAsia="Arial" w:hAnsi="Arial" w:cs="Arial"/>
          <w:b/>
          <w:spacing w:val="-1"/>
          <w:sz w:val="64"/>
          <w:szCs w:val="64"/>
        </w:rPr>
        <w:t>o</w:t>
      </w:r>
      <w:r w:rsidRPr="00224899">
        <w:rPr>
          <w:rFonts w:ascii="Arial" w:eastAsia="Arial" w:hAnsi="Arial" w:cs="Arial"/>
          <w:b/>
          <w:spacing w:val="-17"/>
          <w:sz w:val="64"/>
          <w:szCs w:val="64"/>
        </w:rPr>
        <w:t>f</w:t>
      </w:r>
      <w:r w:rsidRPr="00224899">
        <w:rPr>
          <w:rFonts w:ascii="Arial" w:eastAsia="Arial" w:hAnsi="Arial" w:cs="Arial"/>
          <w:b/>
          <w:sz w:val="64"/>
          <w:szCs w:val="64"/>
        </w:rPr>
        <w:t>t</w:t>
      </w:r>
      <w:r w:rsidRPr="00224899">
        <w:rPr>
          <w:rFonts w:ascii="Arial" w:eastAsia="Arial" w:hAnsi="Arial" w:cs="Arial"/>
          <w:b/>
          <w:spacing w:val="1"/>
          <w:sz w:val="64"/>
          <w:szCs w:val="64"/>
        </w:rPr>
        <w:t>w</w:t>
      </w:r>
      <w:r w:rsidRPr="00224899">
        <w:rPr>
          <w:rFonts w:ascii="Arial" w:eastAsia="Arial" w:hAnsi="Arial" w:cs="Arial"/>
          <w:b/>
          <w:spacing w:val="-1"/>
          <w:sz w:val="64"/>
          <w:szCs w:val="64"/>
        </w:rPr>
        <w:t>a</w:t>
      </w:r>
      <w:r w:rsidRPr="00224899">
        <w:rPr>
          <w:rFonts w:ascii="Arial" w:eastAsia="Arial" w:hAnsi="Arial" w:cs="Arial"/>
          <w:b/>
          <w:spacing w:val="1"/>
          <w:sz w:val="64"/>
          <w:szCs w:val="64"/>
        </w:rPr>
        <w:t>r</w:t>
      </w:r>
      <w:r w:rsidRPr="00224899">
        <w:rPr>
          <w:rFonts w:ascii="Arial" w:eastAsia="Arial" w:hAnsi="Arial" w:cs="Arial"/>
          <w:b/>
          <w:sz w:val="64"/>
          <w:szCs w:val="64"/>
        </w:rPr>
        <w:t xml:space="preserve">e </w:t>
      </w:r>
      <w:r w:rsidRPr="00224899">
        <w:rPr>
          <w:rFonts w:ascii="Arial" w:eastAsia="Arial" w:hAnsi="Arial" w:cs="Arial"/>
          <w:b/>
          <w:spacing w:val="1"/>
          <w:sz w:val="64"/>
          <w:szCs w:val="64"/>
        </w:rPr>
        <w:t>R</w:t>
      </w:r>
      <w:r w:rsidRPr="00224899">
        <w:rPr>
          <w:rFonts w:ascii="Arial" w:eastAsia="Arial" w:hAnsi="Arial" w:cs="Arial"/>
          <w:b/>
          <w:spacing w:val="-1"/>
          <w:sz w:val="64"/>
          <w:szCs w:val="64"/>
        </w:rPr>
        <w:t>equi</w:t>
      </w:r>
      <w:r w:rsidRPr="00224899">
        <w:rPr>
          <w:rFonts w:ascii="Arial" w:eastAsia="Arial" w:hAnsi="Arial" w:cs="Arial"/>
          <w:b/>
          <w:sz w:val="64"/>
          <w:szCs w:val="64"/>
        </w:rPr>
        <w:t>r</w:t>
      </w:r>
      <w:r w:rsidRPr="00224899">
        <w:rPr>
          <w:rFonts w:ascii="Arial" w:eastAsia="Arial" w:hAnsi="Arial" w:cs="Arial"/>
          <w:b/>
          <w:spacing w:val="-1"/>
          <w:sz w:val="64"/>
          <w:szCs w:val="64"/>
        </w:rPr>
        <w:t>emen</w:t>
      </w:r>
      <w:r w:rsidRPr="00224899">
        <w:rPr>
          <w:rFonts w:ascii="Arial" w:eastAsia="Arial" w:hAnsi="Arial" w:cs="Arial"/>
          <w:b/>
          <w:spacing w:val="-17"/>
          <w:sz w:val="64"/>
          <w:szCs w:val="64"/>
        </w:rPr>
        <w:t>t</w:t>
      </w:r>
      <w:r w:rsidRPr="00224899">
        <w:rPr>
          <w:rFonts w:ascii="Arial" w:eastAsia="Arial" w:hAnsi="Arial" w:cs="Arial"/>
          <w:b/>
          <w:sz w:val="64"/>
          <w:szCs w:val="64"/>
        </w:rPr>
        <w:t>s</w:t>
      </w:r>
    </w:p>
    <w:p w14:paraId="7A3E0EFB" w14:textId="77777777" w:rsidR="00A64D7C" w:rsidRPr="00224899" w:rsidRDefault="00A64D7C" w:rsidP="00A64D7C">
      <w:pPr>
        <w:spacing w:before="3"/>
        <w:ind w:right="122"/>
        <w:jc w:val="right"/>
        <w:rPr>
          <w:rFonts w:ascii="Arial" w:eastAsia="Arial" w:hAnsi="Arial" w:cs="Arial"/>
          <w:sz w:val="64"/>
          <w:szCs w:val="64"/>
        </w:rPr>
      </w:pPr>
      <w:r w:rsidRPr="00224899">
        <w:rPr>
          <w:rFonts w:ascii="Arial" w:eastAsia="Arial" w:hAnsi="Arial" w:cs="Arial"/>
          <w:b/>
          <w:spacing w:val="-12"/>
          <w:sz w:val="64"/>
          <w:szCs w:val="64"/>
        </w:rPr>
        <w:t>S</w:t>
      </w:r>
      <w:r w:rsidRPr="00224899">
        <w:rPr>
          <w:rFonts w:ascii="Arial" w:eastAsia="Arial" w:hAnsi="Arial" w:cs="Arial"/>
          <w:b/>
          <w:spacing w:val="-1"/>
          <w:sz w:val="64"/>
          <w:szCs w:val="64"/>
        </w:rPr>
        <w:t>peci</w:t>
      </w:r>
      <w:r w:rsidRPr="00224899">
        <w:rPr>
          <w:rFonts w:ascii="Arial" w:eastAsia="Arial" w:hAnsi="Arial" w:cs="Arial"/>
          <w:b/>
          <w:sz w:val="64"/>
          <w:szCs w:val="64"/>
        </w:rPr>
        <w:t>f</w:t>
      </w:r>
      <w:r w:rsidRPr="00224899">
        <w:rPr>
          <w:rFonts w:ascii="Arial" w:eastAsia="Arial" w:hAnsi="Arial" w:cs="Arial"/>
          <w:b/>
          <w:spacing w:val="-1"/>
          <w:sz w:val="64"/>
          <w:szCs w:val="64"/>
        </w:rPr>
        <w:t>ica</w:t>
      </w:r>
      <w:r w:rsidRPr="00224899">
        <w:rPr>
          <w:rFonts w:ascii="Arial" w:eastAsia="Arial" w:hAnsi="Arial" w:cs="Arial"/>
          <w:b/>
          <w:sz w:val="64"/>
          <w:szCs w:val="64"/>
        </w:rPr>
        <w:t>t</w:t>
      </w:r>
      <w:r w:rsidRPr="00224899">
        <w:rPr>
          <w:rFonts w:ascii="Arial" w:eastAsia="Arial" w:hAnsi="Arial" w:cs="Arial"/>
          <w:b/>
          <w:spacing w:val="-1"/>
          <w:sz w:val="64"/>
          <w:szCs w:val="64"/>
        </w:rPr>
        <w:t>io</w:t>
      </w:r>
      <w:r w:rsidRPr="00224899">
        <w:rPr>
          <w:rFonts w:ascii="Arial" w:eastAsia="Arial" w:hAnsi="Arial" w:cs="Arial"/>
          <w:b/>
          <w:sz w:val="64"/>
          <w:szCs w:val="64"/>
        </w:rPr>
        <w:t>n</w:t>
      </w:r>
    </w:p>
    <w:p w14:paraId="39D1BBA1" w14:textId="77777777" w:rsidR="00A64D7C" w:rsidRPr="00224899" w:rsidRDefault="00A64D7C" w:rsidP="00A64D7C">
      <w:pPr>
        <w:spacing w:before="7" w:line="120" w:lineRule="exact"/>
        <w:rPr>
          <w:rFonts w:ascii="Arial" w:hAnsi="Arial" w:cs="Arial"/>
          <w:sz w:val="12"/>
          <w:szCs w:val="12"/>
        </w:rPr>
      </w:pPr>
    </w:p>
    <w:p w14:paraId="3E17E07C" w14:textId="77777777" w:rsidR="00A64D7C" w:rsidRPr="00224899" w:rsidRDefault="00A64D7C" w:rsidP="00A64D7C">
      <w:pPr>
        <w:spacing w:line="200" w:lineRule="exact"/>
        <w:rPr>
          <w:rFonts w:ascii="Arial" w:hAnsi="Arial" w:cs="Arial"/>
        </w:rPr>
      </w:pPr>
    </w:p>
    <w:p w14:paraId="350BDC73" w14:textId="77777777" w:rsidR="00A64D7C" w:rsidRPr="00224899" w:rsidRDefault="00A64D7C" w:rsidP="00A64D7C">
      <w:pPr>
        <w:spacing w:line="200" w:lineRule="exact"/>
        <w:rPr>
          <w:rFonts w:ascii="Arial" w:hAnsi="Arial" w:cs="Arial"/>
        </w:rPr>
      </w:pPr>
    </w:p>
    <w:p w14:paraId="2314F4BB" w14:textId="77777777" w:rsidR="00A64D7C" w:rsidRPr="00224899" w:rsidRDefault="00A64D7C" w:rsidP="00A64D7C">
      <w:pPr>
        <w:spacing w:line="200" w:lineRule="exact"/>
        <w:rPr>
          <w:rFonts w:ascii="Arial" w:hAnsi="Arial" w:cs="Arial"/>
        </w:rPr>
      </w:pPr>
    </w:p>
    <w:p w14:paraId="75FD7250" w14:textId="77777777" w:rsidR="00A64D7C" w:rsidRPr="00224899" w:rsidRDefault="00A64D7C" w:rsidP="00A64D7C">
      <w:pPr>
        <w:ind w:right="120"/>
        <w:jc w:val="right"/>
        <w:rPr>
          <w:rFonts w:ascii="Arial" w:eastAsia="Arial" w:hAnsi="Arial" w:cs="Arial"/>
          <w:sz w:val="40"/>
          <w:szCs w:val="40"/>
        </w:rPr>
      </w:pPr>
      <w:r w:rsidRPr="00224899">
        <w:rPr>
          <w:rFonts w:ascii="Arial" w:eastAsia="Arial" w:hAnsi="Arial" w:cs="Arial"/>
          <w:b/>
          <w:spacing w:val="1"/>
          <w:sz w:val="40"/>
          <w:szCs w:val="40"/>
        </w:rPr>
        <w:t>f</w:t>
      </w:r>
      <w:r w:rsidRPr="00224899">
        <w:rPr>
          <w:rFonts w:ascii="Arial" w:eastAsia="Arial" w:hAnsi="Arial" w:cs="Arial"/>
          <w:b/>
          <w:sz w:val="40"/>
          <w:szCs w:val="40"/>
        </w:rPr>
        <w:t>or</w:t>
      </w:r>
    </w:p>
    <w:p w14:paraId="171752BD" w14:textId="77777777" w:rsidR="00A64D7C" w:rsidRPr="00224899" w:rsidRDefault="00A64D7C" w:rsidP="00A64D7C">
      <w:pPr>
        <w:spacing w:line="200" w:lineRule="exact"/>
        <w:rPr>
          <w:rFonts w:ascii="Arial" w:hAnsi="Arial" w:cs="Arial"/>
        </w:rPr>
      </w:pPr>
    </w:p>
    <w:p w14:paraId="74CDD0E2" w14:textId="77777777" w:rsidR="00A64D7C" w:rsidRPr="00224899" w:rsidRDefault="00A64D7C" w:rsidP="00A64D7C">
      <w:pPr>
        <w:spacing w:line="200" w:lineRule="exact"/>
        <w:rPr>
          <w:rFonts w:ascii="Arial" w:hAnsi="Arial" w:cs="Arial"/>
        </w:rPr>
      </w:pPr>
    </w:p>
    <w:p w14:paraId="16D35F19" w14:textId="77777777" w:rsidR="00A64D7C" w:rsidRPr="00224899" w:rsidRDefault="00A64D7C" w:rsidP="00A64D7C">
      <w:pPr>
        <w:spacing w:before="5" w:line="240" w:lineRule="exact"/>
        <w:rPr>
          <w:rFonts w:ascii="Arial" w:hAnsi="Arial" w:cs="Arial"/>
          <w:sz w:val="24"/>
          <w:szCs w:val="24"/>
        </w:rPr>
      </w:pPr>
    </w:p>
    <w:p w14:paraId="45F3F243" w14:textId="77777777" w:rsidR="00A64D7C" w:rsidRPr="00224899" w:rsidRDefault="00A64D7C" w:rsidP="00A64D7C">
      <w:pPr>
        <w:ind w:right="121"/>
        <w:jc w:val="right"/>
        <w:rPr>
          <w:rFonts w:ascii="Arial" w:eastAsia="Arial" w:hAnsi="Arial" w:cs="Arial"/>
          <w:sz w:val="64"/>
          <w:szCs w:val="64"/>
        </w:rPr>
      </w:pPr>
      <w:r w:rsidRPr="00224899">
        <w:rPr>
          <w:rFonts w:ascii="Arial" w:eastAsia="Arial" w:hAnsi="Arial" w:cs="Arial"/>
          <w:b/>
          <w:sz w:val="64"/>
          <w:szCs w:val="64"/>
        </w:rPr>
        <w:t>Asset Management with Barcode Tagging System</w:t>
      </w:r>
    </w:p>
    <w:p w14:paraId="3AA1C650" w14:textId="77777777" w:rsidR="00A64D7C" w:rsidRPr="00224899" w:rsidRDefault="00A64D7C" w:rsidP="00A64D7C">
      <w:pPr>
        <w:spacing w:before="7" w:line="160" w:lineRule="exact"/>
        <w:rPr>
          <w:rFonts w:ascii="Arial" w:hAnsi="Arial" w:cs="Arial"/>
          <w:sz w:val="16"/>
          <w:szCs w:val="16"/>
        </w:rPr>
      </w:pPr>
    </w:p>
    <w:p w14:paraId="6B41B9F6" w14:textId="77777777" w:rsidR="00A64D7C" w:rsidRPr="00224899" w:rsidRDefault="00A64D7C" w:rsidP="00A64D7C">
      <w:pPr>
        <w:spacing w:line="200" w:lineRule="exact"/>
        <w:rPr>
          <w:rFonts w:ascii="Arial" w:hAnsi="Arial" w:cs="Arial"/>
        </w:rPr>
      </w:pPr>
    </w:p>
    <w:p w14:paraId="5387F678" w14:textId="77777777" w:rsidR="00A64D7C" w:rsidRPr="00224899" w:rsidRDefault="00A64D7C" w:rsidP="00A64D7C">
      <w:pPr>
        <w:spacing w:line="200" w:lineRule="exact"/>
        <w:rPr>
          <w:rFonts w:ascii="Arial" w:hAnsi="Arial" w:cs="Arial"/>
        </w:rPr>
      </w:pPr>
    </w:p>
    <w:p w14:paraId="22074D36" w14:textId="77777777" w:rsidR="00A64D7C" w:rsidRPr="00224899" w:rsidRDefault="00A64D7C" w:rsidP="00A64D7C">
      <w:pPr>
        <w:spacing w:line="200" w:lineRule="exact"/>
        <w:rPr>
          <w:rFonts w:ascii="Arial" w:hAnsi="Arial" w:cs="Arial"/>
        </w:rPr>
      </w:pPr>
    </w:p>
    <w:p w14:paraId="0D29CE83" w14:textId="77777777" w:rsidR="00A64D7C" w:rsidRPr="00224899" w:rsidRDefault="00A64D7C" w:rsidP="00A64D7C">
      <w:pPr>
        <w:spacing w:line="200" w:lineRule="exact"/>
        <w:rPr>
          <w:rFonts w:ascii="Arial" w:hAnsi="Arial" w:cs="Arial"/>
        </w:rPr>
      </w:pPr>
    </w:p>
    <w:p w14:paraId="38F7040F" w14:textId="58B3B5D4" w:rsidR="00A64D7C" w:rsidRPr="00A64D7C" w:rsidRDefault="00A64D7C" w:rsidP="00A64D7C">
      <w:pPr>
        <w:ind w:right="118"/>
        <w:jc w:val="right"/>
        <w:rPr>
          <w:rFonts w:ascii="Arial" w:eastAsia="Arial" w:hAnsi="Arial" w:cs="Arial"/>
          <w:sz w:val="28"/>
          <w:szCs w:val="28"/>
        </w:rPr>
      </w:pPr>
      <w:r w:rsidRPr="00224899">
        <w:rPr>
          <w:rFonts w:ascii="Arial" w:eastAsia="Arial" w:hAnsi="Arial" w:cs="Arial"/>
          <w:b/>
          <w:spacing w:val="-15"/>
          <w:sz w:val="28"/>
          <w:szCs w:val="28"/>
        </w:rPr>
        <w:t>V</w:t>
      </w:r>
      <w:r w:rsidRPr="00224899">
        <w:rPr>
          <w:rFonts w:ascii="Arial" w:eastAsia="Arial" w:hAnsi="Arial" w:cs="Arial"/>
          <w:b/>
          <w:sz w:val="28"/>
          <w:szCs w:val="28"/>
        </w:rPr>
        <w:t>e</w:t>
      </w:r>
      <w:r w:rsidRPr="00224899">
        <w:rPr>
          <w:rFonts w:ascii="Arial" w:eastAsia="Arial" w:hAnsi="Arial" w:cs="Arial"/>
          <w:b/>
          <w:spacing w:val="1"/>
          <w:sz w:val="28"/>
          <w:szCs w:val="28"/>
        </w:rPr>
        <w:t>r</w:t>
      </w:r>
      <w:r w:rsidRPr="00224899">
        <w:rPr>
          <w:rFonts w:ascii="Arial" w:eastAsia="Arial" w:hAnsi="Arial" w:cs="Arial"/>
          <w:b/>
          <w:sz w:val="28"/>
          <w:szCs w:val="28"/>
        </w:rPr>
        <w:t>s</w:t>
      </w:r>
      <w:r w:rsidRPr="00224899">
        <w:rPr>
          <w:rFonts w:ascii="Arial" w:eastAsia="Arial" w:hAnsi="Arial" w:cs="Arial"/>
          <w:b/>
          <w:spacing w:val="1"/>
          <w:sz w:val="28"/>
          <w:szCs w:val="28"/>
        </w:rPr>
        <w:t>i</w:t>
      </w:r>
      <w:r w:rsidRPr="00224899">
        <w:rPr>
          <w:rFonts w:ascii="Arial" w:eastAsia="Arial" w:hAnsi="Arial" w:cs="Arial"/>
          <w:b/>
          <w:spacing w:val="-1"/>
          <w:sz w:val="28"/>
          <w:szCs w:val="28"/>
        </w:rPr>
        <w:t>o</w:t>
      </w:r>
      <w:r w:rsidRPr="00224899">
        <w:rPr>
          <w:rFonts w:ascii="Arial" w:eastAsia="Arial" w:hAnsi="Arial" w:cs="Arial"/>
          <w:b/>
          <w:sz w:val="28"/>
          <w:szCs w:val="28"/>
        </w:rPr>
        <w:t>n 1</w:t>
      </w:r>
      <w:r w:rsidRPr="00224899">
        <w:rPr>
          <w:rFonts w:ascii="Arial" w:eastAsia="Arial" w:hAnsi="Arial" w:cs="Arial"/>
          <w:b/>
          <w:spacing w:val="1"/>
          <w:sz w:val="28"/>
          <w:szCs w:val="28"/>
        </w:rPr>
        <w:t>.</w:t>
      </w:r>
      <w:r w:rsidRPr="00224899">
        <w:rPr>
          <w:rFonts w:ascii="Arial" w:eastAsia="Arial" w:hAnsi="Arial" w:cs="Arial"/>
          <w:b/>
          <w:sz w:val="28"/>
          <w:szCs w:val="28"/>
        </w:rPr>
        <w:t>0</w:t>
      </w:r>
      <w:r w:rsidRPr="00224899">
        <w:rPr>
          <w:rFonts w:ascii="Arial" w:eastAsia="Arial" w:hAnsi="Arial" w:cs="Arial"/>
          <w:b/>
          <w:spacing w:val="2"/>
          <w:sz w:val="28"/>
          <w:szCs w:val="28"/>
        </w:rPr>
        <w:t xml:space="preserve"> </w:t>
      </w:r>
      <w:r w:rsidRPr="00224899">
        <w:rPr>
          <w:rFonts w:ascii="Arial" w:eastAsia="Arial" w:hAnsi="Arial" w:cs="Arial"/>
          <w:b/>
          <w:sz w:val="28"/>
          <w:szCs w:val="28"/>
        </w:rPr>
        <w:t>a</w:t>
      </w:r>
      <w:r w:rsidRPr="00224899">
        <w:rPr>
          <w:rFonts w:ascii="Arial" w:eastAsia="Arial" w:hAnsi="Arial" w:cs="Arial"/>
          <w:b/>
          <w:spacing w:val="-1"/>
          <w:sz w:val="28"/>
          <w:szCs w:val="28"/>
        </w:rPr>
        <w:t>pp</w:t>
      </w:r>
      <w:r w:rsidRPr="00224899">
        <w:rPr>
          <w:rFonts w:ascii="Arial" w:eastAsia="Arial" w:hAnsi="Arial" w:cs="Arial"/>
          <w:b/>
          <w:spacing w:val="1"/>
          <w:sz w:val="28"/>
          <w:szCs w:val="28"/>
        </w:rPr>
        <w:t>r</w:t>
      </w:r>
      <w:r w:rsidRPr="00224899">
        <w:rPr>
          <w:rFonts w:ascii="Arial" w:eastAsia="Arial" w:hAnsi="Arial" w:cs="Arial"/>
          <w:b/>
          <w:spacing w:val="-1"/>
          <w:sz w:val="28"/>
          <w:szCs w:val="28"/>
        </w:rPr>
        <w:t>o</w:t>
      </w:r>
      <w:r w:rsidRPr="00224899">
        <w:rPr>
          <w:rFonts w:ascii="Arial" w:eastAsia="Arial" w:hAnsi="Arial" w:cs="Arial"/>
          <w:b/>
          <w:spacing w:val="-3"/>
          <w:sz w:val="28"/>
          <w:szCs w:val="28"/>
        </w:rPr>
        <w:t>v</w:t>
      </w:r>
      <w:r w:rsidRPr="00224899">
        <w:rPr>
          <w:rFonts w:ascii="Arial" w:eastAsia="Arial" w:hAnsi="Arial" w:cs="Arial"/>
          <w:b/>
          <w:sz w:val="28"/>
          <w:szCs w:val="28"/>
        </w:rPr>
        <w:t>ed</w:t>
      </w:r>
    </w:p>
    <w:p w14:paraId="77638FAF" w14:textId="77777777" w:rsidR="00A64D7C" w:rsidRPr="00224899" w:rsidRDefault="00A64D7C" w:rsidP="00A64D7C">
      <w:pPr>
        <w:ind w:right="120"/>
        <w:jc w:val="right"/>
        <w:rPr>
          <w:rFonts w:ascii="Arial" w:eastAsia="Arial" w:hAnsi="Arial" w:cs="Arial"/>
          <w:sz w:val="28"/>
          <w:szCs w:val="28"/>
        </w:rPr>
      </w:pPr>
      <w:r w:rsidRPr="00224899">
        <w:rPr>
          <w:rFonts w:ascii="Arial" w:eastAsia="Arial" w:hAnsi="Arial" w:cs="Arial"/>
          <w:b/>
          <w:sz w:val="28"/>
          <w:szCs w:val="28"/>
        </w:rPr>
        <w:t>P</w:t>
      </w:r>
      <w:r w:rsidRPr="00224899">
        <w:rPr>
          <w:rFonts w:ascii="Arial" w:eastAsia="Arial" w:hAnsi="Arial" w:cs="Arial"/>
          <w:b/>
          <w:spacing w:val="1"/>
          <w:sz w:val="28"/>
          <w:szCs w:val="28"/>
        </w:rPr>
        <w:t>r</w:t>
      </w:r>
      <w:r w:rsidRPr="00224899">
        <w:rPr>
          <w:rFonts w:ascii="Arial" w:eastAsia="Arial" w:hAnsi="Arial" w:cs="Arial"/>
          <w:b/>
          <w:sz w:val="28"/>
          <w:szCs w:val="28"/>
        </w:rPr>
        <w:t>e</w:t>
      </w:r>
      <w:r w:rsidRPr="00224899">
        <w:rPr>
          <w:rFonts w:ascii="Arial" w:eastAsia="Arial" w:hAnsi="Arial" w:cs="Arial"/>
          <w:b/>
          <w:spacing w:val="-8"/>
          <w:sz w:val="28"/>
          <w:szCs w:val="28"/>
        </w:rPr>
        <w:t>p</w:t>
      </w:r>
      <w:r w:rsidRPr="00224899">
        <w:rPr>
          <w:rFonts w:ascii="Arial" w:eastAsia="Arial" w:hAnsi="Arial" w:cs="Arial"/>
          <w:b/>
          <w:sz w:val="28"/>
          <w:szCs w:val="28"/>
        </w:rPr>
        <w:t>a</w:t>
      </w:r>
      <w:r w:rsidRPr="00224899">
        <w:rPr>
          <w:rFonts w:ascii="Arial" w:eastAsia="Arial" w:hAnsi="Arial" w:cs="Arial"/>
          <w:b/>
          <w:spacing w:val="1"/>
          <w:sz w:val="28"/>
          <w:szCs w:val="28"/>
        </w:rPr>
        <w:t>r</w:t>
      </w:r>
      <w:r w:rsidRPr="00224899">
        <w:rPr>
          <w:rFonts w:ascii="Arial" w:eastAsia="Arial" w:hAnsi="Arial" w:cs="Arial"/>
          <w:b/>
          <w:sz w:val="28"/>
          <w:szCs w:val="28"/>
        </w:rPr>
        <w:t xml:space="preserve">ed </w:t>
      </w:r>
      <w:r w:rsidRPr="00224899">
        <w:rPr>
          <w:rFonts w:ascii="Arial" w:eastAsia="Arial" w:hAnsi="Arial" w:cs="Arial"/>
          <w:b/>
          <w:spacing w:val="-1"/>
          <w:sz w:val="28"/>
          <w:szCs w:val="28"/>
        </w:rPr>
        <w:t>b</w:t>
      </w:r>
      <w:r w:rsidRPr="00224899">
        <w:rPr>
          <w:rFonts w:ascii="Arial" w:eastAsia="Arial" w:hAnsi="Arial" w:cs="Arial"/>
          <w:b/>
          <w:sz w:val="28"/>
          <w:szCs w:val="28"/>
        </w:rPr>
        <w:t>y</w:t>
      </w:r>
      <w:r w:rsidRPr="00224899">
        <w:rPr>
          <w:rFonts w:ascii="Arial" w:eastAsia="Arial" w:hAnsi="Arial" w:cs="Arial"/>
          <w:b/>
          <w:spacing w:val="-8"/>
          <w:sz w:val="28"/>
          <w:szCs w:val="28"/>
        </w:rPr>
        <w:t xml:space="preserve"> </w:t>
      </w:r>
      <w:r w:rsidRPr="00224899">
        <w:rPr>
          <w:rFonts w:ascii="Arial" w:eastAsia="Arial" w:hAnsi="Arial" w:cs="Arial"/>
          <w:b/>
          <w:spacing w:val="-1"/>
          <w:sz w:val="28"/>
          <w:szCs w:val="28"/>
        </w:rPr>
        <w:t>Joanna De Guzman, Adrian Tobias, Miguel Mayor</w:t>
      </w:r>
    </w:p>
    <w:p w14:paraId="418C1D6B" w14:textId="77777777" w:rsidR="00A64D7C" w:rsidRPr="00224899" w:rsidRDefault="00A64D7C" w:rsidP="00A64D7C">
      <w:pPr>
        <w:spacing w:before="9" w:line="160" w:lineRule="exact"/>
        <w:rPr>
          <w:rFonts w:ascii="Arial" w:hAnsi="Arial" w:cs="Arial"/>
          <w:sz w:val="16"/>
          <w:szCs w:val="16"/>
        </w:rPr>
      </w:pPr>
    </w:p>
    <w:p w14:paraId="37515AA1" w14:textId="77777777" w:rsidR="00A64D7C" w:rsidRPr="00224899" w:rsidRDefault="00A64D7C" w:rsidP="00A64D7C">
      <w:pPr>
        <w:spacing w:line="200" w:lineRule="exact"/>
        <w:rPr>
          <w:rFonts w:ascii="Arial" w:hAnsi="Arial" w:cs="Arial"/>
        </w:rPr>
      </w:pPr>
    </w:p>
    <w:p w14:paraId="470E9446" w14:textId="77777777" w:rsidR="00A64D7C" w:rsidRPr="00224899" w:rsidRDefault="00A64D7C" w:rsidP="00A64D7C">
      <w:pPr>
        <w:spacing w:line="200" w:lineRule="exact"/>
        <w:rPr>
          <w:rFonts w:ascii="Arial" w:hAnsi="Arial" w:cs="Arial"/>
        </w:rPr>
      </w:pPr>
    </w:p>
    <w:p w14:paraId="155B2DB4" w14:textId="77777777" w:rsidR="00A64D7C" w:rsidRPr="00224899" w:rsidRDefault="00A64D7C" w:rsidP="00A64D7C">
      <w:pPr>
        <w:spacing w:line="200" w:lineRule="exact"/>
        <w:rPr>
          <w:rFonts w:ascii="Arial" w:hAnsi="Arial" w:cs="Arial"/>
        </w:rPr>
      </w:pPr>
    </w:p>
    <w:p w14:paraId="65F517EC" w14:textId="77777777" w:rsidR="00A64D7C" w:rsidRPr="00224899" w:rsidRDefault="00A64D7C" w:rsidP="00A64D7C">
      <w:pPr>
        <w:spacing w:line="300" w:lineRule="exact"/>
        <w:ind w:right="120"/>
        <w:jc w:val="right"/>
        <w:rPr>
          <w:rFonts w:ascii="Arial" w:eastAsia="Arial" w:hAnsi="Arial" w:cs="Arial"/>
          <w:sz w:val="28"/>
          <w:szCs w:val="28"/>
        </w:rPr>
      </w:pPr>
      <w:r w:rsidRPr="00224899">
        <w:rPr>
          <w:rFonts w:ascii="Arial" w:eastAsia="Arial" w:hAnsi="Arial" w:cs="Arial"/>
          <w:b/>
          <w:spacing w:val="-1"/>
          <w:sz w:val="28"/>
          <w:szCs w:val="28"/>
        </w:rPr>
        <w:t>Nov. 11, 2016</w:t>
      </w:r>
    </w:p>
    <w:p w14:paraId="06A3A828" w14:textId="77777777" w:rsidR="00A64D7C" w:rsidRPr="00224899" w:rsidRDefault="00A64D7C" w:rsidP="00A64D7C">
      <w:pPr>
        <w:spacing w:before="4" w:line="140" w:lineRule="exact"/>
        <w:rPr>
          <w:rFonts w:ascii="Arial" w:hAnsi="Arial" w:cs="Arial"/>
          <w:sz w:val="15"/>
          <w:szCs w:val="15"/>
        </w:rPr>
      </w:pPr>
    </w:p>
    <w:p w14:paraId="4F76BDD4" w14:textId="77777777" w:rsidR="00A64D7C" w:rsidRPr="00224899" w:rsidRDefault="00A64D7C" w:rsidP="00A64D7C">
      <w:pPr>
        <w:spacing w:line="200" w:lineRule="exact"/>
        <w:rPr>
          <w:rFonts w:ascii="Arial" w:hAnsi="Arial" w:cs="Arial"/>
        </w:rPr>
      </w:pPr>
    </w:p>
    <w:p w14:paraId="195D49CE" w14:textId="77777777" w:rsidR="00A64D7C" w:rsidRPr="00224899" w:rsidRDefault="00A64D7C" w:rsidP="00A64D7C">
      <w:pPr>
        <w:spacing w:line="200" w:lineRule="exact"/>
        <w:rPr>
          <w:rFonts w:ascii="Arial" w:hAnsi="Arial" w:cs="Arial"/>
        </w:rPr>
      </w:pPr>
    </w:p>
    <w:p w14:paraId="2AE52ADF" w14:textId="77777777" w:rsidR="00A64D7C" w:rsidRPr="00224899" w:rsidRDefault="00A64D7C" w:rsidP="00A64D7C">
      <w:pPr>
        <w:spacing w:line="200" w:lineRule="exact"/>
        <w:rPr>
          <w:rFonts w:ascii="Arial" w:hAnsi="Arial" w:cs="Arial"/>
        </w:rPr>
      </w:pPr>
    </w:p>
    <w:p w14:paraId="34AA67FB" w14:textId="77777777" w:rsidR="00A64D7C" w:rsidRPr="00224899" w:rsidRDefault="00A64D7C" w:rsidP="00A64D7C">
      <w:pPr>
        <w:spacing w:line="200" w:lineRule="exact"/>
        <w:rPr>
          <w:rFonts w:ascii="Arial" w:hAnsi="Arial" w:cs="Arial"/>
        </w:rPr>
      </w:pPr>
    </w:p>
    <w:p w14:paraId="30E2B928" w14:textId="77777777" w:rsidR="00A64D7C" w:rsidRPr="00224899" w:rsidRDefault="00A64D7C" w:rsidP="00A64D7C">
      <w:pPr>
        <w:spacing w:before="8" w:line="180" w:lineRule="exact"/>
        <w:rPr>
          <w:rFonts w:ascii="Arial" w:hAnsi="Arial" w:cs="Arial"/>
          <w:sz w:val="19"/>
          <w:szCs w:val="19"/>
        </w:rPr>
      </w:pPr>
    </w:p>
    <w:p w14:paraId="04E60189" w14:textId="77777777" w:rsidR="00A64D7C" w:rsidRDefault="00A64D7C" w:rsidP="00A64D7C">
      <w:pPr>
        <w:spacing w:line="200" w:lineRule="exact"/>
        <w:rPr>
          <w:rFonts w:ascii="Arial" w:hAnsi="Arial" w:cs="Arial"/>
        </w:rPr>
      </w:pPr>
    </w:p>
    <w:p w14:paraId="527BB200" w14:textId="77777777" w:rsidR="000F6B8E" w:rsidRDefault="000F6B8E" w:rsidP="00A64D7C">
      <w:pPr>
        <w:spacing w:line="200" w:lineRule="exact"/>
        <w:rPr>
          <w:rFonts w:ascii="Arial" w:hAnsi="Arial" w:cs="Arial"/>
        </w:rPr>
      </w:pPr>
    </w:p>
    <w:p w14:paraId="6E6893CC" w14:textId="77777777" w:rsidR="000F6B8E" w:rsidRDefault="000F6B8E" w:rsidP="00A64D7C">
      <w:pPr>
        <w:spacing w:line="200" w:lineRule="exact"/>
        <w:rPr>
          <w:rFonts w:ascii="Arial" w:hAnsi="Arial" w:cs="Arial"/>
        </w:rPr>
      </w:pPr>
    </w:p>
    <w:p w14:paraId="3CFAE53B" w14:textId="77777777" w:rsidR="000F6B8E" w:rsidRDefault="000F6B8E" w:rsidP="00A64D7C">
      <w:pPr>
        <w:spacing w:line="200" w:lineRule="exact"/>
        <w:rPr>
          <w:rFonts w:ascii="Arial" w:hAnsi="Arial" w:cs="Arial"/>
        </w:rPr>
      </w:pPr>
    </w:p>
    <w:p w14:paraId="0038E679" w14:textId="77777777" w:rsidR="000F6B8E" w:rsidRPr="00224899" w:rsidRDefault="000F6B8E" w:rsidP="00A64D7C">
      <w:pPr>
        <w:spacing w:line="200" w:lineRule="exact"/>
        <w:rPr>
          <w:rFonts w:ascii="Arial" w:hAnsi="Arial" w:cs="Arial"/>
        </w:rPr>
      </w:pPr>
    </w:p>
    <w:p w14:paraId="06D59B9F" w14:textId="77777777" w:rsidR="00A64D7C" w:rsidRPr="00224899" w:rsidRDefault="00A64D7C" w:rsidP="00A64D7C">
      <w:pPr>
        <w:spacing w:line="200" w:lineRule="exact"/>
        <w:rPr>
          <w:rFonts w:ascii="Arial" w:hAnsi="Arial" w:cs="Arial"/>
        </w:rPr>
      </w:pPr>
    </w:p>
    <w:p w14:paraId="4BBFD4BD" w14:textId="77777777" w:rsidR="00A64D7C" w:rsidRPr="00224899" w:rsidRDefault="00A64D7C" w:rsidP="00A64D7C">
      <w:pPr>
        <w:ind w:left="220"/>
        <w:rPr>
          <w:rFonts w:ascii="Arial" w:hAnsi="Arial" w:cs="Arial"/>
          <w:sz w:val="36"/>
          <w:szCs w:val="36"/>
        </w:rPr>
      </w:pPr>
      <w:r w:rsidRPr="00224899">
        <w:rPr>
          <w:rFonts w:ascii="Arial" w:hAnsi="Arial" w:cs="Arial"/>
          <w:b/>
          <w:spacing w:val="-1"/>
          <w:sz w:val="36"/>
          <w:szCs w:val="36"/>
        </w:rPr>
        <w:t>R</w:t>
      </w:r>
      <w:r w:rsidRPr="00224899">
        <w:rPr>
          <w:rFonts w:ascii="Arial" w:hAnsi="Arial" w:cs="Arial"/>
          <w:b/>
          <w:spacing w:val="1"/>
          <w:sz w:val="36"/>
          <w:szCs w:val="36"/>
        </w:rPr>
        <w:t>e</w:t>
      </w:r>
      <w:r w:rsidRPr="00224899">
        <w:rPr>
          <w:rFonts w:ascii="Arial" w:hAnsi="Arial" w:cs="Arial"/>
          <w:b/>
          <w:sz w:val="36"/>
          <w:szCs w:val="36"/>
        </w:rPr>
        <w:t>v</w:t>
      </w:r>
      <w:r w:rsidRPr="00224899">
        <w:rPr>
          <w:rFonts w:ascii="Arial" w:hAnsi="Arial" w:cs="Arial"/>
          <w:b/>
          <w:spacing w:val="1"/>
          <w:sz w:val="36"/>
          <w:szCs w:val="36"/>
        </w:rPr>
        <w:t>i</w:t>
      </w:r>
      <w:r w:rsidRPr="00224899">
        <w:rPr>
          <w:rFonts w:ascii="Arial" w:hAnsi="Arial" w:cs="Arial"/>
          <w:b/>
          <w:spacing w:val="-1"/>
          <w:sz w:val="36"/>
          <w:szCs w:val="36"/>
        </w:rPr>
        <w:t>s</w:t>
      </w:r>
      <w:r w:rsidRPr="00224899">
        <w:rPr>
          <w:rFonts w:ascii="Arial" w:hAnsi="Arial" w:cs="Arial"/>
          <w:b/>
          <w:spacing w:val="1"/>
          <w:sz w:val="36"/>
          <w:szCs w:val="36"/>
        </w:rPr>
        <w:t>i</w:t>
      </w:r>
      <w:r w:rsidRPr="00224899">
        <w:rPr>
          <w:rFonts w:ascii="Arial" w:hAnsi="Arial" w:cs="Arial"/>
          <w:b/>
          <w:sz w:val="36"/>
          <w:szCs w:val="36"/>
        </w:rPr>
        <w:t xml:space="preserve">on </w:t>
      </w:r>
      <w:r w:rsidRPr="00224899">
        <w:rPr>
          <w:rFonts w:ascii="Arial" w:hAnsi="Arial" w:cs="Arial"/>
          <w:b/>
          <w:spacing w:val="1"/>
          <w:sz w:val="36"/>
          <w:szCs w:val="36"/>
        </w:rPr>
        <w:t>Hi</w:t>
      </w:r>
      <w:r w:rsidRPr="00224899">
        <w:rPr>
          <w:rFonts w:ascii="Arial" w:hAnsi="Arial" w:cs="Arial"/>
          <w:b/>
          <w:spacing w:val="-1"/>
          <w:sz w:val="36"/>
          <w:szCs w:val="36"/>
        </w:rPr>
        <w:t>s</w:t>
      </w:r>
      <w:r w:rsidRPr="00224899">
        <w:rPr>
          <w:rFonts w:ascii="Arial" w:hAnsi="Arial" w:cs="Arial"/>
          <w:b/>
          <w:sz w:val="36"/>
          <w:szCs w:val="36"/>
        </w:rPr>
        <w:t>to</w:t>
      </w:r>
      <w:r w:rsidRPr="00224899">
        <w:rPr>
          <w:rFonts w:ascii="Arial" w:hAnsi="Arial" w:cs="Arial"/>
          <w:b/>
          <w:spacing w:val="1"/>
          <w:sz w:val="36"/>
          <w:szCs w:val="36"/>
        </w:rPr>
        <w:t>r</w:t>
      </w:r>
      <w:r w:rsidRPr="00224899">
        <w:rPr>
          <w:rFonts w:ascii="Arial" w:hAnsi="Arial" w:cs="Arial"/>
          <w:b/>
          <w:sz w:val="36"/>
          <w:szCs w:val="36"/>
        </w:rPr>
        <w:t>y</w:t>
      </w:r>
    </w:p>
    <w:p w14:paraId="1951366C" w14:textId="77777777" w:rsidR="00A64D7C" w:rsidRPr="00224899" w:rsidRDefault="00A64D7C" w:rsidP="00A64D7C">
      <w:pPr>
        <w:spacing w:before="6" w:line="220" w:lineRule="exact"/>
        <w:rPr>
          <w:rFonts w:ascii="Arial" w:hAnsi="Arial" w:cs="Arial"/>
        </w:rPr>
      </w:pPr>
    </w:p>
    <w:tbl>
      <w:tblPr>
        <w:tblW w:w="9869" w:type="dxa"/>
        <w:tblInd w:w="96" w:type="dxa"/>
        <w:tblBorders>
          <w:top w:val="single" w:sz="12" w:space="0" w:color="000001"/>
          <w:left w:val="single" w:sz="12" w:space="0" w:color="000001"/>
          <w:bottom w:val="single" w:sz="12" w:space="0" w:color="000001"/>
          <w:right w:val="single" w:sz="6" w:space="0" w:color="000001"/>
          <w:insideH w:val="single" w:sz="12" w:space="0" w:color="000001"/>
          <w:insideV w:val="single" w:sz="6" w:space="0" w:color="000001"/>
        </w:tblBorders>
        <w:tblCellMar>
          <w:left w:w="0" w:type="dxa"/>
          <w:right w:w="0" w:type="dxa"/>
        </w:tblCellMar>
        <w:tblLook w:val="01E0" w:firstRow="1" w:lastRow="1" w:firstColumn="1" w:lastColumn="1" w:noHBand="0" w:noVBand="0"/>
      </w:tblPr>
      <w:tblGrid>
        <w:gridCol w:w="1869"/>
        <w:gridCol w:w="1980"/>
        <w:gridCol w:w="4438"/>
        <w:gridCol w:w="1582"/>
      </w:tblGrid>
      <w:tr w:rsidR="00A64D7C" w:rsidRPr="00224899" w14:paraId="3BB2811D" w14:textId="77777777" w:rsidTr="000F6B8E">
        <w:trPr>
          <w:trHeight w:hRule="exact" w:val="386"/>
        </w:trPr>
        <w:tc>
          <w:tcPr>
            <w:tcW w:w="1869" w:type="dxa"/>
            <w:tcBorders>
              <w:top w:val="single" w:sz="12" w:space="0" w:color="000001"/>
              <w:left w:val="single" w:sz="12" w:space="0" w:color="000001"/>
              <w:bottom w:val="single" w:sz="12" w:space="0" w:color="000001"/>
              <w:right w:val="single" w:sz="6" w:space="0" w:color="000001"/>
            </w:tcBorders>
            <w:shd w:val="clear" w:color="auto" w:fill="auto"/>
            <w:tcMar>
              <w:left w:w="0" w:type="dxa"/>
            </w:tcMar>
          </w:tcPr>
          <w:p w14:paraId="5BA185F4" w14:textId="77777777" w:rsidR="00A64D7C" w:rsidRPr="00224899" w:rsidRDefault="00A64D7C" w:rsidP="00C82646">
            <w:pPr>
              <w:spacing w:before="10"/>
              <w:ind w:left="93"/>
              <w:rPr>
                <w:rFonts w:ascii="Arial" w:hAnsi="Arial" w:cs="Arial"/>
                <w:sz w:val="24"/>
                <w:szCs w:val="24"/>
              </w:rPr>
            </w:pPr>
            <w:r w:rsidRPr="00224899">
              <w:rPr>
                <w:rFonts w:ascii="Arial" w:hAnsi="Arial" w:cs="Arial"/>
                <w:b/>
                <w:sz w:val="24"/>
                <w:szCs w:val="24"/>
              </w:rPr>
              <w:t>Na</w:t>
            </w:r>
            <w:r w:rsidRPr="00224899">
              <w:rPr>
                <w:rFonts w:ascii="Arial" w:hAnsi="Arial" w:cs="Arial"/>
                <w:b/>
                <w:spacing w:val="-3"/>
                <w:sz w:val="24"/>
                <w:szCs w:val="24"/>
              </w:rPr>
              <w:t>me</w:t>
            </w:r>
          </w:p>
        </w:tc>
        <w:tc>
          <w:tcPr>
            <w:tcW w:w="1980" w:type="dxa"/>
            <w:tcBorders>
              <w:top w:val="single" w:sz="12" w:space="0" w:color="000001"/>
              <w:left w:val="single" w:sz="6" w:space="0" w:color="000001"/>
              <w:bottom w:val="single" w:sz="12" w:space="0" w:color="000001"/>
              <w:right w:val="single" w:sz="6" w:space="0" w:color="000001"/>
            </w:tcBorders>
            <w:shd w:val="clear" w:color="auto" w:fill="auto"/>
            <w:tcMar>
              <w:left w:w="0" w:type="dxa"/>
            </w:tcMar>
          </w:tcPr>
          <w:p w14:paraId="5E9CCEBC" w14:textId="77777777" w:rsidR="00A64D7C" w:rsidRPr="00224899" w:rsidRDefault="00A64D7C" w:rsidP="00C82646">
            <w:pPr>
              <w:spacing w:before="10"/>
              <w:ind w:left="100"/>
              <w:rPr>
                <w:rFonts w:ascii="Arial" w:hAnsi="Arial" w:cs="Arial"/>
                <w:sz w:val="24"/>
                <w:szCs w:val="24"/>
              </w:rPr>
            </w:pPr>
            <w:r w:rsidRPr="00224899">
              <w:rPr>
                <w:rFonts w:ascii="Arial" w:hAnsi="Arial" w:cs="Arial"/>
                <w:b/>
                <w:sz w:val="24"/>
                <w:szCs w:val="24"/>
              </w:rPr>
              <w:t>Da</w:t>
            </w:r>
            <w:r w:rsidRPr="00224899">
              <w:rPr>
                <w:rFonts w:ascii="Arial" w:hAnsi="Arial" w:cs="Arial"/>
                <w:b/>
                <w:spacing w:val="-1"/>
                <w:sz w:val="24"/>
                <w:szCs w:val="24"/>
              </w:rPr>
              <w:t>te</w:t>
            </w:r>
          </w:p>
        </w:tc>
        <w:tc>
          <w:tcPr>
            <w:tcW w:w="4438" w:type="dxa"/>
            <w:tcBorders>
              <w:top w:val="single" w:sz="12" w:space="0" w:color="000001"/>
              <w:left w:val="single" w:sz="6" w:space="0" w:color="000001"/>
              <w:bottom w:val="single" w:sz="12" w:space="0" w:color="000001"/>
              <w:right w:val="single" w:sz="6" w:space="0" w:color="000001"/>
            </w:tcBorders>
            <w:shd w:val="clear" w:color="auto" w:fill="auto"/>
            <w:tcMar>
              <w:left w:w="0" w:type="dxa"/>
            </w:tcMar>
          </w:tcPr>
          <w:p w14:paraId="40B3EE1E" w14:textId="77777777" w:rsidR="00A64D7C" w:rsidRPr="00224899" w:rsidRDefault="00A64D7C" w:rsidP="00C82646">
            <w:pPr>
              <w:spacing w:before="10"/>
              <w:ind w:left="100"/>
              <w:rPr>
                <w:rFonts w:ascii="Arial" w:hAnsi="Arial" w:cs="Arial"/>
                <w:sz w:val="24"/>
                <w:szCs w:val="24"/>
              </w:rPr>
            </w:pPr>
            <w:r w:rsidRPr="00224899">
              <w:rPr>
                <w:rFonts w:ascii="Arial" w:hAnsi="Arial" w:cs="Arial"/>
                <w:b/>
                <w:sz w:val="24"/>
                <w:szCs w:val="24"/>
              </w:rPr>
              <w:t>R</w:t>
            </w:r>
            <w:r w:rsidRPr="00224899">
              <w:rPr>
                <w:rFonts w:ascii="Arial" w:hAnsi="Arial" w:cs="Arial"/>
                <w:b/>
                <w:spacing w:val="-1"/>
                <w:sz w:val="24"/>
                <w:szCs w:val="24"/>
              </w:rPr>
              <w:t>e</w:t>
            </w:r>
            <w:r w:rsidRPr="00224899">
              <w:rPr>
                <w:rFonts w:ascii="Arial" w:hAnsi="Arial" w:cs="Arial"/>
                <w:b/>
                <w:sz w:val="24"/>
                <w:szCs w:val="24"/>
              </w:rPr>
              <w:t>ason</w:t>
            </w:r>
            <w:r w:rsidRPr="00224899">
              <w:rPr>
                <w:rFonts w:ascii="Arial" w:hAnsi="Arial" w:cs="Arial"/>
                <w:b/>
                <w:spacing w:val="1"/>
                <w:sz w:val="24"/>
                <w:szCs w:val="24"/>
              </w:rPr>
              <w:t xml:space="preserve"> </w:t>
            </w:r>
            <w:r w:rsidRPr="00224899">
              <w:rPr>
                <w:rFonts w:ascii="Arial" w:hAnsi="Arial" w:cs="Arial"/>
                <w:b/>
                <w:spacing w:val="-3"/>
                <w:sz w:val="24"/>
                <w:szCs w:val="24"/>
              </w:rPr>
              <w:t>F</w:t>
            </w:r>
            <w:r w:rsidRPr="00224899">
              <w:rPr>
                <w:rFonts w:ascii="Arial" w:hAnsi="Arial" w:cs="Arial"/>
                <w:b/>
                <w:sz w:val="24"/>
                <w:szCs w:val="24"/>
              </w:rPr>
              <w:t>or</w:t>
            </w:r>
            <w:r w:rsidRPr="00224899">
              <w:rPr>
                <w:rFonts w:ascii="Arial" w:hAnsi="Arial" w:cs="Arial"/>
                <w:b/>
                <w:spacing w:val="-1"/>
                <w:sz w:val="24"/>
                <w:szCs w:val="24"/>
              </w:rPr>
              <w:t xml:space="preserve"> </w:t>
            </w:r>
            <w:r w:rsidRPr="00224899">
              <w:rPr>
                <w:rFonts w:ascii="Arial" w:hAnsi="Arial" w:cs="Arial"/>
                <w:b/>
                <w:sz w:val="24"/>
                <w:szCs w:val="24"/>
              </w:rPr>
              <w:t>C</w:t>
            </w:r>
            <w:r w:rsidRPr="00224899">
              <w:rPr>
                <w:rFonts w:ascii="Arial" w:hAnsi="Arial" w:cs="Arial"/>
                <w:b/>
                <w:spacing w:val="1"/>
                <w:sz w:val="24"/>
                <w:szCs w:val="24"/>
              </w:rPr>
              <w:t>h</w:t>
            </w:r>
            <w:r w:rsidRPr="00224899">
              <w:rPr>
                <w:rFonts w:ascii="Arial" w:hAnsi="Arial" w:cs="Arial"/>
                <w:b/>
                <w:sz w:val="24"/>
                <w:szCs w:val="24"/>
              </w:rPr>
              <w:t>a</w:t>
            </w:r>
            <w:r w:rsidRPr="00224899">
              <w:rPr>
                <w:rFonts w:ascii="Arial" w:hAnsi="Arial" w:cs="Arial"/>
                <w:b/>
                <w:spacing w:val="1"/>
                <w:sz w:val="24"/>
                <w:szCs w:val="24"/>
              </w:rPr>
              <w:t>n</w:t>
            </w:r>
            <w:r w:rsidRPr="00224899">
              <w:rPr>
                <w:rFonts w:ascii="Arial" w:hAnsi="Arial" w:cs="Arial"/>
                <w:b/>
                <w:sz w:val="24"/>
                <w:szCs w:val="24"/>
              </w:rPr>
              <w:t>g</w:t>
            </w:r>
            <w:r w:rsidRPr="00224899">
              <w:rPr>
                <w:rFonts w:ascii="Arial" w:hAnsi="Arial" w:cs="Arial"/>
                <w:b/>
                <w:spacing w:val="-1"/>
                <w:sz w:val="24"/>
                <w:szCs w:val="24"/>
              </w:rPr>
              <w:t>e</w:t>
            </w:r>
            <w:r w:rsidRPr="00224899">
              <w:rPr>
                <w:rFonts w:ascii="Arial" w:hAnsi="Arial" w:cs="Arial"/>
                <w:b/>
                <w:sz w:val="24"/>
                <w:szCs w:val="24"/>
              </w:rPr>
              <w:t>s</w:t>
            </w:r>
          </w:p>
        </w:tc>
        <w:tc>
          <w:tcPr>
            <w:tcW w:w="1582" w:type="dxa"/>
            <w:tcBorders>
              <w:top w:val="single" w:sz="12" w:space="0" w:color="000001"/>
              <w:left w:val="single" w:sz="6" w:space="0" w:color="000001"/>
              <w:bottom w:val="single" w:sz="12" w:space="0" w:color="000001"/>
              <w:right w:val="single" w:sz="12" w:space="0" w:color="000001"/>
            </w:tcBorders>
            <w:shd w:val="clear" w:color="auto" w:fill="auto"/>
            <w:tcMar>
              <w:left w:w="0" w:type="dxa"/>
            </w:tcMar>
          </w:tcPr>
          <w:p w14:paraId="51C2DD59" w14:textId="77777777" w:rsidR="00A64D7C" w:rsidRPr="00224899" w:rsidRDefault="00A64D7C" w:rsidP="00C82646">
            <w:pPr>
              <w:spacing w:before="10"/>
              <w:ind w:left="100"/>
              <w:rPr>
                <w:rFonts w:ascii="Arial" w:hAnsi="Arial" w:cs="Arial"/>
                <w:sz w:val="24"/>
                <w:szCs w:val="24"/>
              </w:rPr>
            </w:pPr>
            <w:r w:rsidRPr="00224899">
              <w:rPr>
                <w:rFonts w:ascii="Arial" w:hAnsi="Arial" w:cs="Arial"/>
                <w:b/>
                <w:sz w:val="24"/>
                <w:szCs w:val="24"/>
              </w:rPr>
              <w:t>V</w:t>
            </w:r>
            <w:r w:rsidRPr="00224899">
              <w:rPr>
                <w:rFonts w:ascii="Arial" w:hAnsi="Arial" w:cs="Arial"/>
                <w:b/>
                <w:spacing w:val="-1"/>
                <w:sz w:val="24"/>
                <w:szCs w:val="24"/>
              </w:rPr>
              <w:t>er</w:t>
            </w:r>
            <w:r w:rsidRPr="00224899">
              <w:rPr>
                <w:rFonts w:ascii="Arial" w:hAnsi="Arial" w:cs="Arial"/>
                <w:b/>
                <w:sz w:val="24"/>
                <w:szCs w:val="24"/>
              </w:rPr>
              <w:t>sion</w:t>
            </w:r>
          </w:p>
        </w:tc>
      </w:tr>
      <w:tr w:rsidR="00A64D7C" w:rsidRPr="00224899" w14:paraId="34D226D3" w14:textId="77777777" w:rsidTr="000F6B8E">
        <w:trPr>
          <w:trHeight w:hRule="exact" w:val="379"/>
        </w:trPr>
        <w:tc>
          <w:tcPr>
            <w:tcW w:w="1869" w:type="dxa"/>
            <w:tcBorders>
              <w:top w:val="single" w:sz="12" w:space="0" w:color="000001"/>
              <w:left w:val="single" w:sz="12" w:space="0" w:color="000001"/>
              <w:bottom w:val="single" w:sz="6" w:space="0" w:color="000001"/>
              <w:right w:val="single" w:sz="6" w:space="0" w:color="000001"/>
            </w:tcBorders>
            <w:shd w:val="clear" w:color="auto" w:fill="auto"/>
            <w:tcMar>
              <w:left w:w="0" w:type="dxa"/>
            </w:tcMar>
          </w:tcPr>
          <w:p w14:paraId="4A1010F3" w14:textId="71A4953C" w:rsidR="00A64D7C" w:rsidRPr="00224899" w:rsidRDefault="00A64D7C" w:rsidP="000F6B8E">
            <w:pPr>
              <w:jc w:val="center"/>
              <w:rPr>
                <w:rFonts w:ascii="Arial" w:hAnsi="Arial" w:cs="Arial"/>
              </w:rPr>
            </w:pPr>
          </w:p>
        </w:tc>
        <w:tc>
          <w:tcPr>
            <w:tcW w:w="1980" w:type="dxa"/>
            <w:tcBorders>
              <w:top w:val="single" w:sz="12" w:space="0" w:color="000001"/>
              <w:left w:val="single" w:sz="6" w:space="0" w:color="000001"/>
              <w:bottom w:val="single" w:sz="6" w:space="0" w:color="000001"/>
              <w:right w:val="single" w:sz="6" w:space="0" w:color="000001"/>
            </w:tcBorders>
            <w:shd w:val="clear" w:color="auto" w:fill="auto"/>
            <w:tcMar>
              <w:left w:w="0" w:type="dxa"/>
            </w:tcMar>
          </w:tcPr>
          <w:p w14:paraId="656704D4" w14:textId="03FF3BC5" w:rsidR="00A64D7C" w:rsidRPr="00224899" w:rsidRDefault="00A64D7C" w:rsidP="00C82646">
            <w:pPr>
              <w:rPr>
                <w:rFonts w:ascii="Arial" w:hAnsi="Arial" w:cs="Arial"/>
              </w:rPr>
            </w:pPr>
          </w:p>
        </w:tc>
        <w:tc>
          <w:tcPr>
            <w:tcW w:w="4438" w:type="dxa"/>
            <w:tcBorders>
              <w:top w:val="single" w:sz="12" w:space="0" w:color="000001"/>
              <w:left w:val="single" w:sz="6" w:space="0" w:color="000001"/>
              <w:bottom w:val="single" w:sz="6" w:space="0" w:color="000001"/>
              <w:right w:val="single" w:sz="6" w:space="0" w:color="000001"/>
            </w:tcBorders>
            <w:shd w:val="clear" w:color="auto" w:fill="auto"/>
            <w:tcMar>
              <w:left w:w="0" w:type="dxa"/>
            </w:tcMar>
          </w:tcPr>
          <w:p w14:paraId="3C312EF4" w14:textId="77777777" w:rsidR="00A64D7C" w:rsidRPr="00224899" w:rsidRDefault="00A64D7C" w:rsidP="00C82646">
            <w:pPr>
              <w:rPr>
                <w:rFonts w:ascii="Arial" w:hAnsi="Arial" w:cs="Arial"/>
              </w:rPr>
            </w:pPr>
          </w:p>
        </w:tc>
        <w:tc>
          <w:tcPr>
            <w:tcW w:w="1582" w:type="dxa"/>
            <w:tcBorders>
              <w:top w:val="single" w:sz="12" w:space="0" w:color="000001"/>
              <w:left w:val="single" w:sz="6" w:space="0" w:color="000001"/>
              <w:bottom w:val="single" w:sz="6" w:space="0" w:color="000001"/>
              <w:right w:val="single" w:sz="12" w:space="0" w:color="000001"/>
            </w:tcBorders>
            <w:shd w:val="clear" w:color="auto" w:fill="auto"/>
            <w:tcMar>
              <w:left w:w="0" w:type="dxa"/>
            </w:tcMar>
          </w:tcPr>
          <w:p w14:paraId="45E31CBC" w14:textId="158AAC43" w:rsidR="00A64D7C" w:rsidRPr="00224899" w:rsidRDefault="00A64D7C" w:rsidP="00C82646">
            <w:pPr>
              <w:rPr>
                <w:rFonts w:ascii="Arial" w:hAnsi="Arial" w:cs="Arial"/>
              </w:rPr>
            </w:pPr>
          </w:p>
        </w:tc>
      </w:tr>
      <w:tr w:rsidR="00A64D7C" w:rsidRPr="00224899" w14:paraId="3FCB7051" w14:textId="77777777" w:rsidTr="000F6B8E">
        <w:trPr>
          <w:trHeight w:hRule="exact" w:val="343"/>
        </w:trPr>
        <w:tc>
          <w:tcPr>
            <w:tcW w:w="1869" w:type="dxa"/>
            <w:tcBorders>
              <w:top w:val="single" w:sz="6" w:space="0" w:color="000001"/>
              <w:left w:val="single" w:sz="12" w:space="0" w:color="000001"/>
              <w:bottom w:val="single" w:sz="12" w:space="0" w:color="000001"/>
              <w:right w:val="single" w:sz="6" w:space="0" w:color="000001"/>
            </w:tcBorders>
            <w:shd w:val="clear" w:color="auto" w:fill="auto"/>
            <w:tcMar>
              <w:left w:w="0" w:type="dxa"/>
            </w:tcMar>
          </w:tcPr>
          <w:p w14:paraId="7D282DE9" w14:textId="77777777" w:rsidR="00A64D7C" w:rsidRPr="00224899" w:rsidRDefault="00A64D7C" w:rsidP="00C82646">
            <w:pPr>
              <w:rPr>
                <w:rFonts w:ascii="Arial" w:hAnsi="Arial" w:cs="Arial"/>
              </w:rPr>
            </w:pPr>
          </w:p>
        </w:tc>
        <w:tc>
          <w:tcPr>
            <w:tcW w:w="1980" w:type="dxa"/>
            <w:tcBorders>
              <w:top w:val="single" w:sz="6" w:space="0" w:color="000001"/>
              <w:left w:val="single" w:sz="6" w:space="0" w:color="000001"/>
              <w:bottom w:val="single" w:sz="12" w:space="0" w:color="000001"/>
              <w:right w:val="single" w:sz="6" w:space="0" w:color="000001"/>
            </w:tcBorders>
            <w:shd w:val="clear" w:color="auto" w:fill="auto"/>
            <w:tcMar>
              <w:left w:w="0" w:type="dxa"/>
            </w:tcMar>
          </w:tcPr>
          <w:p w14:paraId="09764BDE" w14:textId="77777777" w:rsidR="00A64D7C" w:rsidRPr="00224899" w:rsidRDefault="00A64D7C" w:rsidP="00C82646">
            <w:pPr>
              <w:rPr>
                <w:rFonts w:ascii="Arial" w:hAnsi="Arial" w:cs="Arial"/>
              </w:rPr>
            </w:pPr>
          </w:p>
        </w:tc>
        <w:tc>
          <w:tcPr>
            <w:tcW w:w="4438" w:type="dxa"/>
            <w:tcBorders>
              <w:top w:val="single" w:sz="6" w:space="0" w:color="000001"/>
              <w:left w:val="single" w:sz="6" w:space="0" w:color="000001"/>
              <w:bottom w:val="single" w:sz="12" w:space="0" w:color="000001"/>
              <w:right w:val="single" w:sz="6" w:space="0" w:color="000001"/>
            </w:tcBorders>
            <w:shd w:val="clear" w:color="auto" w:fill="auto"/>
            <w:tcMar>
              <w:left w:w="0" w:type="dxa"/>
            </w:tcMar>
          </w:tcPr>
          <w:p w14:paraId="1A493FD2" w14:textId="77777777" w:rsidR="00A64D7C" w:rsidRPr="00224899" w:rsidRDefault="00A64D7C" w:rsidP="00C82646">
            <w:pPr>
              <w:rPr>
                <w:rFonts w:ascii="Arial" w:hAnsi="Arial" w:cs="Arial"/>
              </w:rPr>
            </w:pPr>
          </w:p>
        </w:tc>
        <w:tc>
          <w:tcPr>
            <w:tcW w:w="1582" w:type="dxa"/>
            <w:tcBorders>
              <w:top w:val="single" w:sz="6" w:space="0" w:color="000001"/>
              <w:left w:val="single" w:sz="6" w:space="0" w:color="000001"/>
              <w:bottom w:val="single" w:sz="12" w:space="0" w:color="000001"/>
              <w:right w:val="single" w:sz="12" w:space="0" w:color="000001"/>
            </w:tcBorders>
            <w:shd w:val="clear" w:color="auto" w:fill="auto"/>
            <w:tcMar>
              <w:left w:w="0" w:type="dxa"/>
            </w:tcMar>
          </w:tcPr>
          <w:p w14:paraId="0722094D" w14:textId="77777777" w:rsidR="00A64D7C" w:rsidRPr="00224899" w:rsidRDefault="00A64D7C" w:rsidP="00C82646">
            <w:pPr>
              <w:rPr>
                <w:rFonts w:ascii="Arial" w:hAnsi="Arial" w:cs="Arial"/>
              </w:rPr>
            </w:pPr>
          </w:p>
        </w:tc>
      </w:tr>
    </w:tbl>
    <w:p w14:paraId="7AA0A6BE" w14:textId="77777777" w:rsidR="00A64D7C" w:rsidRPr="00224899" w:rsidRDefault="00A64D7C" w:rsidP="00A64D7C">
      <w:pPr>
        <w:rPr>
          <w:rFonts w:ascii="Arial" w:hAnsi="Arial" w:cs="Arial"/>
        </w:rPr>
        <w:sectPr w:rsidR="00A64D7C" w:rsidRPr="00224899" w:rsidSect="002001D0">
          <w:footerReference w:type="default" r:id="rId39"/>
          <w:pgSz w:w="12240" w:h="15840"/>
          <w:pgMar w:top="658" w:right="919" w:bottom="278" w:left="1219" w:header="720" w:footer="864" w:gutter="0"/>
          <w:pgNumType w:start="59"/>
          <w:cols w:space="720"/>
          <w:formProt w:val="0"/>
          <w:titlePg/>
          <w:docGrid w:linePitch="299" w:charSpace="2047"/>
        </w:sectPr>
      </w:pPr>
    </w:p>
    <w:p w14:paraId="51FE0021" w14:textId="77777777" w:rsidR="000F6B8E" w:rsidRDefault="000F6B8E" w:rsidP="000F6B8E">
      <w:pPr>
        <w:spacing w:before="13" w:line="360" w:lineRule="auto"/>
        <w:rPr>
          <w:rFonts w:ascii="Arial" w:hAnsi="Arial" w:cs="Arial"/>
        </w:rPr>
      </w:pPr>
    </w:p>
    <w:p w14:paraId="4E0228D3" w14:textId="77777777" w:rsidR="00A64D7C" w:rsidRPr="00224899" w:rsidRDefault="00A64D7C" w:rsidP="00A64D7C">
      <w:pPr>
        <w:spacing w:before="13" w:line="360" w:lineRule="auto"/>
        <w:ind w:left="116"/>
        <w:rPr>
          <w:rFonts w:ascii="Arial" w:hAnsi="Arial" w:cs="Arial"/>
          <w:sz w:val="36"/>
          <w:szCs w:val="36"/>
        </w:rPr>
      </w:pPr>
      <w:r w:rsidRPr="00224899">
        <w:rPr>
          <w:rFonts w:ascii="Arial" w:hAnsi="Arial" w:cs="Arial"/>
          <w:b/>
          <w:sz w:val="36"/>
          <w:szCs w:val="36"/>
        </w:rPr>
        <w:t>1.</w:t>
      </w:r>
      <w:r w:rsidRPr="00224899">
        <w:rPr>
          <w:rFonts w:ascii="Arial" w:hAnsi="Arial" w:cs="Arial"/>
          <w:b/>
          <w:spacing w:val="55"/>
          <w:sz w:val="36"/>
          <w:szCs w:val="36"/>
        </w:rPr>
        <w:t xml:space="preserve"> </w:t>
      </w:r>
      <w:r w:rsidRPr="00224899">
        <w:rPr>
          <w:rFonts w:ascii="Arial" w:hAnsi="Arial" w:cs="Arial"/>
          <w:b/>
          <w:spacing w:val="-1"/>
          <w:sz w:val="36"/>
          <w:szCs w:val="36"/>
        </w:rPr>
        <w:t>In</w:t>
      </w:r>
      <w:r w:rsidRPr="00224899">
        <w:rPr>
          <w:rFonts w:ascii="Arial" w:hAnsi="Arial" w:cs="Arial"/>
          <w:b/>
          <w:sz w:val="36"/>
          <w:szCs w:val="36"/>
        </w:rPr>
        <w:t>t</w:t>
      </w:r>
      <w:r w:rsidRPr="00224899">
        <w:rPr>
          <w:rFonts w:ascii="Arial" w:hAnsi="Arial" w:cs="Arial"/>
          <w:b/>
          <w:spacing w:val="-6"/>
          <w:sz w:val="36"/>
          <w:szCs w:val="36"/>
        </w:rPr>
        <w:t>r</w:t>
      </w:r>
      <w:r w:rsidRPr="00224899">
        <w:rPr>
          <w:rFonts w:ascii="Arial" w:hAnsi="Arial" w:cs="Arial"/>
          <w:b/>
          <w:sz w:val="36"/>
          <w:szCs w:val="36"/>
        </w:rPr>
        <w:t>o</w:t>
      </w:r>
      <w:r w:rsidRPr="00224899">
        <w:rPr>
          <w:rFonts w:ascii="Arial" w:hAnsi="Arial" w:cs="Arial"/>
          <w:b/>
          <w:spacing w:val="-1"/>
          <w:sz w:val="36"/>
          <w:szCs w:val="36"/>
        </w:rPr>
        <w:t>du</w:t>
      </w:r>
      <w:r w:rsidRPr="00224899">
        <w:rPr>
          <w:rFonts w:ascii="Arial" w:hAnsi="Arial" w:cs="Arial"/>
          <w:b/>
          <w:spacing w:val="1"/>
          <w:sz w:val="36"/>
          <w:szCs w:val="36"/>
        </w:rPr>
        <w:t>c</w:t>
      </w:r>
      <w:r w:rsidRPr="00224899">
        <w:rPr>
          <w:rFonts w:ascii="Arial" w:hAnsi="Arial" w:cs="Arial"/>
          <w:b/>
          <w:sz w:val="36"/>
          <w:szCs w:val="36"/>
        </w:rPr>
        <w:t>t</w:t>
      </w:r>
      <w:r w:rsidRPr="00224899">
        <w:rPr>
          <w:rFonts w:ascii="Arial" w:hAnsi="Arial" w:cs="Arial"/>
          <w:b/>
          <w:spacing w:val="1"/>
          <w:sz w:val="36"/>
          <w:szCs w:val="36"/>
        </w:rPr>
        <w:t>i</w:t>
      </w:r>
      <w:r w:rsidRPr="00224899">
        <w:rPr>
          <w:rFonts w:ascii="Arial" w:hAnsi="Arial" w:cs="Arial"/>
          <w:b/>
          <w:sz w:val="36"/>
          <w:szCs w:val="36"/>
        </w:rPr>
        <w:t>on</w:t>
      </w:r>
    </w:p>
    <w:p w14:paraId="44114AC8" w14:textId="1857CA08" w:rsidR="00A64D7C" w:rsidRPr="00224899" w:rsidRDefault="00A64D7C" w:rsidP="000F6B8E">
      <w:pPr>
        <w:spacing w:line="360" w:lineRule="auto"/>
        <w:ind w:left="116"/>
        <w:rPr>
          <w:rFonts w:ascii="Arial" w:hAnsi="Arial" w:cs="Arial"/>
          <w:sz w:val="28"/>
          <w:szCs w:val="28"/>
        </w:rPr>
      </w:pPr>
      <w:r w:rsidRPr="00224899">
        <w:rPr>
          <w:rFonts w:ascii="Arial" w:hAnsi="Arial" w:cs="Arial"/>
          <w:b/>
          <w:spacing w:val="1"/>
          <w:sz w:val="28"/>
          <w:szCs w:val="28"/>
        </w:rPr>
        <w:t>1</w:t>
      </w:r>
      <w:r w:rsidRPr="00224899">
        <w:rPr>
          <w:rFonts w:ascii="Arial" w:hAnsi="Arial" w:cs="Arial"/>
          <w:b/>
          <w:spacing w:val="-1"/>
          <w:sz w:val="28"/>
          <w:szCs w:val="28"/>
        </w:rPr>
        <w:t>.</w:t>
      </w:r>
      <w:r w:rsidRPr="00224899">
        <w:rPr>
          <w:rFonts w:ascii="Arial" w:hAnsi="Arial" w:cs="Arial"/>
          <w:b/>
          <w:sz w:val="28"/>
          <w:szCs w:val="28"/>
        </w:rPr>
        <w:t xml:space="preserve">1 </w:t>
      </w:r>
      <w:r w:rsidRPr="00224899">
        <w:rPr>
          <w:rFonts w:ascii="Arial" w:hAnsi="Arial" w:cs="Arial"/>
          <w:b/>
          <w:spacing w:val="-1"/>
          <w:sz w:val="28"/>
          <w:szCs w:val="28"/>
        </w:rPr>
        <w:t>P</w:t>
      </w:r>
      <w:r w:rsidRPr="00224899">
        <w:rPr>
          <w:rFonts w:ascii="Arial" w:hAnsi="Arial" w:cs="Arial"/>
          <w:b/>
          <w:sz w:val="28"/>
          <w:szCs w:val="28"/>
        </w:rPr>
        <w:t>urp</w:t>
      </w:r>
      <w:r w:rsidRPr="00224899">
        <w:rPr>
          <w:rFonts w:ascii="Arial" w:hAnsi="Arial" w:cs="Arial"/>
          <w:b/>
          <w:spacing w:val="1"/>
          <w:sz w:val="28"/>
          <w:szCs w:val="28"/>
        </w:rPr>
        <w:t>os</w:t>
      </w:r>
      <w:r w:rsidRPr="00224899">
        <w:rPr>
          <w:rFonts w:ascii="Arial" w:hAnsi="Arial" w:cs="Arial"/>
          <w:b/>
          <w:sz w:val="28"/>
          <w:szCs w:val="28"/>
        </w:rPr>
        <w:t>e</w:t>
      </w:r>
    </w:p>
    <w:p w14:paraId="666EAC7A" w14:textId="77777777" w:rsidR="00A64D7C" w:rsidRPr="00224899" w:rsidRDefault="00A64D7C" w:rsidP="000F6B8E">
      <w:pPr>
        <w:spacing w:line="360" w:lineRule="auto"/>
        <w:ind w:left="116" w:right="401" w:firstLine="604"/>
        <w:rPr>
          <w:rFonts w:ascii="Arial" w:hAnsi="Arial" w:cs="Arial"/>
          <w:sz w:val="24"/>
          <w:szCs w:val="24"/>
        </w:rPr>
      </w:pPr>
      <w:r w:rsidRPr="00224899">
        <w:rPr>
          <w:rFonts w:ascii="Arial" w:eastAsia="Arial" w:hAnsi="Arial" w:cs="Arial"/>
          <w:sz w:val="24"/>
          <w:szCs w:val="24"/>
        </w:rPr>
        <w:t>The purpose of this Software Requirement Specification, or SRS, is to give an in-depth and detailed description of what is needed for the Asset Management System for Maintenance Department of Weather.ph. This will show what the purpose of the software, as well as the development of the system software itself. This will also reveal constraints of the system, Interface Requirements, and System Features.</w:t>
      </w:r>
    </w:p>
    <w:p w14:paraId="3EDBABA6" w14:textId="77777777" w:rsidR="00A64D7C" w:rsidRPr="00224899" w:rsidRDefault="00A64D7C" w:rsidP="00A64D7C">
      <w:pPr>
        <w:spacing w:before="8" w:line="360" w:lineRule="auto"/>
        <w:rPr>
          <w:rFonts w:ascii="Arial" w:hAnsi="Arial" w:cs="Arial"/>
          <w:sz w:val="28"/>
          <w:szCs w:val="28"/>
        </w:rPr>
      </w:pPr>
    </w:p>
    <w:p w14:paraId="2B217463" w14:textId="7AEE58CA" w:rsidR="00A64D7C" w:rsidRPr="00224899" w:rsidRDefault="00A64D7C" w:rsidP="000F6B8E">
      <w:pPr>
        <w:spacing w:line="360" w:lineRule="auto"/>
        <w:ind w:left="116"/>
        <w:rPr>
          <w:rFonts w:ascii="Arial" w:hAnsi="Arial" w:cs="Arial"/>
          <w:sz w:val="28"/>
          <w:szCs w:val="28"/>
        </w:rPr>
      </w:pPr>
      <w:r w:rsidRPr="00224899">
        <w:rPr>
          <w:rFonts w:ascii="Arial" w:hAnsi="Arial" w:cs="Arial"/>
          <w:b/>
          <w:spacing w:val="1"/>
          <w:sz w:val="28"/>
          <w:szCs w:val="28"/>
        </w:rPr>
        <w:t>1</w:t>
      </w:r>
      <w:r w:rsidRPr="00224899">
        <w:rPr>
          <w:rFonts w:ascii="Arial" w:hAnsi="Arial" w:cs="Arial"/>
          <w:b/>
          <w:spacing w:val="-1"/>
          <w:sz w:val="28"/>
          <w:szCs w:val="28"/>
        </w:rPr>
        <w:t>.</w:t>
      </w:r>
      <w:r w:rsidRPr="00224899">
        <w:rPr>
          <w:rFonts w:ascii="Arial" w:hAnsi="Arial" w:cs="Arial"/>
          <w:b/>
          <w:sz w:val="28"/>
          <w:szCs w:val="28"/>
        </w:rPr>
        <w:t xml:space="preserve">2 </w:t>
      </w:r>
      <w:r w:rsidRPr="00224899">
        <w:rPr>
          <w:rFonts w:ascii="Arial" w:hAnsi="Arial" w:cs="Arial"/>
          <w:b/>
          <w:spacing w:val="-1"/>
          <w:sz w:val="28"/>
          <w:szCs w:val="28"/>
        </w:rPr>
        <w:t>D</w:t>
      </w:r>
      <w:r w:rsidRPr="00224899">
        <w:rPr>
          <w:rFonts w:ascii="Arial" w:hAnsi="Arial" w:cs="Arial"/>
          <w:b/>
          <w:spacing w:val="1"/>
          <w:sz w:val="28"/>
          <w:szCs w:val="28"/>
        </w:rPr>
        <w:t>o</w:t>
      </w:r>
      <w:r w:rsidRPr="00224899">
        <w:rPr>
          <w:rFonts w:ascii="Arial" w:hAnsi="Arial" w:cs="Arial"/>
          <w:b/>
          <w:sz w:val="28"/>
          <w:szCs w:val="28"/>
        </w:rPr>
        <w:t>cu</w:t>
      </w:r>
      <w:r w:rsidRPr="00224899">
        <w:rPr>
          <w:rFonts w:ascii="Arial" w:hAnsi="Arial" w:cs="Arial"/>
          <w:b/>
          <w:spacing w:val="-4"/>
          <w:sz w:val="28"/>
          <w:szCs w:val="28"/>
        </w:rPr>
        <w:t>m</w:t>
      </w:r>
      <w:r w:rsidRPr="00224899">
        <w:rPr>
          <w:rFonts w:ascii="Arial" w:hAnsi="Arial" w:cs="Arial"/>
          <w:b/>
          <w:sz w:val="28"/>
          <w:szCs w:val="28"/>
        </w:rPr>
        <w:t xml:space="preserve">ent </w:t>
      </w:r>
      <w:r w:rsidRPr="00224899">
        <w:rPr>
          <w:rFonts w:ascii="Arial" w:hAnsi="Arial" w:cs="Arial"/>
          <w:b/>
          <w:spacing w:val="-1"/>
          <w:sz w:val="28"/>
          <w:szCs w:val="28"/>
        </w:rPr>
        <w:t>C</w:t>
      </w:r>
      <w:r w:rsidRPr="00224899">
        <w:rPr>
          <w:rFonts w:ascii="Arial" w:hAnsi="Arial" w:cs="Arial"/>
          <w:b/>
          <w:spacing w:val="1"/>
          <w:sz w:val="28"/>
          <w:szCs w:val="28"/>
        </w:rPr>
        <w:t>o</w:t>
      </w:r>
      <w:r w:rsidRPr="00224899">
        <w:rPr>
          <w:rFonts w:ascii="Arial" w:hAnsi="Arial" w:cs="Arial"/>
          <w:b/>
          <w:sz w:val="28"/>
          <w:szCs w:val="28"/>
        </w:rPr>
        <w:t>n</w:t>
      </w:r>
      <w:r w:rsidRPr="00224899">
        <w:rPr>
          <w:rFonts w:ascii="Arial" w:hAnsi="Arial" w:cs="Arial"/>
          <w:b/>
          <w:spacing w:val="1"/>
          <w:sz w:val="28"/>
          <w:szCs w:val="28"/>
        </w:rPr>
        <w:t>v</w:t>
      </w:r>
      <w:r w:rsidRPr="00224899">
        <w:rPr>
          <w:rFonts w:ascii="Arial" w:hAnsi="Arial" w:cs="Arial"/>
          <w:b/>
          <w:sz w:val="28"/>
          <w:szCs w:val="28"/>
        </w:rPr>
        <w:t>ent</w:t>
      </w:r>
      <w:r w:rsidRPr="00224899">
        <w:rPr>
          <w:rFonts w:ascii="Arial" w:hAnsi="Arial" w:cs="Arial"/>
          <w:b/>
          <w:spacing w:val="1"/>
          <w:sz w:val="28"/>
          <w:szCs w:val="28"/>
        </w:rPr>
        <w:t>io</w:t>
      </w:r>
      <w:r w:rsidRPr="00224899">
        <w:rPr>
          <w:rFonts w:ascii="Arial" w:hAnsi="Arial" w:cs="Arial"/>
          <w:b/>
          <w:sz w:val="28"/>
          <w:szCs w:val="28"/>
        </w:rPr>
        <w:t>ns</w:t>
      </w:r>
    </w:p>
    <w:p w14:paraId="3D7ABEE6" w14:textId="77777777" w:rsidR="00A64D7C" w:rsidRPr="00224899" w:rsidRDefault="00A64D7C" w:rsidP="00A64D7C">
      <w:pPr>
        <w:pStyle w:val="ListParagraph"/>
        <w:numPr>
          <w:ilvl w:val="0"/>
          <w:numId w:val="34"/>
        </w:numPr>
        <w:spacing w:after="0" w:line="360" w:lineRule="auto"/>
        <w:ind w:right="271"/>
        <w:rPr>
          <w:rFonts w:ascii="Arial" w:eastAsia="Arial" w:hAnsi="Arial" w:cs="Arial"/>
          <w:sz w:val="24"/>
          <w:szCs w:val="24"/>
        </w:rPr>
      </w:pPr>
      <w:r w:rsidRPr="00224899">
        <w:rPr>
          <w:rFonts w:ascii="Arial" w:eastAsia="Arial" w:hAnsi="Arial" w:cs="Arial"/>
          <w:sz w:val="24"/>
          <w:szCs w:val="24"/>
        </w:rPr>
        <w:t>CRUD – stands for Create, Read, Update, Delete. Create means to make a record, read lets the user view the record, update allows the user to modify the record, and delete, as the name implies, lets you remove the record.</w:t>
      </w:r>
    </w:p>
    <w:p w14:paraId="28FA5B97" w14:textId="77777777" w:rsidR="00A64D7C" w:rsidRPr="00224899" w:rsidRDefault="00A64D7C" w:rsidP="00A64D7C">
      <w:pPr>
        <w:pStyle w:val="ListParagraph"/>
        <w:spacing w:line="360" w:lineRule="auto"/>
        <w:ind w:left="836" w:right="271"/>
        <w:rPr>
          <w:rFonts w:ascii="Arial" w:eastAsia="Arial" w:hAnsi="Arial" w:cs="Arial"/>
          <w:sz w:val="24"/>
          <w:szCs w:val="24"/>
        </w:rPr>
      </w:pPr>
    </w:p>
    <w:p w14:paraId="2798881F" w14:textId="77777777" w:rsidR="00A64D7C" w:rsidRPr="00224899" w:rsidRDefault="00A64D7C" w:rsidP="00A64D7C">
      <w:pPr>
        <w:pStyle w:val="ListParagraph"/>
        <w:numPr>
          <w:ilvl w:val="0"/>
          <w:numId w:val="34"/>
        </w:numPr>
        <w:spacing w:after="0" w:line="360" w:lineRule="auto"/>
        <w:ind w:right="271"/>
        <w:rPr>
          <w:rFonts w:ascii="Arial" w:eastAsia="Arial" w:hAnsi="Arial" w:cs="Arial"/>
          <w:sz w:val="24"/>
          <w:szCs w:val="24"/>
        </w:rPr>
      </w:pPr>
      <w:r w:rsidRPr="00224899">
        <w:rPr>
          <w:rFonts w:ascii="Arial" w:eastAsia="Arial" w:hAnsi="Arial" w:cs="Arial"/>
          <w:sz w:val="24"/>
          <w:szCs w:val="24"/>
        </w:rPr>
        <w:t>MySQL Database - an open source RDBMS, or relational database management system, that is a software which holds the data and any information that comes from users.</w:t>
      </w:r>
    </w:p>
    <w:p w14:paraId="21AAE60E" w14:textId="77777777" w:rsidR="00A64D7C" w:rsidRPr="00224899" w:rsidRDefault="00A64D7C" w:rsidP="00A64D7C">
      <w:pPr>
        <w:spacing w:line="360" w:lineRule="auto"/>
        <w:ind w:left="116" w:right="271" w:firstLine="720"/>
        <w:rPr>
          <w:rFonts w:ascii="Arial" w:eastAsia="Arial" w:hAnsi="Arial" w:cs="Arial"/>
          <w:sz w:val="24"/>
          <w:szCs w:val="24"/>
        </w:rPr>
      </w:pPr>
      <w:r w:rsidRPr="00224899">
        <w:rPr>
          <w:rFonts w:ascii="Arial" w:eastAsia="Arial" w:hAnsi="Arial" w:cs="Arial"/>
          <w:sz w:val="24"/>
          <w:szCs w:val="24"/>
        </w:rPr>
        <w:t xml:space="preserve"> </w:t>
      </w:r>
    </w:p>
    <w:p w14:paraId="344863EE" w14:textId="77777777" w:rsidR="00A64D7C" w:rsidRPr="00224899" w:rsidRDefault="00A64D7C" w:rsidP="00A64D7C">
      <w:pPr>
        <w:pStyle w:val="ListParagraph"/>
        <w:numPr>
          <w:ilvl w:val="0"/>
          <w:numId w:val="34"/>
        </w:numPr>
        <w:spacing w:after="0" w:line="360" w:lineRule="auto"/>
        <w:ind w:right="271"/>
        <w:rPr>
          <w:rFonts w:ascii="Arial" w:eastAsia="Arial" w:hAnsi="Arial" w:cs="Arial"/>
          <w:sz w:val="24"/>
          <w:szCs w:val="24"/>
        </w:rPr>
      </w:pPr>
      <w:r w:rsidRPr="00224899">
        <w:rPr>
          <w:rFonts w:ascii="Arial" w:eastAsia="Arial" w:hAnsi="Arial" w:cs="Arial"/>
          <w:sz w:val="24"/>
          <w:szCs w:val="24"/>
        </w:rPr>
        <w:t xml:space="preserve">Attributes – The headers of the tables that label the different data. E.g. Employee Table has an attribute called </w:t>
      </w:r>
      <w:proofErr w:type="spellStart"/>
      <w:r w:rsidRPr="00224899">
        <w:rPr>
          <w:rFonts w:ascii="Arial" w:eastAsia="Arial" w:hAnsi="Arial" w:cs="Arial"/>
          <w:i/>
          <w:sz w:val="24"/>
          <w:szCs w:val="24"/>
        </w:rPr>
        <w:t>firstName</w:t>
      </w:r>
      <w:proofErr w:type="spellEnd"/>
      <w:r w:rsidRPr="00224899">
        <w:rPr>
          <w:rFonts w:ascii="Arial" w:eastAsia="Arial" w:hAnsi="Arial" w:cs="Arial"/>
          <w:sz w:val="24"/>
          <w:szCs w:val="24"/>
        </w:rPr>
        <w:t xml:space="preserve"> which is the first name of the employee.</w:t>
      </w:r>
    </w:p>
    <w:p w14:paraId="582E67D1" w14:textId="77777777" w:rsidR="00A64D7C" w:rsidRPr="00224899" w:rsidRDefault="00A64D7C" w:rsidP="00A64D7C">
      <w:pPr>
        <w:pStyle w:val="ListParagraph"/>
        <w:spacing w:line="360" w:lineRule="auto"/>
        <w:ind w:left="836" w:right="271"/>
        <w:rPr>
          <w:rFonts w:ascii="Arial" w:eastAsia="Arial" w:hAnsi="Arial" w:cs="Arial"/>
          <w:sz w:val="24"/>
          <w:szCs w:val="24"/>
        </w:rPr>
      </w:pPr>
    </w:p>
    <w:p w14:paraId="0751AC46" w14:textId="77777777" w:rsidR="00A64D7C" w:rsidRPr="00224899" w:rsidRDefault="00A64D7C" w:rsidP="00A64D7C">
      <w:pPr>
        <w:pStyle w:val="ListParagraph"/>
        <w:numPr>
          <w:ilvl w:val="0"/>
          <w:numId w:val="34"/>
        </w:numPr>
        <w:spacing w:after="0" w:line="360" w:lineRule="auto"/>
        <w:ind w:right="271"/>
        <w:rPr>
          <w:rFonts w:ascii="Arial" w:eastAsia="Arial" w:hAnsi="Arial" w:cs="Arial"/>
          <w:sz w:val="24"/>
          <w:szCs w:val="24"/>
        </w:rPr>
      </w:pPr>
      <w:r w:rsidRPr="00224899">
        <w:rPr>
          <w:rFonts w:ascii="Arial" w:eastAsia="Arial" w:hAnsi="Arial" w:cs="Arial"/>
          <w:sz w:val="24"/>
          <w:szCs w:val="24"/>
        </w:rPr>
        <w:t>Tables – Specific group that holds information about a subject. E.g. Employee Table contains the records of the employees.</w:t>
      </w:r>
    </w:p>
    <w:p w14:paraId="634AA9C2" w14:textId="77777777" w:rsidR="00A64D7C" w:rsidRPr="00224899" w:rsidRDefault="00A64D7C" w:rsidP="00A64D7C">
      <w:pPr>
        <w:spacing w:before="8" w:line="360" w:lineRule="auto"/>
        <w:rPr>
          <w:rFonts w:ascii="Arial" w:hAnsi="Arial" w:cs="Arial"/>
          <w:sz w:val="28"/>
          <w:szCs w:val="28"/>
        </w:rPr>
      </w:pPr>
    </w:p>
    <w:p w14:paraId="425F5763" w14:textId="77777777" w:rsidR="00A64D7C" w:rsidRPr="00224899" w:rsidRDefault="00A64D7C" w:rsidP="00A64D7C">
      <w:pPr>
        <w:spacing w:before="8" w:line="360" w:lineRule="auto"/>
        <w:rPr>
          <w:rFonts w:ascii="Arial" w:hAnsi="Arial" w:cs="Arial"/>
          <w:sz w:val="28"/>
          <w:szCs w:val="28"/>
        </w:rPr>
      </w:pPr>
    </w:p>
    <w:p w14:paraId="5EA8379F" w14:textId="77777777" w:rsidR="00A64D7C" w:rsidRPr="00224899" w:rsidRDefault="00A64D7C" w:rsidP="00A64D7C">
      <w:pPr>
        <w:spacing w:before="8" w:line="360" w:lineRule="auto"/>
        <w:rPr>
          <w:rFonts w:ascii="Arial" w:hAnsi="Arial" w:cs="Arial"/>
          <w:sz w:val="28"/>
          <w:szCs w:val="28"/>
        </w:rPr>
      </w:pPr>
    </w:p>
    <w:p w14:paraId="766AB39D" w14:textId="77777777" w:rsidR="00A64D7C" w:rsidRPr="00224899" w:rsidRDefault="00A64D7C" w:rsidP="00A64D7C">
      <w:pPr>
        <w:spacing w:before="8" w:line="360" w:lineRule="auto"/>
        <w:rPr>
          <w:rFonts w:ascii="Arial" w:hAnsi="Arial" w:cs="Arial"/>
          <w:sz w:val="28"/>
          <w:szCs w:val="28"/>
        </w:rPr>
      </w:pPr>
    </w:p>
    <w:p w14:paraId="76797A9A" w14:textId="77777777" w:rsidR="00A64D7C" w:rsidRDefault="00A64D7C" w:rsidP="00A64D7C">
      <w:pPr>
        <w:spacing w:before="8" w:line="360" w:lineRule="auto"/>
        <w:rPr>
          <w:rFonts w:ascii="Arial" w:hAnsi="Arial" w:cs="Arial"/>
          <w:sz w:val="28"/>
          <w:szCs w:val="28"/>
        </w:rPr>
      </w:pPr>
    </w:p>
    <w:p w14:paraId="24D12CF4" w14:textId="77777777" w:rsidR="000F6B8E" w:rsidRPr="00224899" w:rsidRDefault="000F6B8E" w:rsidP="00A64D7C">
      <w:pPr>
        <w:spacing w:before="8" w:line="360" w:lineRule="auto"/>
        <w:rPr>
          <w:rFonts w:ascii="Arial" w:hAnsi="Arial" w:cs="Arial"/>
          <w:sz w:val="28"/>
          <w:szCs w:val="28"/>
        </w:rPr>
      </w:pPr>
    </w:p>
    <w:p w14:paraId="2D616DCB" w14:textId="77777777" w:rsidR="00A64D7C" w:rsidRPr="00224899" w:rsidRDefault="00A64D7C" w:rsidP="00A64D7C">
      <w:pPr>
        <w:spacing w:line="360" w:lineRule="auto"/>
        <w:ind w:left="116"/>
        <w:rPr>
          <w:rFonts w:ascii="Arial" w:hAnsi="Arial" w:cs="Arial"/>
          <w:sz w:val="28"/>
          <w:szCs w:val="28"/>
        </w:rPr>
      </w:pPr>
      <w:r w:rsidRPr="00224899">
        <w:rPr>
          <w:rFonts w:ascii="Arial" w:hAnsi="Arial" w:cs="Arial"/>
          <w:b/>
          <w:spacing w:val="1"/>
          <w:sz w:val="28"/>
          <w:szCs w:val="28"/>
        </w:rPr>
        <w:t>1</w:t>
      </w:r>
      <w:r w:rsidRPr="00224899">
        <w:rPr>
          <w:rFonts w:ascii="Arial" w:hAnsi="Arial" w:cs="Arial"/>
          <w:b/>
          <w:spacing w:val="-1"/>
          <w:sz w:val="28"/>
          <w:szCs w:val="28"/>
        </w:rPr>
        <w:t>.</w:t>
      </w:r>
      <w:r w:rsidRPr="00224899">
        <w:rPr>
          <w:rFonts w:ascii="Arial" w:hAnsi="Arial" w:cs="Arial"/>
          <w:b/>
          <w:sz w:val="28"/>
          <w:szCs w:val="28"/>
        </w:rPr>
        <w:t>3</w:t>
      </w:r>
      <w:r w:rsidRPr="00224899">
        <w:rPr>
          <w:rFonts w:ascii="Arial" w:hAnsi="Arial" w:cs="Arial"/>
          <w:b/>
          <w:spacing w:val="5"/>
          <w:sz w:val="28"/>
          <w:szCs w:val="28"/>
        </w:rPr>
        <w:t xml:space="preserve"> </w:t>
      </w:r>
      <w:r w:rsidRPr="00224899">
        <w:rPr>
          <w:rFonts w:ascii="Arial" w:hAnsi="Arial" w:cs="Arial"/>
          <w:b/>
          <w:spacing w:val="1"/>
          <w:sz w:val="28"/>
          <w:szCs w:val="28"/>
        </w:rPr>
        <w:t>I</w:t>
      </w:r>
      <w:r w:rsidRPr="00224899">
        <w:rPr>
          <w:rFonts w:ascii="Arial" w:hAnsi="Arial" w:cs="Arial"/>
          <w:b/>
          <w:sz w:val="28"/>
          <w:szCs w:val="28"/>
        </w:rPr>
        <w:t xml:space="preserve">ntended </w:t>
      </w:r>
      <w:r w:rsidRPr="00224899">
        <w:rPr>
          <w:rFonts w:ascii="Arial" w:hAnsi="Arial" w:cs="Arial"/>
          <w:b/>
          <w:spacing w:val="-1"/>
          <w:sz w:val="28"/>
          <w:szCs w:val="28"/>
        </w:rPr>
        <w:t>A</w:t>
      </w:r>
      <w:r w:rsidRPr="00224899">
        <w:rPr>
          <w:rFonts w:ascii="Arial" w:hAnsi="Arial" w:cs="Arial"/>
          <w:b/>
          <w:sz w:val="28"/>
          <w:szCs w:val="28"/>
        </w:rPr>
        <w:t>ud</w:t>
      </w:r>
      <w:r w:rsidRPr="00224899">
        <w:rPr>
          <w:rFonts w:ascii="Arial" w:hAnsi="Arial" w:cs="Arial"/>
          <w:b/>
          <w:spacing w:val="1"/>
          <w:sz w:val="28"/>
          <w:szCs w:val="28"/>
        </w:rPr>
        <w:t>i</w:t>
      </w:r>
      <w:r w:rsidRPr="00224899">
        <w:rPr>
          <w:rFonts w:ascii="Arial" w:hAnsi="Arial" w:cs="Arial"/>
          <w:b/>
          <w:sz w:val="28"/>
          <w:szCs w:val="28"/>
        </w:rPr>
        <w:t xml:space="preserve">ence </w:t>
      </w:r>
      <w:r w:rsidRPr="00224899">
        <w:rPr>
          <w:rFonts w:ascii="Arial" w:hAnsi="Arial" w:cs="Arial"/>
          <w:b/>
          <w:spacing w:val="1"/>
          <w:sz w:val="28"/>
          <w:szCs w:val="28"/>
        </w:rPr>
        <w:t>a</w:t>
      </w:r>
      <w:r w:rsidRPr="00224899">
        <w:rPr>
          <w:rFonts w:ascii="Arial" w:hAnsi="Arial" w:cs="Arial"/>
          <w:b/>
          <w:sz w:val="28"/>
          <w:szCs w:val="28"/>
        </w:rPr>
        <w:t xml:space="preserve">nd </w:t>
      </w:r>
      <w:r w:rsidRPr="00224899">
        <w:rPr>
          <w:rFonts w:ascii="Arial" w:hAnsi="Arial" w:cs="Arial"/>
          <w:b/>
          <w:spacing w:val="-1"/>
          <w:sz w:val="28"/>
          <w:szCs w:val="28"/>
        </w:rPr>
        <w:t>R</w:t>
      </w:r>
      <w:r w:rsidRPr="00224899">
        <w:rPr>
          <w:rFonts w:ascii="Arial" w:hAnsi="Arial" w:cs="Arial"/>
          <w:b/>
          <w:sz w:val="28"/>
          <w:szCs w:val="28"/>
        </w:rPr>
        <w:t>e</w:t>
      </w:r>
      <w:r w:rsidRPr="00224899">
        <w:rPr>
          <w:rFonts w:ascii="Arial" w:hAnsi="Arial" w:cs="Arial"/>
          <w:b/>
          <w:spacing w:val="1"/>
          <w:sz w:val="28"/>
          <w:szCs w:val="28"/>
        </w:rPr>
        <w:t>a</w:t>
      </w:r>
      <w:r w:rsidRPr="00224899">
        <w:rPr>
          <w:rFonts w:ascii="Arial" w:hAnsi="Arial" w:cs="Arial"/>
          <w:b/>
          <w:sz w:val="28"/>
          <w:szCs w:val="28"/>
        </w:rPr>
        <w:t>d</w:t>
      </w:r>
      <w:r w:rsidRPr="00224899">
        <w:rPr>
          <w:rFonts w:ascii="Arial" w:hAnsi="Arial" w:cs="Arial"/>
          <w:b/>
          <w:spacing w:val="1"/>
          <w:sz w:val="28"/>
          <w:szCs w:val="28"/>
        </w:rPr>
        <w:t>i</w:t>
      </w:r>
      <w:r w:rsidRPr="00224899">
        <w:rPr>
          <w:rFonts w:ascii="Arial" w:hAnsi="Arial" w:cs="Arial"/>
          <w:b/>
          <w:sz w:val="28"/>
          <w:szCs w:val="28"/>
        </w:rPr>
        <w:t>ng</w:t>
      </w:r>
      <w:r w:rsidRPr="00224899">
        <w:rPr>
          <w:rFonts w:ascii="Arial" w:hAnsi="Arial" w:cs="Arial"/>
          <w:b/>
          <w:spacing w:val="1"/>
          <w:sz w:val="28"/>
          <w:szCs w:val="28"/>
        </w:rPr>
        <w:t xml:space="preserve"> </w:t>
      </w:r>
      <w:r w:rsidRPr="00224899">
        <w:rPr>
          <w:rFonts w:ascii="Arial" w:hAnsi="Arial" w:cs="Arial"/>
          <w:b/>
          <w:sz w:val="28"/>
          <w:szCs w:val="28"/>
        </w:rPr>
        <w:t>Su</w:t>
      </w:r>
      <w:r w:rsidRPr="00224899">
        <w:rPr>
          <w:rFonts w:ascii="Arial" w:hAnsi="Arial" w:cs="Arial"/>
          <w:b/>
          <w:spacing w:val="1"/>
          <w:sz w:val="28"/>
          <w:szCs w:val="28"/>
        </w:rPr>
        <w:t>gg</w:t>
      </w:r>
      <w:r w:rsidRPr="00224899">
        <w:rPr>
          <w:rFonts w:ascii="Arial" w:hAnsi="Arial" w:cs="Arial"/>
          <w:b/>
          <w:sz w:val="28"/>
          <w:szCs w:val="28"/>
        </w:rPr>
        <w:t>e</w:t>
      </w:r>
      <w:r w:rsidRPr="00224899">
        <w:rPr>
          <w:rFonts w:ascii="Arial" w:hAnsi="Arial" w:cs="Arial"/>
          <w:b/>
          <w:spacing w:val="1"/>
          <w:sz w:val="28"/>
          <w:szCs w:val="28"/>
        </w:rPr>
        <w:t>s</w:t>
      </w:r>
      <w:r w:rsidRPr="00224899">
        <w:rPr>
          <w:rFonts w:ascii="Arial" w:hAnsi="Arial" w:cs="Arial"/>
          <w:b/>
          <w:sz w:val="28"/>
          <w:szCs w:val="28"/>
        </w:rPr>
        <w:t>t</w:t>
      </w:r>
      <w:r w:rsidRPr="00224899">
        <w:rPr>
          <w:rFonts w:ascii="Arial" w:hAnsi="Arial" w:cs="Arial"/>
          <w:b/>
          <w:spacing w:val="1"/>
          <w:sz w:val="28"/>
          <w:szCs w:val="28"/>
        </w:rPr>
        <w:t>io</w:t>
      </w:r>
      <w:r w:rsidRPr="00224899">
        <w:rPr>
          <w:rFonts w:ascii="Arial" w:hAnsi="Arial" w:cs="Arial"/>
          <w:b/>
          <w:sz w:val="28"/>
          <w:szCs w:val="28"/>
        </w:rPr>
        <w:t>ns</w:t>
      </w:r>
    </w:p>
    <w:p w14:paraId="0DBDC45D" w14:textId="77777777" w:rsidR="00A64D7C" w:rsidRPr="00224899" w:rsidRDefault="00A64D7C" w:rsidP="00A64D7C">
      <w:pPr>
        <w:spacing w:before="3" w:line="360" w:lineRule="auto"/>
        <w:rPr>
          <w:rFonts w:ascii="Arial" w:hAnsi="Arial" w:cs="Arial"/>
          <w:sz w:val="24"/>
          <w:szCs w:val="24"/>
        </w:rPr>
      </w:pPr>
    </w:p>
    <w:p w14:paraId="4422DF6E" w14:textId="77777777" w:rsidR="00A64D7C" w:rsidRPr="00224899" w:rsidRDefault="00A64D7C" w:rsidP="000F6B8E">
      <w:pPr>
        <w:spacing w:line="360" w:lineRule="auto"/>
        <w:ind w:left="116" w:right="215" w:firstLine="604"/>
        <w:rPr>
          <w:rFonts w:ascii="Arial" w:hAnsi="Arial" w:cs="Arial"/>
          <w:sz w:val="24"/>
          <w:szCs w:val="24"/>
        </w:rPr>
      </w:pPr>
      <w:r w:rsidRPr="00224899">
        <w:rPr>
          <w:rFonts w:ascii="Arial" w:eastAsia="Arial" w:hAnsi="Arial" w:cs="Arial"/>
          <w:sz w:val="24"/>
          <w:szCs w:val="24"/>
        </w:rPr>
        <w:t>This SRS is intended for the developers of the Asset Management System, specifically the project manager, the systems analyst/systems developer, and the project researcher. Also, it will be relevant for the Head Technician of the Operations and Maintenance department of Weather.ph to read this SRS.</w:t>
      </w:r>
    </w:p>
    <w:p w14:paraId="08E248EB" w14:textId="77777777" w:rsidR="00A64D7C" w:rsidRPr="00224899" w:rsidRDefault="00A64D7C" w:rsidP="00A64D7C">
      <w:pPr>
        <w:spacing w:before="8" w:line="360" w:lineRule="auto"/>
        <w:rPr>
          <w:rFonts w:ascii="Arial" w:hAnsi="Arial" w:cs="Arial"/>
          <w:sz w:val="28"/>
          <w:szCs w:val="28"/>
        </w:rPr>
      </w:pPr>
    </w:p>
    <w:p w14:paraId="6C141D8F" w14:textId="77777777" w:rsidR="00A64D7C" w:rsidRPr="00224899" w:rsidRDefault="00A64D7C" w:rsidP="00A64D7C">
      <w:pPr>
        <w:spacing w:line="360" w:lineRule="auto"/>
        <w:ind w:left="116"/>
        <w:rPr>
          <w:rFonts w:ascii="Arial" w:hAnsi="Arial" w:cs="Arial"/>
          <w:sz w:val="28"/>
          <w:szCs w:val="28"/>
        </w:rPr>
      </w:pPr>
      <w:r w:rsidRPr="00224899">
        <w:rPr>
          <w:rFonts w:ascii="Arial" w:hAnsi="Arial" w:cs="Arial"/>
          <w:b/>
          <w:spacing w:val="1"/>
          <w:sz w:val="28"/>
          <w:szCs w:val="28"/>
        </w:rPr>
        <w:t>1</w:t>
      </w:r>
      <w:r w:rsidRPr="00224899">
        <w:rPr>
          <w:rFonts w:ascii="Arial" w:hAnsi="Arial" w:cs="Arial"/>
          <w:b/>
          <w:spacing w:val="-1"/>
          <w:sz w:val="28"/>
          <w:szCs w:val="28"/>
        </w:rPr>
        <w:t>.</w:t>
      </w:r>
      <w:r w:rsidRPr="00224899">
        <w:rPr>
          <w:rFonts w:ascii="Arial" w:hAnsi="Arial" w:cs="Arial"/>
          <w:b/>
          <w:sz w:val="28"/>
          <w:szCs w:val="28"/>
        </w:rPr>
        <w:t xml:space="preserve">4 </w:t>
      </w:r>
      <w:r w:rsidRPr="00224899">
        <w:rPr>
          <w:rFonts w:ascii="Arial" w:hAnsi="Arial" w:cs="Arial"/>
          <w:b/>
          <w:spacing w:val="-1"/>
          <w:sz w:val="28"/>
          <w:szCs w:val="28"/>
        </w:rPr>
        <w:t>P</w:t>
      </w:r>
      <w:r w:rsidRPr="00224899">
        <w:rPr>
          <w:rFonts w:ascii="Arial" w:hAnsi="Arial" w:cs="Arial"/>
          <w:b/>
          <w:sz w:val="28"/>
          <w:szCs w:val="28"/>
        </w:rPr>
        <w:t>r</w:t>
      </w:r>
      <w:r w:rsidRPr="00224899">
        <w:rPr>
          <w:rFonts w:ascii="Arial" w:hAnsi="Arial" w:cs="Arial"/>
          <w:b/>
          <w:spacing w:val="1"/>
          <w:sz w:val="28"/>
          <w:szCs w:val="28"/>
        </w:rPr>
        <w:t>o</w:t>
      </w:r>
      <w:r w:rsidRPr="00224899">
        <w:rPr>
          <w:rFonts w:ascii="Arial" w:hAnsi="Arial" w:cs="Arial"/>
          <w:b/>
          <w:sz w:val="28"/>
          <w:szCs w:val="28"/>
        </w:rPr>
        <w:t>duct Sc</w:t>
      </w:r>
      <w:r w:rsidRPr="00224899">
        <w:rPr>
          <w:rFonts w:ascii="Arial" w:hAnsi="Arial" w:cs="Arial"/>
          <w:b/>
          <w:spacing w:val="1"/>
          <w:sz w:val="28"/>
          <w:szCs w:val="28"/>
        </w:rPr>
        <w:t>o</w:t>
      </w:r>
      <w:r w:rsidRPr="00224899">
        <w:rPr>
          <w:rFonts w:ascii="Arial" w:hAnsi="Arial" w:cs="Arial"/>
          <w:b/>
          <w:sz w:val="28"/>
          <w:szCs w:val="28"/>
        </w:rPr>
        <w:t>pe</w:t>
      </w:r>
    </w:p>
    <w:p w14:paraId="5ABEEE02" w14:textId="77777777" w:rsidR="00A64D7C" w:rsidRPr="00224899" w:rsidRDefault="00A64D7C" w:rsidP="00A64D7C">
      <w:pPr>
        <w:spacing w:line="360" w:lineRule="auto"/>
        <w:ind w:left="116" w:right="244"/>
        <w:rPr>
          <w:rFonts w:ascii="Arial" w:eastAsia="Arial" w:hAnsi="Arial" w:cs="Arial"/>
          <w:i/>
        </w:rPr>
      </w:pPr>
    </w:p>
    <w:p w14:paraId="69BDB4B1" w14:textId="77777777" w:rsidR="00A64D7C" w:rsidRPr="00224899" w:rsidRDefault="00A64D7C" w:rsidP="000F6B8E">
      <w:pPr>
        <w:spacing w:line="360" w:lineRule="auto"/>
        <w:ind w:left="116" w:right="244" w:firstLine="604"/>
        <w:rPr>
          <w:rFonts w:ascii="Arial" w:hAnsi="Arial" w:cs="Arial"/>
          <w:sz w:val="24"/>
          <w:szCs w:val="24"/>
        </w:rPr>
      </w:pPr>
      <w:r w:rsidRPr="00224899">
        <w:rPr>
          <w:rFonts w:ascii="Arial" w:eastAsia="Arial" w:hAnsi="Arial" w:cs="Arial"/>
          <w:sz w:val="24"/>
          <w:szCs w:val="24"/>
          <w:highlight w:val="white"/>
        </w:rPr>
        <w:t xml:space="preserve">The Asset Management System for the Operations and Maintenance department of Weather.ph is a web-based application that implements a CRUD module to allow the creation, readability, update, and deletion of service reports and information of the weather stations. This Asset Management System also includes a barcode tagging function </w:t>
      </w:r>
      <w:r w:rsidRPr="00224899">
        <w:rPr>
          <w:rFonts w:ascii="Arial" w:eastAsia="Arial" w:hAnsi="Arial" w:cs="Arial"/>
          <w:sz w:val="24"/>
          <w:szCs w:val="24"/>
        </w:rPr>
        <w:t xml:space="preserve">that allows easy access of the information of the weather station itself. As stated earlier, this software system is limited to only the Operations and Maintenance Department of Weather.ph. </w:t>
      </w:r>
    </w:p>
    <w:p w14:paraId="2DC9CEB5" w14:textId="77777777" w:rsidR="00A64D7C" w:rsidRPr="00224899" w:rsidRDefault="00A64D7C" w:rsidP="00A64D7C">
      <w:pPr>
        <w:spacing w:line="360" w:lineRule="auto"/>
        <w:ind w:left="116" w:right="244"/>
        <w:rPr>
          <w:rFonts w:ascii="Arial" w:eastAsia="Arial" w:hAnsi="Arial" w:cs="Arial"/>
          <w:sz w:val="24"/>
          <w:szCs w:val="24"/>
        </w:rPr>
      </w:pPr>
    </w:p>
    <w:p w14:paraId="320BB884" w14:textId="77777777" w:rsidR="00A64D7C" w:rsidRPr="00224899" w:rsidRDefault="00A64D7C" w:rsidP="000F6B8E">
      <w:pPr>
        <w:spacing w:line="360" w:lineRule="auto"/>
        <w:ind w:left="116" w:right="244" w:firstLine="604"/>
        <w:rPr>
          <w:rFonts w:ascii="Arial" w:hAnsi="Arial" w:cs="Arial"/>
          <w:sz w:val="24"/>
          <w:szCs w:val="24"/>
        </w:rPr>
      </w:pPr>
      <w:r w:rsidRPr="00224899">
        <w:rPr>
          <w:rFonts w:ascii="Arial" w:eastAsia="Arial" w:hAnsi="Arial" w:cs="Arial"/>
          <w:sz w:val="24"/>
          <w:szCs w:val="24"/>
        </w:rPr>
        <w:t xml:space="preserve">The Asset Management System will include a web application that consists of a frontend and a backend. The frontend will display basic website information such as a home screen, about page, and a login page. The backend will consist of functions only accessible to those who have an Administrator account. These functions include CRUD modules for service reports, weather stations, and privilege management. </w:t>
      </w:r>
    </w:p>
    <w:p w14:paraId="06B273BA" w14:textId="77777777" w:rsidR="00A64D7C" w:rsidRDefault="00A64D7C" w:rsidP="00A64D7C">
      <w:pPr>
        <w:spacing w:line="360" w:lineRule="auto"/>
        <w:rPr>
          <w:rFonts w:ascii="Arial" w:hAnsi="Arial" w:cs="Arial"/>
          <w:b/>
          <w:spacing w:val="1"/>
          <w:sz w:val="28"/>
          <w:szCs w:val="28"/>
        </w:rPr>
      </w:pPr>
    </w:p>
    <w:p w14:paraId="07B651F4" w14:textId="77777777" w:rsidR="000F6B8E" w:rsidRDefault="000F6B8E" w:rsidP="00A64D7C">
      <w:pPr>
        <w:spacing w:line="360" w:lineRule="auto"/>
        <w:rPr>
          <w:rFonts w:ascii="Arial" w:hAnsi="Arial" w:cs="Arial"/>
          <w:b/>
          <w:spacing w:val="1"/>
          <w:sz w:val="28"/>
          <w:szCs w:val="28"/>
        </w:rPr>
      </w:pPr>
    </w:p>
    <w:p w14:paraId="7872B1CA" w14:textId="77777777" w:rsidR="000F6B8E" w:rsidRDefault="000F6B8E" w:rsidP="00A64D7C">
      <w:pPr>
        <w:spacing w:line="360" w:lineRule="auto"/>
        <w:rPr>
          <w:rFonts w:ascii="Arial" w:hAnsi="Arial" w:cs="Arial"/>
          <w:b/>
          <w:spacing w:val="1"/>
          <w:sz w:val="28"/>
          <w:szCs w:val="28"/>
        </w:rPr>
      </w:pPr>
    </w:p>
    <w:p w14:paraId="631B7C68" w14:textId="77777777" w:rsidR="000F6B8E" w:rsidRDefault="000F6B8E" w:rsidP="00A64D7C">
      <w:pPr>
        <w:spacing w:line="360" w:lineRule="auto"/>
        <w:rPr>
          <w:rFonts w:ascii="Arial" w:hAnsi="Arial" w:cs="Arial"/>
          <w:b/>
          <w:spacing w:val="1"/>
          <w:sz w:val="28"/>
          <w:szCs w:val="28"/>
        </w:rPr>
      </w:pPr>
    </w:p>
    <w:p w14:paraId="30807C85" w14:textId="77777777" w:rsidR="000F6B8E" w:rsidRPr="00224899" w:rsidRDefault="000F6B8E" w:rsidP="00A64D7C">
      <w:pPr>
        <w:spacing w:line="360" w:lineRule="auto"/>
        <w:rPr>
          <w:rFonts w:ascii="Arial" w:hAnsi="Arial" w:cs="Arial"/>
          <w:b/>
          <w:spacing w:val="1"/>
          <w:sz w:val="28"/>
          <w:szCs w:val="28"/>
        </w:rPr>
      </w:pPr>
    </w:p>
    <w:p w14:paraId="070E5CE6" w14:textId="77777777" w:rsidR="00A64D7C" w:rsidRPr="00224899" w:rsidRDefault="00A64D7C" w:rsidP="00A64D7C">
      <w:pPr>
        <w:spacing w:line="360" w:lineRule="auto"/>
        <w:ind w:left="116"/>
        <w:rPr>
          <w:rFonts w:ascii="Arial" w:hAnsi="Arial" w:cs="Arial"/>
          <w:sz w:val="28"/>
          <w:szCs w:val="28"/>
        </w:rPr>
      </w:pPr>
      <w:r w:rsidRPr="00224899">
        <w:rPr>
          <w:rFonts w:ascii="Arial" w:hAnsi="Arial" w:cs="Arial"/>
          <w:b/>
          <w:spacing w:val="1"/>
          <w:sz w:val="28"/>
          <w:szCs w:val="28"/>
        </w:rPr>
        <w:t>1</w:t>
      </w:r>
      <w:r w:rsidRPr="00224899">
        <w:rPr>
          <w:rFonts w:ascii="Arial" w:hAnsi="Arial" w:cs="Arial"/>
          <w:b/>
          <w:spacing w:val="-1"/>
          <w:sz w:val="28"/>
          <w:szCs w:val="28"/>
        </w:rPr>
        <w:t>.</w:t>
      </w:r>
      <w:r w:rsidRPr="00224899">
        <w:rPr>
          <w:rFonts w:ascii="Arial" w:hAnsi="Arial" w:cs="Arial"/>
          <w:b/>
          <w:sz w:val="28"/>
          <w:szCs w:val="28"/>
        </w:rPr>
        <w:t xml:space="preserve">5 </w:t>
      </w:r>
      <w:r w:rsidRPr="00224899">
        <w:rPr>
          <w:rFonts w:ascii="Arial" w:hAnsi="Arial" w:cs="Arial"/>
          <w:b/>
          <w:spacing w:val="-1"/>
          <w:sz w:val="28"/>
          <w:szCs w:val="28"/>
        </w:rPr>
        <w:t>R</w:t>
      </w:r>
      <w:r w:rsidRPr="00224899">
        <w:rPr>
          <w:rFonts w:ascii="Arial" w:hAnsi="Arial" w:cs="Arial"/>
          <w:b/>
          <w:sz w:val="28"/>
          <w:szCs w:val="28"/>
        </w:rPr>
        <w:t>eferences</w:t>
      </w:r>
    </w:p>
    <w:p w14:paraId="4D0E8B1E" w14:textId="77777777" w:rsidR="00A64D7C" w:rsidRPr="00224899" w:rsidRDefault="00A64D7C" w:rsidP="00A64D7C">
      <w:pPr>
        <w:spacing w:line="360" w:lineRule="auto"/>
        <w:ind w:right="177"/>
        <w:rPr>
          <w:rFonts w:ascii="Arial" w:eastAsia="Arial" w:hAnsi="Arial" w:cs="Arial"/>
          <w:spacing w:val="1"/>
          <w:sz w:val="24"/>
          <w:szCs w:val="24"/>
        </w:rPr>
      </w:pPr>
      <w:proofErr w:type="spellStart"/>
      <w:r w:rsidRPr="00224899">
        <w:rPr>
          <w:rFonts w:ascii="Arial" w:eastAsia="Arial" w:hAnsi="Arial" w:cs="Arial"/>
          <w:spacing w:val="1"/>
          <w:sz w:val="24"/>
          <w:szCs w:val="24"/>
        </w:rPr>
        <w:t>Yii</w:t>
      </w:r>
      <w:proofErr w:type="spellEnd"/>
      <w:r w:rsidRPr="00224899">
        <w:rPr>
          <w:rFonts w:ascii="Arial" w:eastAsia="Arial" w:hAnsi="Arial" w:cs="Arial"/>
          <w:spacing w:val="1"/>
          <w:sz w:val="24"/>
          <w:szCs w:val="24"/>
        </w:rPr>
        <w:t xml:space="preserve"> 2 Documentation – Accessible through the internet; Link: http://www.yiiframework.com/doc-2.0/guide-index.html</w:t>
      </w:r>
    </w:p>
    <w:p w14:paraId="41FBD424" w14:textId="77777777" w:rsidR="00A64D7C" w:rsidRPr="00224899" w:rsidRDefault="00A64D7C" w:rsidP="00A64D7C">
      <w:pPr>
        <w:spacing w:line="360" w:lineRule="auto"/>
        <w:ind w:right="177"/>
        <w:rPr>
          <w:rFonts w:ascii="Arial" w:eastAsia="Arial" w:hAnsi="Arial" w:cs="Arial"/>
          <w:spacing w:val="1"/>
          <w:sz w:val="24"/>
          <w:szCs w:val="24"/>
        </w:rPr>
      </w:pPr>
    </w:p>
    <w:p w14:paraId="4C35D2E2" w14:textId="47E7F667" w:rsidR="000F6B8E" w:rsidRDefault="00A64D7C" w:rsidP="00A64D7C">
      <w:pPr>
        <w:spacing w:line="360" w:lineRule="auto"/>
        <w:ind w:right="177"/>
        <w:rPr>
          <w:rFonts w:ascii="Arial" w:eastAsia="Arial" w:hAnsi="Arial" w:cs="Arial"/>
          <w:spacing w:val="1"/>
          <w:sz w:val="24"/>
          <w:szCs w:val="24"/>
        </w:rPr>
      </w:pPr>
      <w:r w:rsidRPr="00224899">
        <w:rPr>
          <w:rFonts w:ascii="Arial" w:eastAsia="Arial" w:hAnsi="Arial" w:cs="Arial"/>
          <w:spacing w:val="1"/>
          <w:sz w:val="24"/>
          <w:szCs w:val="24"/>
        </w:rPr>
        <w:t>Main Paper Documentation - Accessible through the internet; Link: http://projects2.apc.edu.ph/wiki/index.php/Project_-_Barcode_Info_-_113</w:t>
      </w:r>
    </w:p>
    <w:p w14:paraId="34EEE89C" w14:textId="77777777" w:rsidR="000F6B8E" w:rsidRDefault="000F6B8E" w:rsidP="00A64D7C">
      <w:pPr>
        <w:spacing w:line="360" w:lineRule="auto"/>
        <w:ind w:right="177"/>
        <w:rPr>
          <w:rFonts w:ascii="Arial" w:eastAsia="Arial" w:hAnsi="Arial" w:cs="Arial"/>
          <w:spacing w:val="1"/>
          <w:sz w:val="24"/>
          <w:szCs w:val="24"/>
        </w:rPr>
      </w:pPr>
    </w:p>
    <w:p w14:paraId="4C5E8A14" w14:textId="77777777" w:rsidR="000F6B8E" w:rsidRDefault="000F6B8E" w:rsidP="00A64D7C">
      <w:pPr>
        <w:spacing w:line="360" w:lineRule="auto"/>
        <w:ind w:right="177"/>
        <w:rPr>
          <w:rFonts w:ascii="Arial" w:eastAsia="Arial" w:hAnsi="Arial" w:cs="Arial"/>
          <w:spacing w:val="1"/>
          <w:sz w:val="24"/>
          <w:szCs w:val="24"/>
        </w:rPr>
      </w:pPr>
    </w:p>
    <w:p w14:paraId="61E40033" w14:textId="77777777" w:rsidR="000F6B8E" w:rsidRPr="000F6B8E" w:rsidRDefault="000F6B8E" w:rsidP="00A64D7C">
      <w:pPr>
        <w:spacing w:line="360" w:lineRule="auto"/>
        <w:ind w:right="177"/>
        <w:rPr>
          <w:rFonts w:ascii="Arial" w:eastAsia="Arial" w:hAnsi="Arial" w:cs="Arial"/>
          <w:spacing w:val="1"/>
          <w:sz w:val="24"/>
          <w:szCs w:val="24"/>
        </w:rPr>
        <w:sectPr w:rsidR="000F6B8E" w:rsidRPr="000F6B8E" w:rsidSect="00C22AB5">
          <w:headerReference w:type="default" r:id="rId40"/>
          <w:pgSz w:w="12240" w:h="15840"/>
          <w:pgMar w:top="940" w:right="1200" w:bottom="280" w:left="1180" w:header="751" w:footer="454" w:gutter="0"/>
          <w:pgNumType w:start="68"/>
          <w:cols w:space="720"/>
          <w:formProt w:val="0"/>
          <w:docGrid w:linePitch="299" w:charSpace="2047"/>
        </w:sectPr>
      </w:pPr>
    </w:p>
    <w:p w14:paraId="601D448F" w14:textId="77777777" w:rsidR="000F6B8E" w:rsidRDefault="000F6B8E" w:rsidP="000F6B8E">
      <w:pPr>
        <w:spacing w:before="13" w:line="360" w:lineRule="auto"/>
        <w:rPr>
          <w:rFonts w:ascii="Arial" w:hAnsi="Arial" w:cs="Arial"/>
          <w:b/>
          <w:sz w:val="36"/>
          <w:szCs w:val="36"/>
        </w:rPr>
      </w:pPr>
    </w:p>
    <w:p w14:paraId="5D4DF27D" w14:textId="5DDC17EC" w:rsidR="00A64D7C" w:rsidRPr="000F6B8E" w:rsidRDefault="00A64D7C" w:rsidP="000F6B8E">
      <w:pPr>
        <w:spacing w:before="13" w:line="360" w:lineRule="auto"/>
        <w:rPr>
          <w:rFonts w:ascii="Arial" w:hAnsi="Arial" w:cs="Arial"/>
          <w:sz w:val="36"/>
          <w:szCs w:val="36"/>
        </w:rPr>
      </w:pPr>
      <w:r w:rsidRPr="00224899">
        <w:rPr>
          <w:rFonts w:ascii="Arial" w:hAnsi="Arial" w:cs="Arial"/>
          <w:b/>
          <w:sz w:val="36"/>
          <w:szCs w:val="36"/>
        </w:rPr>
        <w:t>2.</w:t>
      </w:r>
      <w:r w:rsidRPr="00224899">
        <w:rPr>
          <w:rFonts w:ascii="Arial" w:hAnsi="Arial" w:cs="Arial"/>
          <w:b/>
          <w:spacing w:val="55"/>
          <w:sz w:val="36"/>
          <w:szCs w:val="36"/>
        </w:rPr>
        <w:t xml:space="preserve"> </w:t>
      </w:r>
      <w:r w:rsidRPr="00224899">
        <w:rPr>
          <w:rFonts w:ascii="Arial" w:hAnsi="Arial" w:cs="Arial"/>
          <w:b/>
          <w:spacing w:val="1"/>
          <w:sz w:val="36"/>
          <w:szCs w:val="36"/>
        </w:rPr>
        <w:t>O</w:t>
      </w:r>
      <w:r w:rsidRPr="00224899">
        <w:rPr>
          <w:rFonts w:ascii="Arial" w:hAnsi="Arial" w:cs="Arial"/>
          <w:b/>
          <w:sz w:val="36"/>
          <w:szCs w:val="36"/>
        </w:rPr>
        <w:t>v</w:t>
      </w:r>
      <w:r w:rsidRPr="00224899">
        <w:rPr>
          <w:rFonts w:ascii="Arial" w:hAnsi="Arial" w:cs="Arial"/>
          <w:b/>
          <w:spacing w:val="1"/>
          <w:sz w:val="36"/>
          <w:szCs w:val="36"/>
        </w:rPr>
        <w:t>er</w:t>
      </w:r>
      <w:r w:rsidRPr="00224899">
        <w:rPr>
          <w:rFonts w:ascii="Arial" w:hAnsi="Arial" w:cs="Arial"/>
          <w:b/>
          <w:sz w:val="36"/>
          <w:szCs w:val="36"/>
        </w:rPr>
        <w:t>a</w:t>
      </w:r>
      <w:r w:rsidRPr="00224899">
        <w:rPr>
          <w:rFonts w:ascii="Arial" w:hAnsi="Arial" w:cs="Arial"/>
          <w:b/>
          <w:spacing w:val="1"/>
          <w:sz w:val="36"/>
          <w:szCs w:val="36"/>
        </w:rPr>
        <w:t>l</w:t>
      </w:r>
      <w:r w:rsidRPr="00224899">
        <w:rPr>
          <w:rFonts w:ascii="Arial" w:hAnsi="Arial" w:cs="Arial"/>
          <w:b/>
          <w:sz w:val="36"/>
          <w:szCs w:val="36"/>
        </w:rPr>
        <w:t>l</w:t>
      </w:r>
      <w:r w:rsidRPr="00224899">
        <w:rPr>
          <w:rFonts w:ascii="Arial" w:hAnsi="Arial" w:cs="Arial"/>
          <w:b/>
          <w:spacing w:val="2"/>
          <w:sz w:val="36"/>
          <w:szCs w:val="36"/>
        </w:rPr>
        <w:t xml:space="preserve"> </w:t>
      </w:r>
      <w:r w:rsidRPr="00224899">
        <w:rPr>
          <w:rFonts w:ascii="Arial" w:hAnsi="Arial" w:cs="Arial"/>
          <w:b/>
          <w:spacing w:val="-1"/>
          <w:sz w:val="36"/>
          <w:szCs w:val="36"/>
        </w:rPr>
        <w:t>D</w:t>
      </w:r>
      <w:r w:rsidRPr="00224899">
        <w:rPr>
          <w:rFonts w:ascii="Arial" w:hAnsi="Arial" w:cs="Arial"/>
          <w:b/>
          <w:spacing w:val="1"/>
          <w:sz w:val="36"/>
          <w:szCs w:val="36"/>
        </w:rPr>
        <w:t>e</w:t>
      </w:r>
      <w:r w:rsidRPr="00224899">
        <w:rPr>
          <w:rFonts w:ascii="Arial" w:hAnsi="Arial" w:cs="Arial"/>
          <w:b/>
          <w:spacing w:val="-1"/>
          <w:sz w:val="36"/>
          <w:szCs w:val="36"/>
        </w:rPr>
        <w:t>s</w:t>
      </w:r>
      <w:r w:rsidRPr="00224899">
        <w:rPr>
          <w:rFonts w:ascii="Arial" w:hAnsi="Arial" w:cs="Arial"/>
          <w:b/>
          <w:spacing w:val="1"/>
          <w:sz w:val="36"/>
          <w:szCs w:val="36"/>
        </w:rPr>
        <w:t>cri</w:t>
      </w:r>
      <w:r w:rsidRPr="00224899">
        <w:rPr>
          <w:rFonts w:ascii="Arial" w:hAnsi="Arial" w:cs="Arial"/>
          <w:b/>
          <w:spacing w:val="-1"/>
          <w:sz w:val="36"/>
          <w:szCs w:val="36"/>
        </w:rPr>
        <w:t>p</w:t>
      </w:r>
      <w:r w:rsidRPr="00224899">
        <w:rPr>
          <w:rFonts w:ascii="Arial" w:hAnsi="Arial" w:cs="Arial"/>
          <w:b/>
          <w:sz w:val="36"/>
          <w:szCs w:val="36"/>
        </w:rPr>
        <w:t>t</w:t>
      </w:r>
      <w:r w:rsidRPr="00224899">
        <w:rPr>
          <w:rFonts w:ascii="Arial" w:hAnsi="Arial" w:cs="Arial"/>
          <w:b/>
          <w:spacing w:val="1"/>
          <w:sz w:val="36"/>
          <w:szCs w:val="36"/>
        </w:rPr>
        <w:t>i</w:t>
      </w:r>
      <w:r w:rsidRPr="00224899">
        <w:rPr>
          <w:rFonts w:ascii="Arial" w:hAnsi="Arial" w:cs="Arial"/>
          <w:b/>
          <w:sz w:val="36"/>
          <w:szCs w:val="36"/>
        </w:rPr>
        <w:t>on</w:t>
      </w:r>
    </w:p>
    <w:p w14:paraId="125C9DF9" w14:textId="77777777" w:rsidR="00A64D7C" w:rsidRPr="00224899" w:rsidRDefault="00A64D7C" w:rsidP="00A64D7C">
      <w:pPr>
        <w:spacing w:line="360" w:lineRule="auto"/>
        <w:ind w:left="116"/>
        <w:rPr>
          <w:rFonts w:ascii="Arial" w:hAnsi="Arial" w:cs="Arial"/>
          <w:sz w:val="28"/>
          <w:szCs w:val="28"/>
        </w:rPr>
      </w:pPr>
      <w:r w:rsidRPr="00224899">
        <w:rPr>
          <w:rFonts w:ascii="Arial" w:hAnsi="Arial" w:cs="Arial"/>
          <w:b/>
          <w:spacing w:val="1"/>
          <w:sz w:val="28"/>
          <w:szCs w:val="28"/>
        </w:rPr>
        <w:t>2</w:t>
      </w:r>
      <w:r w:rsidRPr="00224899">
        <w:rPr>
          <w:rFonts w:ascii="Arial" w:hAnsi="Arial" w:cs="Arial"/>
          <w:b/>
          <w:spacing w:val="-1"/>
          <w:sz w:val="28"/>
          <w:szCs w:val="28"/>
        </w:rPr>
        <w:t>.</w:t>
      </w:r>
      <w:r w:rsidRPr="00224899">
        <w:rPr>
          <w:rFonts w:ascii="Arial" w:hAnsi="Arial" w:cs="Arial"/>
          <w:b/>
          <w:sz w:val="28"/>
          <w:szCs w:val="28"/>
        </w:rPr>
        <w:t xml:space="preserve">1 </w:t>
      </w:r>
      <w:r w:rsidRPr="00224899">
        <w:rPr>
          <w:rFonts w:ascii="Arial" w:hAnsi="Arial" w:cs="Arial"/>
          <w:b/>
          <w:spacing w:val="-1"/>
          <w:sz w:val="28"/>
          <w:szCs w:val="28"/>
        </w:rPr>
        <w:t>P</w:t>
      </w:r>
      <w:r w:rsidRPr="00224899">
        <w:rPr>
          <w:rFonts w:ascii="Arial" w:hAnsi="Arial" w:cs="Arial"/>
          <w:b/>
          <w:sz w:val="28"/>
          <w:szCs w:val="28"/>
        </w:rPr>
        <w:t>r</w:t>
      </w:r>
      <w:r w:rsidRPr="00224899">
        <w:rPr>
          <w:rFonts w:ascii="Arial" w:hAnsi="Arial" w:cs="Arial"/>
          <w:b/>
          <w:spacing w:val="1"/>
          <w:sz w:val="28"/>
          <w:szCs w:val="28"/>
        </w:rPr>
        <w:t>o</w:t>
      </w:r>
      <w:r w:rsidRPr="00224899">
        <w:rPr>
          <w:rFonts w:ascii="Arial" w:hAnsi="Arial" w:cs="Arial"/>
          <w:b/>
          <w:sz w:val="28"/>
          <w:szCs w:val="28"/>
        </w:rPr>
        <w:t xml:space="preserve">duct </w:t>
      </w:r>
      <w:r w:rsidRPr="00224899">
        <w:rPr>
          <w:rFonts w:ascii="Arial" w:hAnsi="Arial" w:cs="Arial"/>
          <w:b/>
          <w:spacing w:val="-1"/>
          <w:sz w:val="28"/>
          <w:szCs w:val="28"/>
        </w:rPr>
        <w:t>P</w:t>
      </w:r>
      <w:r w:rsidRPr="00224899">
        <w:rPr>
          <w:rFonts w:ascii="Arial" w:hAnsi="Arial" w:cs="Arial"/>
          <w:b/>
          <w:sz w:val="28"/>
          <w:szCs w:val="28"/>
        </w:rPr>
        <w:t>er</w:t>
      </w:r>
      <w:r w:rsidRPr="00224899">
        <w:rPr>
          <w:rFonts w:ascii="Arial" w:hAnsi="Arial" w:cs="Arial"/>
          <w:b/>
          <w:spacing w:val="1"/>
          <w:sz w:val="28"/>
          <w:szCs w:val="28"/>
        </w:rPr>
        <w:t>s</w:t>
      </w:r>
      <w:r w:rsidRPr="00224899">
        <w:rPr>
          <w:rFonts w:ascii="Arial" w:hAnsi="Arial" w:cs="Arial"/>
          <w:b/>
          <w:sz w:val="28"/>
          <w:szCs w:val="28"/>
        </w:rPr>
        <w:t>pect</w:t>
      </w:r>
      <w:r w:rsidRPr="00224899">
        <w:rPr>
          <w:rFonts w:ascii="Arial" w:hAnsi="Arial" w:cs="Arial"/>
          <w:b/>
          <w:spacing w:val="1"/>
          <w:sz w:val="28"/>
          <w:szCs w:val="28"/>
        </w:rPr>
        <w:t>iv</w:t>
      </w:r>
      <w:r w:rsidRPr="00224899">
        <w:rPr>
          <w:rFonts w:ascii="Arial" w:hAnsi="Arial" w:cs="Arial"/>
          <w:b/>
          <w:sz w:val="28"/>
          <w:szCs w:val="28"/>
        </w:rPr>
        <w:t>e</w:t>
      </w:r>
    </w:p>
    <w:p w14:paraId="062516E7" w14:textId="77777777" w:rsidR="00A64D7C" w:rsidRPr="00224899" w:rsidRDefault="00A64D7C" w:rsidP="00A64D7C">
      <w:pPr>
        <w:spacing w:before="3" w:line="360" w:lineRule="auto"/>
        <w:rPr>
          <w:rFonts w:ascii="Arial" w:hAnsi="Arial" w:cs="Arial"/>
          <w:sz w:val="24"/>
          <w:szCs w:val="24"/>
        </w:rPr>
      </w:pPr>
      <w:r w:rsidRPr="00224899">
        <w:rPr>
          <w:rFonts w:ascii="Arial" w:hAnsi="Arial" w:cs="Arial"/>
          <w:sz w:val="24"/>
          <w:szCs w:val="24"/>
        </w:rPr>
        <w:tab/>
      </w:r>
    </w:p>
    <w:p w14:paraId="57EC4D4B" w14:textId="77777777" w:rsidR="00A64D7C" w:rsidRPr="00224899" w:rsidRDefault="00A64D7C" w:rsidP="000F6B8E">
      <w:pPr>
        <w:spacing w:line="360" w:lineRule="auto"/>
        <w:ind w:left="116" w:right="241" w:firstLine="604"/>
        <w:rPr>
          <w:rFonts w:ascii="Arial" w:eastAsia="Arial" w:hAnsi="Arial" w:cs="Arial"/>
          <w:sz w:val="24"/>
          <w:szCs w:val="24"/>
        </w:rPr>
      </w:pPr>
      <w:r w:rsidRPr="00224899">
        <w:rPr>
          <w:rFonts w:ascii="Arial" w:eastAsia="Arial" w:hAnsi="Arial" w:cs="Arial"/>
          <w:sz w:val="24"/>
          <w:szCs w:val="24"/>
        </w:rPr>
        <w:t xml:space="preserve">The origin of the web application came from the suggestion of the client to replace the existing system that is being used today. The current system, an excel file holding all the data, is already obsolete in terms of availability and consistency. The web application, which would replace the existing system, contains specific functionalities that the current system cannot provide. </w:t>
      </w:r>
    </w:p>
    <w:p w14:paraId="1F5E2AFD" w14:textId="77777777" w:rsidR="00A64D7C" w:rsidRPr="00224899" w:rsidRDefault="00A64D7C" w:rsidP="00A64D7C">
      <w:pPr>
        <w:spacing w:line="360" w:lineRule="auto"/>
        <w:ind w:left="116" w:right="241"/>
        <w:rPr>
          <w:rFonts w:ascii="Arial" w:eastAsia="Arial" w:hAnsi="Arial" w:cs="Arial"/>
          <w:sz w:val="24"/>
          <w:szCs w:val="24"/>
        </w:rPr>
      </w:pPr>
    </w:p>
    <w:p w14:paraId="7AA3DF3C" w14:textId="77777777" w:rsidR="00A64D7C" w:rsidRPr="00224899" w:rsidRDefault="00A64D7C" w:rsidP="00A64D7C">
      <w:pPr>
        <w:spacing w:line="360" w:lineRule="auto"/>
        <w:ind w:left="116"/>
        <w:rPr>
          <w:rFonts w:ascii="Arial" w:hAnsi="Arial" w:cs="Arial"/>
          <w:sz w:val="28"/>
          <w:szCs w:val="28"/>
        </w:rPr>
      </w:pPr>
      <w:r w:rsidRPr="00224899">
        <w:rPr>
          <w:rFonts w:ascii="Arial" w:hAnsi="Arial" w:cs="Arial"/>
          <w:b/>
          <w:spacing w:val="1"/>
          <w:sz w:val="28"/>
          <w:szCs w:val="28"/>
        </w:rPr>
        <w:t>2</w:t>
      </w:r>
      <w:r w:rsidRPr="00224899">
        <w:rPr>
          <w:rFonts w:ascii="Arial" w:hAnsi="Arial" w:cs="Arial"/>
          <w:b/>
          <w:spacing w:val="-1"/>
          <w:sz w:val="28"/>
          <w:szCs w:val="28"/>
        </w:rPr>
        <w:t>.</w:t>
      </w:r>
      <w:r w:rsidRPr="00224899">
        <w:rPr>
          <w:rFonts w:ascii="Arial" w:hAnsi="Arial" w:cs="Arial"/>
          <w:b/>
          <w:sz w:val="28"/>
          <w:szCs w:val="28"/>
        </w:rPr>
        <w:t xml:space="preserve">2 </w:t>
      </w:r>
      <w:r w:rsidRPr="00224899">
        <w:rPr>
          <w:rFonts w:ascii="Arial" w:hAnsi="Arial" w:cs="Arial"/>
          <w:b/>
          <w:spacing w:val="-1"/>
          <w:sz w:val="28"/>
          <w:szCs w:val="28"/>
        </w:rPr>
        <w:t>P</w:t>
      </w:r>
      <w:r w:rsidRPr="00224899">
        <w:rPr>
          <w:rFonts w:ascii="Arial" w:hAnsi="Arial" w:cs="Arial"/>
          <w:b/>
          <w:sz w:val="28"/>
          <w:szCs w:val="28"/>
        </w:rPr>
        <w:t>r</w:t>
      </w:r>
      <w:r w:rsidRPr="00224899">
        <w:rPr>
          <w:rFonts w:ascii="Arial" w:hAnsi="Arial" w:cs="Arial"/>
          <w:b/>
          <w:spacing w:val="1"/>
          <w:sz w:val="28"/>
          <w:szCs w:val="28"/>
        </w:rPr>
        <w:t>o</w:t>
      </w:r>
      <w:r w:rsidRPr="00224899">
        <w:rPr>
          <w:rFonts w:ascii="Arial" w:hAnsi="Arial" w:cs="Arial"/>
          <w:b/>
          <w:sz w:val="28"/>
          <w:szCs w:val="28"/>
        </w:rPr>
        <w:t xml:space="preserve">duct </w:t>
      </w:r>
      <w:r w:rsidRPr="00224899">
        <w:rPr>
          <w:rFonts w:ascii="Arial" w:hAnsi="Arial" w:cs="Arial"/>
          <w:b/>
          <w:spacing w:val="-1"/>
          <w:sz w:val="28"/>
          <w:szCs w:val="28"/>
        </w:rPr>
        <w:t>F</w:t>
      </w:r>
      <w:r w:rsidRPr="00224899">
        <w:rPr>
          <w:rFonts w:ascii="Arial" w:hAnsi="Arial" w:cs="Arial"/>
          <w:b/>
          <w:sz w:val="28"/>
          <w:szCs w:val="28"/>
        </w:rPr>
        <w:t>unct</w:t>
      </w:r>
      <w:r w:rsidRPr="00224899">
        <w:rPr>
          <w:rFonts w:ascii="Arial" w:hAnsi="Arial" w:cs="Arial"/>
          <w:b/>
          <w:spacing w:val="1"/>
          <w:sz w:val="28"/>
          <w:szCs w:val="28"/>
        </w:rPr>
        <w:t>io</w:t>
      </w:r>
      <w:r w:rsidRPr="00224899">
        <w:rPr>
          <w:rFonts w:ascii="Arial" w:hAnsi="Arial" w:cs="Arial"/>
          <w:b/>
          <w:sz w:val="28"/>
          <w:szCs w:val="28"/>
        </w:rPr>
        <w:t>ns</w:t>
      </w:r>
    </w:p>
    <w:p w14:paraId="59BB34D2" w14:textId="77777777" w:rsidR="00A64D7C" w:rsidRPr="00224899" w:rsidRDefault="00A64D7C" w:rsidP="000F6B8E">
      <w:pPr>
        <w:spacing w:line="360" w:lineRule="auto"/>
        <w:ind w:right="73" w:firstLine="476"/>
        <w:rPr>
          <w:rFonts w:ascii="Arial" w:eastAsia="Arial" w:hAnsi="Arial" w:cs="Arial"/>
          <w:sz w:val="24"/>
          <w:szCs w:val="24"/>
        </w:rPr>
      </w:pPr>
      <w:r w:rsidRPr="00224899">
        <w:rPr>
          <w:rFonts w:ascii="Arial" w:eastAsia="Arial" w:hAnsi="Arial" w:cs="Arial"/>
          <w:sz w:val="24"/>
          <w:szCs w:val="24"/>
        </w:rPr>
        <w:t>The functionalities of the web application are the following:</w:t>
      </w:r>
    </w:p>
    <w:p w14:paraId="7DE65033" w14:textId="77777777" w:rsidR="00A64D7C" w:rsidRPr="00224899" w:rsidRDefault="00A64D7C" w:rsidP="00A64D7C">
      <w:pPr>
        <w:pStyle w:val="ListParagraph"/>
        <w:numPr>
          <w:ilvl w:val="0"/>
          <w:numId w:val="32"/>
        </w:numPr>
        <w:spacing w:after="0" w:line="360" w:lineRule="auto"/>
        <w:ind w:right="73"/>
        <w:rPr>
          <w:rFonts w:ascii="Arial" w:eastAsia="Arial" w:hAnsi="Arial" w:cs="Arial"/>
          <w:sz w:val="24"/>
          <w:szCs w:val="24"/>
        </w:rPr>
      </w:pPr>
      <w:r w:rsidRPr="00224899">
        <w:rPr>
          <w:rFonts w:ascii="Arial" w:eastAsia="Arial" w:hAnsi="Arial" w:cs="Arial"/>
          <w:sz w:val="24"/>
          <w:szCs w:val="24"/>
        </w:rPr>
        <w:t>Service Report, Weather Station, Event Create, Read, Update, Delete (CRUD)</w:t>
      </w:r>
    </w:p>
    <w:p w14:paraId="079FB4A9" w14:textId="77777777" w:rsidR="00A64D7C" w:rsidRPr="00224899" w:rsidRDefault="00A64D7C" w:rsidP="00A64D7C">
      <w:pPr>
        <w:pStyle w:val="ListParagraph"/>
        <w:numPr>
          <w:ilvl w:val="0"/>
          <w:numId w:val="32"/>
        </w:numPr>
        <w:spacing w:after="0" w:line="360" w:lineRule="auto"/>
        <w:ind w:right="73"/>
        <w:rPr>
          <w:rFonts w:ascii="Arial" w:eastAsia="Arial" w:hAnsi="Arial" w:cs="Arial"/>
          <w:sz w:val="24"/>
          <w:szCs w:val="24"/>
        </w:rPr>
      </w:pPr>
      <w:r w:rsidRPr="00224899">
        <w:rPr>
          <w:rFonts w:ascii="Arial" w:eastAsia="Arial" w:hAnsi="Arial" w:cs="Arial"/>
          <w:sz w:val="24"/>
          <w:szCs w:val="24"/>
        </w:rPr>
        <w:t>Event calendar and schedule</w:t>
      </w:r>
    </w:p>
    <w:p w14:paraId="14E25BE3" w14:textId="77777777" w:rsidR="00A64D7C" w:rsidRPr="00224899" w:rsidRDefault="00A64D7C" w:rsidP="00A64D7C">
      <w:pPr>
        <w:pStyle w:val="ListParagraph"/>
        <w:numPr>
          <w:ilvl w:val="0"/>
          <w:numId w:val="32"/>
        </w:numPr>
        <w:spacing w:after="0" w:line="360" w:lineRule="auto"/>
        <w:ind w:right="73"/>
        <w:rPr>
          <w:rFonts w:ascii="Arial" w:eastAsia="Arial" w:hAnsi="Arial" w:cs="Arial"/>
          <w:sz w:val="24"/>
          <w:szCs w:val="24"/>
        </w:rPr>
      </w:pPr>
      <w:r w:rsidRPr="00224899">
        <w:rPr>
          <w:rFonts w:ascii="Arial" w:eastAsia="Arial" w:hAnsi="Arial" w:cs="Arial"/>
          <w:sz w:val="24"/>
          <w:szCs w:val="24"/>
        </w:rPr>
        <w:t>Barcode implementation</w:t>
      </w:r>
    </w:p>
    <w:p w14:paraId="4AEBD88C" w14:textId="77777777" w:rsidR="00A64D7C" w:rsidRPr="00224899" w:rsidRDefault="00A64D7C" w:rsidP="00A64D7C">
      <w:pPr>
        <w:pStyle w:val="ListParagraph"/>
        <w:numPr>
          <w:ilvl w:val="0"/>
          <w:numId w:val="32"/>
        </w:numPr>
        <w:spacing w:after="0" w:line="360" w:lineRule="auto"/>
        <w:ind w:right="73"/>
        <w:rPr>
          <w:rFonts w:ascii="Arial" w:eastAsia="Arial" w:hAnsi="Arial" w:cs="Arial"/>
          <w:sz w:val="24"/>
          <w:szCs w:val="24"/>
        </w:rPr>
      </w:pPr>
      <w:r w:rsidRPr="00224899">
        <w:rPr>
          <w:rFonts w:ascii="Arial" w:eastAsia="Arial" w:hAnsi="Arial" w:cs="Arial"/>
          <w:sz w:val="24"/>
          <w:szCs w:val="24"/>
        </w:rPr>
        <w:t>User level management</w:t>
      </w:r>
    </w:p>
    <w:p w14:paraId="54DF5ED5" w14:textId="77777777" w:rsidR="00A64D7C" w:rsidRPr="00224899" w:rsidRDefault="00A64D7C" w:rsidP="00A64D7C">
      <w:pPr>
        <w:spacing w:before="8" w:line="360" w:lineRule="auto"/>
        <w:rPr>
          <w:rFonts w:ascii="Arial" w:hAnsi="Arial" w:cs="Arial"/>
          <w:sz w:val="28"/>
          <w:szCs w:val="28"/>
        </w:rPr>
      </w:pPr>
    </w:p>
    <w:p w14:paraId="4BE505F5" w14:textId="5F8EA587" w:rsidR="00A64D7C" w:rsidRPr="000F6B8E" w:rsidRDefault="00A64D7C" w:rsidP="000F6B8E">
      <w:pPr>
        <w:spacing w:line="360" w:lineRule="auto"/>
        <w:ind w:left="116"/>
        <w:rPr>
          <w:rFonts w:ascii="Arial" w:hAnsi="Arial" w:cs="Arial"/>
          <w:sz w:val="28"/>
          <w:szCs w:val="28"/>
        </w:rPr>
      </w:pPr>
      <w:r w:rsidRPr="00224899">
        <w:rPr>
          <w:rFonts w:ascii="Arial" w:hAnsi="Arial" w:cs="Arial"/>
          <w:b/>
          <w:spacing w:val="1"/>
          <w:sz w:val="28"/>
          <w:szCs w:val="28"/>
        </w:rPr>
        <w:t>2</w:t>
      </w:r>
      <w:r w:rsidRPr="00224899">
        <w:rPr>
          <w:rFonts w:ascii="Arial" w:hAnsi="Arial" w:cs="Arial"/>
          <w:b/>
          <w:spacing w:val="-1"/>
          <w:sz w:val="28"/>
          <w:szCs w:val="28"/>
        </w:rPr>
        <w:t>.</w:t>
      </w:r>
      <w:r w:rsidRPr="00224899">
        <w:rPr>
          <w:rFonts w:ascii="Arial" w:hAnsi="Arial" w:cs="Arial"/>
          <w:b/>
          <w:sz w:val="28"/>
          <w:szCs w:val="28"/>
        </w:rPr>
        <w:t>3</w:t>
      </w:r>
      <w:r w:rsidRPr="00224899">
        <w:rPr>
          <w:rFonts w:ascii="Arial" w:hAnsi="Arial" w:cs="Arial"/>
          <w:b/>
          <w:spacing w:val="5"/>
          <w:sz w:val="28"/>
          <w:szCs w:val="28"/>
        </w:rPr>
        <w:t xml:space="preserve"> </w:t>
      </w:r>
      <w:r w:rsidRPr="00224899">
        <w:rPr>
          <w:rFonts w:ascii="Arial" w:hAnsi="Arial" w:cs="Arial"/>
          <w:b/>
          <w:spacing w:val="-1"/>
          <w:sz w:val="28"/>
          <w:szCs w:val="28"/>
        </w:rPr>
        <w:t>U</w:t>
      </w:r>
      <w:r w:rsidRPr="00224899">
        <w:rPr>
          <w:rFonts w:ascii="Arial" w:hAnsi="Arial" w:cs="Arial"/>
          <w:b/>
          <w:spacing w:val="1"/>
          <w:sz w:val="28"/>
          <w:szCs w:val="28"/>
        </w:rPr>
        <w:t>s</w:t>
      </w:r>
      <w:r w:rsidRPr="00224899">
        <w:rPr>
          <w:rFonts w:ascii="Arial" w:hAnsi="Arial" w:cs="Arial"/>
          <w:b/>
          <w:sz w:val="28"/>
          <w:szCs w:val="28"/>
        </w:rPr>
        <w:t xml:space="preserve">er </w:t>
      </w:r>
      <w:r w:rsidRPr="00224899">
        <w:rPr>
          <w:rFonts w:ascii="Arial" w:hAnsi="Arial" w:cs="Arial"/>
          <w:b/>
          <w:spacing w:val="-1"/>
          <w:sz w:val="28"/>
          <w:szCs w:val="28"/>
        </w:rPr>
        <w:t>C</w:t>
      </w:r>
      <w:r w:rsidRPr="00224899">
        <w:rPr>
          <w:rFonts w:ascii="Arial" w:hAnsi="Arial" w:cs="Arial"/>
          <w:b/>
          <w:spacing w:val="1"/>
          <w:sz w:val="28"/>
          <w:szCs w:val="28"/>
        </w:rPr>
        <w:t>lass</w:t>
      </w:r>
      <w:r w:rsidRPr="00224899">
        <w:rPr>
          <w:rFonts w:ascii="Arial" w:hAnsi="Arial" w:cs="Arial"/>
          <w:b/>
          <w:sz w:val="28"/>
          <w:szCs w:val="28"/>
        </w:rPr>
        <w:t>es</w:t>
      </w:r>
      <w:r w:rsidRPr="00224899">
        <w:rPr>
          <w:rFonts w:ascii="Arial" w:hAnsi="Arial" w:cs="Arial"/>
          <w:b/>
          <w:spacing w:val="1"/>
          <w:sz w:val="28"/>
          <w:szCs w:val="28"/>
        </w:rPr>
        <w:t xml:space="preserve"> a</w:t>
      </w:r>
      <w:r w:rsidRPr="00224899">
        <w:rPr>
          <w:rFonts w:ascii="Arial" w:hAnsi="Arial" w:cs="Arial"/>
          <w:b/>
          <w:sz w:val="28"/>
          <w:szCs w:val="28"/>
        </w:rPr>
        <w:t xml:space="preserve">nd </w:t>
      </w:r>
      <w:r w:rsidRPr="00224899">
        <w:rPr>
          <w:rFonts w:ascii="Arial" w:hAnsi="Arial" w:cs="Arial"/>
          <w:b/>
          <w:spacing w:val="-1"/>
          <w:sz w:val="28"/>
          <w:szCs w:val="28"/>
        </w:rPr>
        <w:t>C</w:t>
      </w:r>
      <w:r w:rsidRPr="00224899">
        <w:rPr>
          <w:rFonts w:ascii="Arial" w:hAnsi="Arial" w:cs="Arial"/>
          <w:b/>
          <w:sz w:val="28"/>
          <w:szCs w:val="28"/>
        </w:rPr>
        <w:t>h</w:t>
      </w:r>
      <w:r w:rsidRPr="00224899">
        <w:rPr>
          <w:rFonts w:ascii="Arial" w:hAnsi="Arial" w:cs="Arial"/>
          <w:b/>
          <w:spacing w:val="1"/>
          <w:sz w:val="28"/>
          <w:szCs w:val="28"/>
        </w:rPr>
        <w:t>a</w:t>
      </w:r>
      <w:r w:rsidRPr="00224899">
        <w:rPr>
          <w:rFonts w:ascii="Arial" w:hAnsi="Arial" w:cs="Arial"/>
          <w:b/>
          <w:sz w:val="28"/>
          <w:szCs w:val="28"/>
        </w:rPr>
        <w:t>r</w:t>
      </w:r>
      <w:r w:rsidRPr="00224899">
        <w:rPr>
          <w:rFonts w:ascii="Arial" w:hAnsi="Arial" w:cs="Arial"/>
          <w:b/>
          <w:spacing w:val="1"/>
          <w:sz w:val="28"/>
          <w:szCs w:val="28"/>
        </w:rPr>
        <w:t>a</w:t>
      </w:r>
      <w:r w:rsidRPr="00224899">
        <w:rPr>
          <w:rFonts w:ascii="Arial" w:hAnsi="Arial" w:cs="Arial"/>
          <w:b/>
          <w:sz w:val="28"/>
          <w:szCs w:val="28"/>
        </w:rPr>
        <w:t>cter</w:t>
      </w:r>
      <w:r w:rsidRPr="00224899">
        <w:rPr>
          <w:rFonts w:ascii="Arial" w:hAnsi="Arial" w:cs="Arial"/>
          <w:b/>
          <w:spacing w:val="1"/>
          <w:sz w:val="28"/>
          <w:szCs w:val="28"/>
        </w:rPr>
        <w:t>is</w:t>
      </w:r>
      <w:r w:rsidRPr="00224899">
        <w:rPr>
          <w:rFonts w:ascii="Arial" w:hAnsi="Arial" w:cs="Arial"/>
          <w:b/>
          <w:sz w:val="28"/>
          <w:szCs w:val="28"/>
        </w:rPr>
        <w:t>t</w:t>
      </w:r>
      <w:r w:rsidRPr="00224899">
        <w:rPr>
          <w:rFonts w:ascii="Arial" w:hAnsi="Arial" w:cs="Arial"/>
          <w:b/>
          <w:spacing w:val="1"/>
          <w:sz w:val="28"/>
          <w:szCs w:val="28"/>
        </w:rPr>
        <w:t>i</w:t>
      </w:r>
      <w:r w:rsidRPr="00224899">
        <w:rPr>
          <w:rFonts w:ascii="Arial" w:hAnsi="Arial" w:cs="Arial"/>
          <w:b/>
          <w:sz w:val="28"/>
          <w:szCs w:val="28"/>
        </w:rPr>
        <w:t>cs</w:t>
      </w:r>
    </w:p>
    <w:p w14:paraId="2C22642B" w14:textId="77777777" w:rsidR="00A64D7C" w:rsidRPr="00224899" w:rsidRDefault="00A64D7C" w:rsidP="000F6B8E">
      <w:pPr>
        <w:spacing w:line="360" w:lineRule="auto"/>
        <w:ind w:left="116" w:right="198" w:firstLine="604"/>
        <w:rPr>
          <w:rFonts w:ascii="Arial" w:eastAsia="Arial" w:hAnsi="Arial" w:cs="Arial"/>
          <w:sz w:val="24"/>
          <w:szCs w:val="24"/>
        </w:rPr>
      </w:pPr>
      <w:r w:rsidRPr="00224899">
        <w:rPr>
          <w:rFonts w:ascii="Arial" w:eastAsia="Arial" w:hAnsi="Arial" w:cs="Arial"/>
          <w:sz w:val="24"/>
          <w:szCs w:val="24"/>
        </w:rPr>
        <w:t>There are two types of user level, Advance and Normal. These two types of user levels separate the privilege use of the CRUD operation on the data provided. The Advance user has full CRUD functionality on the Service Report and Weather Station entries while the Normal user cannot use the update and delete functionality. These user levels are granted by the admin and the admin only holds the power to change, create and delete a user’s level. A user without any type of user level would not be able to access any page unless that user is given a user level.</w:t>
      </w:r>
    </w:p>
    <w:p w14:paraId="3E698922" w14:textId="77777777" w:rsidR="00A64D7C" w:rsidRPr="00224899" w:rsidRDefault="00A64D7C" w:rsidP="00A64D7C">
      <w:pPr>
        <w:spacing w:line="360" w:lineRule="auto"/>
        <w:ind w:left="116" w:right="198"/>
        <w:rPr>
          <w:rFonts w:ascii="Arial" w:eastAsia="Arial" w:hAnsi="Arial" w:cs="Arial"/>
          <w:sz w:val="24"/>
          <w:szCs w:val="24"/>
        </w:rPr>
      </w:pPr>
    </w:p>
    <w:p w14:paraId="71BEAA13" w14:textId="77777777" w:rsidR="00A64D7C" w:rsidRPr="00224899" w:rsidRDefault="00A64D7C" w:rsidP="00A64D7C">
      <w:pPr>
        <w:spacing w:line="360" w:lineRule="auto"/>
        <w:ind w:left="116" w:right="198"/>
        <w:rPr>
          <w:rFonts w:ascii="Arial" w:eastAsia="Arial" w:hAnsi="Arial" w:cs="Arial"/>
          <w:sz w:val="24"/>
          <w:szCs w:val="24"/>
        </w:rPr>
      </w:pPr>
    </w:p>
    <w:p w14:paraId="3A8F9B1B" w14:textId="77777777" w:rsidR="00A64D7C" w:rsidRPr="00224899" w:rsidRDefault="00A64D7C" w:rsidP="00A64D7C">
      <w:pPr>
        <w:spacing w:line="360" w:lineRule="auto"/>
        <w:ind w:left="116" w:right="198"/>
        <w:rPr>
          <w:rFonts w:ascii="Arial" w:eastAsia="Arial" w:hAnsi="Arial" w:cs="Arial"/>
          <w:sz w:val="24"/>
          <w:szCs w:val="24"/>
        </w:rPr>
      </w:pPr>
    </w:p>
    <w:p w14:paraId="323E2C8E" w14:textId="77777777" w:rsidR="00A64D7C" w:rsidRPr="00224899" w:rsidRDefault="00A64D7C" w:rsidP="00A64D7C">
      <w:pPr>
        <w:spacing w:line="360" w:lineRule="auto"/>
        <w:ind w:left="116" w:right="198"/>
        <w:rPr>
          <w:rFonts w:ascii="Arial" w:eastAsia="Arial" w:hAnsi="Arial" w:cs="Arial"/>
        </w:rPr>
      </w:pPr>
    </w:p>
    <w:p w14:paraId="164023F2" w14:textId="77777777" w:rsidR="00A64D7C" w:rsidRPr="00224899" w:rsidRDefault="00A64D7C" w:rsidP="00A64D7C">
      <w:pPr>
        <w:spacing w:line="360" w:lineRule="auto"/>
        <w:ind w:left="116"/>
        <w:rPr>
          <w:rFonts w:ascii="Arial" w:hAnsi="Arial" w:cs="Arial"/>
          <w:sz w:val="28"/>
          <w:szCs w:val="28"/>
        </w:rPr>
      </w:pPr>
      <w:r w:rsidRPr="00224899">
        <w:rPr>
          <w:rFonts w:ascii="Arial" w:hAnsi="Arial" w:cs="Arial"/>
          <w:b/>
          <w:spacing w:val="1"/>
          <w:sz w:val="28"/>
          <w:szCs w:val="28"/>
        </w:rPr>
        <w:t>2</w:t>
      </w:r>
      <w:r w:rsidRPr="00224899">
        <w:rPr>
          <w:rFonts w:ascii="Arial" w:hAnsi="Arial" w:cs="Arial"/>
          <w:b/>
          <w:spacing w:val="-1"/>
          <w:sz w:val="28"/>
          <w:szCs w:val="28"/>
        </w:rPr>
        <w:t>.</w:t>
      </w:r>
      <w:r w:rsidRPr="00224899">
        <w:rPr>
          <w:rFonts w:ascii="Arial" w:hAnsi="Arial" w:cs="Arial"/>
          <w:b/>
          <w:sz w:val="28"/>
          <w:szCs w:val="28"/>
        </w:rPr>
        <w:t>4 Oper</w:t>
      </w:r>
      <w:r w:rsidRPr="00224899">
        <w:rPr>
          <w:rFonts w:ascii="Arial" w:hAnsi="Arial" w:cs="Arial"/>
          <w:b/>
          <w:spacing w:val="1"/>
          <w:sz w:val="28"/>
          <w:szCs w:val="28"/>
        </w:rPr>
        <w:t>a</w:t>
      </w:r>
      <w:r w:rsidRPr="00224899">
        <w:rPr>
          <w:rFonts w:ascii="Arial" w:hAnsi="Arial" w:cs="Arial"/>
          <w:b/>
          <w:sz w:val="28"/>
          <w:szCs w:val="28"/>
        </w:rPr>
        <w:t>t</w:t>
      </w:r>
      <w:r w:rsidRPr="00224899">
        <w:rPr>
          <w:rFonts w:ascii="Arial" w:hAnsi="Arial" w:cs="Arial"/>
          <w:b/>
          <w:spacing w:val="1"/>
          <w:sz w:val="28"/>
          <w:szCs w:val="28"/>
        </w:rPr>
        <w:t>i</w:t>
      </w:r>
      <w:r w:rsidRPr="00224899">
        <w:rPr>
          <w:rFonts w:ascii="Arial" w:hAnsi="Arial" w:cs="Arial"/>
          <w:b/>
          <w:sz w:val="28"/>
          <w:szCs w:val="28"/>
        </w:rPr>
        <w:t>ng</w:t>
      </w:r>
      <w:r w:rsidRPr="00224899">
        <w:rPr>
          <w:rFonts w:ascii="Arial" w:hAnsi="Arial" w:cs="Arial"/>
          <w:b/>
          <w:spacing w:val="1"/>
          <w:sz w:val="28"/>
          <w:szCs w:val="28"/>
        </w:rPr>
        <w:t xml:space="preserve"> </w:t>
      </w:r>
      <w:r w:rsidRPr="00224899">
        <w:rPr>
          <w:rFonts w:ascii="Arial" w:hAnsi="Arial" w:cs="Arial"/>
          <w:b/>
          <w:sz w:val="28"/>
          <w:szCs w:val="28"/>
        </w:rPr>
        <w:t>En</w:t>
      </w:r>
      <w:r w:rsidRPr="00224899">
        <w:rPr>
          <w:rFonts w:ascii="Arial" w:hAnsi="Arial" w:cs="Arial"/>
          <w:b/>
          <w:spacing w:val="1"/>
          <w:sz w:val="28"/>
          <w:szCs w:val="28"/>
        </w:rPr>
        <w:t>vi</w:t>
      </w:r>
      <w:r w:rsidRPr="00224899">
        <w:rPr>
          <w:rFonts w:ascii="Arial" w:hAnsi="Arial" w:cs="Arial"/>
          <w:b/>
          <w:sz w:val="28"/>
          <w:szCs w:val="28"/>
        </w:rPr>
        <w:t>r</w:t>
      </w:r>
      <w:r w:rsidRPr="00224899">
        <w:rPr>
          <w:rFonts w:ascii="Arial" w:hAnsi="Arial" w:cs="Arial"/>
          <w:b/>
          <w:spacing w:val="1"/>
          <w:sz w:val="28"/>
          <w:szCs w:val="28"/>
        </w:rPr>
        <w:t>o</w:t>
      </w:r>
      <w:r w:rsidRPr="00224899">
        <w:rPr>
          <w:rFonts w:ascii="Arial" w:hAnsi="Arial" w:cs="Arial"/>
          <w:b/>
          <w:sz w:val="28"/>
          <w:szCs w:val="28"/>
        </w:rPr>
        <w:t>n</w:t>
      </w:r>
      <w:r w:rsidRPr="00224899">
        <w:rPr>
          <w:rFonts w:ascii="Arial" w:hAnsi="Arial" w:cs="Arial"/>
          <w:b/>
          <w:spacing w:val="-3"/>
          <w:sz w:val="28"/>
          <w:szCs w:val="28"/>
        </w:rPr>
        <w:t>m</w:t>
      </w:r>
      <w:r w:rsidRPr="00224899">
        <w:rPr>
          <w:rFonts w:ascii="Arial" w:hAnsi="Arial" w:cs="Arial"/>
          <w:b/>
          <w:sz w:val="28"/>
          <w:szCs w:val="28"/>
        </w:rPr>
        <w:t>ent</w:t>
      </w:r>
    </w:p>
    <w:p w14:paraId="35AFC505" w14:textId="77777777" w:rsidR="00A64D7C" w:rsidRPr="00224899" w:rsidRDefault="00A64D7C" w:rsidP="00A64D7C">
      <w:pPr>
        <w:spacing w:before="3" w:line="360" w:lineRule="auto"/>
        <w:rPr>
          <w:rFonts w:ascii="Arial" w:hAnsi="Arial" w:cs="Arial"/>
          <w:sz w:val="28"/>
          <w:szCs w:val="28"/>
        </w:rPr>
      </w:pPr>
    </w:p>
    <w:p w14:paraId="33261CF2" w14:textId="77777777" w:rsidR="00A64D7C" w:rsidRPr="00224899" w:rsidRDefault="00A64D7C" w:rsidP="000F6B8E">
      <w:pPr>
        <w:spacing w:line="360" w:lineRule="auto"/>
        <w:ind w:left="116" w:right="335" w:firstLine="604"/>
        <w:rPr>
          <w:rFonts w:ascii="Arial" w:eastAsia="Arial" w:hAnsi="Arial" w:cs="Arial"/>
          <w:sz w:val="24"/>
          <w:szCs w:val="24"/>
        </w:rPr>
      </w:pPr>
      <w:r w:rsidRPr="00224899">
        <w:rPr>
          <w:rFonts w:ascii="Arial" w:eastAsia="Arial" w:hAnsi="Arial" w:cs="Arial"/>
          <w:sz w:val="24"/>
          <w:szCs w:val="24"/>
        </w:rPr>
        <w:t xml:space="preserve">The web application is currently being hosted by XAMPP Apache’s server and the database being used is a MySQL database. If the construction of the functionalities reach 80% (currently 60%), the web application would be integrated to </w:t>
      </w:r>
      <w:proofErr w:type="spellStart"/>
      <w:r w:rsidRPr="00224899">
        <w:rPr>
          <w:rFonts w:ascii="Arial" w:eastAsia="Arial" w:hAnsi="Arial" w:cs="Arial"/>
          <w:sz w:val="24"/>
          <w:szCs w:val="24"/>
        </w:rPr>
        <w:t>Bluemix</w:t>
      </w:r>
      <w:proofErr w:type="spellEnd"/>
      <w:r w:rsidRPr="00224899">
        <w:rPr>
          <w:rFonts w:ascii="Arial" w:eastAsia="Arial" w:hAnsi="Arial" w:cs="Arial"/>
          <w:sz w:val="24"/>
          <w:szCs w:val="24"/>
        </w:rPr>
        <w:t xml:space="preserve"> for hosting purposes. The hardware needed to access the web application is a normal computer with access to the internet. </w:t>
      </w:r>
    </w:p>
    <w:p w14:paraId="5831385E" w14:textId="77777777" w:rsidR="00A64D7C" w:rsidRPr="00224899" w:rsidRDefault="00A64D7C" w:rsidP="00A64D7C">
      <w:pPr>
        <w:spacing w:line="360" w:lineRule="auto"/>
        <w:ind w:left="116" w:right="335"/>
        <w:rPr>
          <w:rFonts w:ascii="Arial" w:eastAsia="Arial" w:hAnsi="Arial" w:cs="Arial"/>
        </w:rPr>
      </w:pPr>
    </w:p>
    <w:p w14:paraId="734C60C9" w14:textId="77777777" w:rsidR="00A64D7C" w:rsidRPr="00224899" w:rsidRDefault="00A64D7C" w:rsidP="00A64D7C">
      <w:pPr>
        <w:spacing w:line="360" w:lineRule="auto"/>
        <w:ind w:left="116"/>
        <w:rPr>
          <w:rFonts w:ascii="Arial" w:hAnsi="Arial" w:cs="Arial"/>
          <w:sz w:val="28"/>
          <w:szCs w:val="28"/>
        </w:rPr>
      </w:pPr>
      <w:r w:rsidRPr="00224899">
        <w:rPr>
          <w:rFonts w:ascii="Arial" w:hAnsi="Arial" w:cs="Arial"/>
          <w:b/>
          <w:spacing w:val="1"/>
          <w:sz w:val="28"/>
          <w:szCs w:val="28"/>
        </w:rPr>
        <w:t>2</w:t>
      </w:r>
      <w:r w:rsidRPr="00224899">
        <w:rPr>
          <w:rFonts w:ascii="Arial" w:hAnsi="Arial" w:cs="Arial"/>
          <w:b/>
          <w:spacing w:val="-1"/>
          <w:sz w:val="28"/>
          <w:szCs w:val="28"/>
        </w:rPr>
        <w:t>.</w:t>
      </w:r>
      <w:r w:rsidRPr="00224899">
        <w:rPr>
          <w:rFonts w:ascii="Arial" w:hAnsi="Arial" w:cs="Arial"/>
          <w:b/>
          <w:sz w:val="28"/>
          <w:szCs w:val="28"/>
        </w:rPr>
        <w:t xml:space="preserve">5 </w:t>
      </w:r>
      <w:r w:rsidRPr="00224899">
        <w:rPr>
          <w:rFonts w:ascii="Arial" w:hAnsi="Arial" w:cs="Arial"/>
          <w:b/>
          <w:spacing w:val="-1"/>
          <w:sz w:val="28"/>
          <w:szCs w:val="28"/>
        </w:rPr>
        <w:t>D</w:t>
      </w:r>
      <w:r w:rsidRPr="00224899">
        <w:rPr>
          <w:rFonts w:ascii="Arial" w:hAnsi="Arial" w:cs="Arial"/>
          <w:b/>
          <w:sz w:val="28"/>
          <w:szCs w:val="28"/>
        </w:rPr>
        <w:t>e</w:t>
      </w:r>
      <w:r w:rsidRPr="00224899">
        <w:rPr>
          <w:rFonts w:ascii="Arial" w:hAnsi="Arial" w:cs="Arial"/>
          <w:b/>
          <w:spacing w:val="1"/>
          <w:sz w:val="28"/>
          <w:szCs w:val="28"/>
        </w:rPr>
        <w:t>sig</w:t>
      </w:r>
      <w:r w:rsidRPr="00224899">
        <w:rPr>
          <w:rFonts w:ascii="Arial" w:hAnsi="Arial" w:cs="Arial"/>
          <w:b/>
          <w:sz w:val="28"/>
          <w:szCs w:val="28"/>
        </w:rPr>
        <w:t xml:space="preserve">n </w:t>
      </w:r>
      <w:r w:rsidRPr="00224899">
        <w:rPr>
          <w:rFonts w:ascii="Arial" w:hAnsi="Arial" w:cs="Arial"/>
          <w:b/>
          <w:spacing w:val="1"/>
          <w:sz w:val="28"/>
          <w:szCs w:val="28"/>
        </w:rPr>
        <w:t>a</w:t>
      </w:r>
      <w:r w:rsidRPr="00224899">
        <w:rPr>
          <w:rFonts w:ascii="Arial" w:hAnsi="Arial" w:cs="Arial"/>
          <w:b/>
          <w:sz w:val="28"/>
          <w:szCs w:val="28"/>
        </w:rPr>
        <w:t xml:space="preserve">nd </w:t>
      </w:r>
      <w:r w:rsidRPr="00224899">
        <w:rPr>
          <w:rFonts w:ascii="Arial" w:hAnsi="Arial" w:cs="Arial"/>
          <w:b/>
          <w:spacing w:val="1"/>
          <w:sz w:val="28"/>
          <w:szCs w:val="28"/>
        </w:rPr>
        <w:t>I</w:t>
      </w:r>
      <w:r w:rsidRPr="00224899">
        <w:rPr>
          <w:rFonts w:ascii="Arial" w:hAnsi="Arial" w:cs="Arial"/>
          <w:b/>
          <w:spacing w:val="-4"/>
          <w:sz w:val="28"/>
          <w:szCs w:val="28"/>
        </w:rPr>
        <w:t>m</w:t>
      </w:r>
      <w:r w:rsidRPr="00224899">
        <w:rPr>
          <w:rFonts w:ascii="Arial" w:hAnsi="Arial" w:cs="Arial"/>
          <w:b/>
          <w:sz w:val="28"/>
          <w:szCs w:val="28"/>
        </w:rPr>
        <w:t>p</w:t>
      </w:r>
      <w:r w:rsidRPr="00224899">
        <w:rPr>
          <w:rFonts w:ascii="Arial" w:hAnsi="Arial" w:cs="Arial"/>
          <w:b/>
          <w:spacing w:val="1"/>
          <w:sz w:val="28"/>
          <w:szCs w:val="28"/>
        </w:rPr>
        <w:t>l</w:t>
      </w:r>
      <w:r w:rsidRPr="00224899">
        <w:rPr>
          <w:rFonts w:ascii="Arial" w:hAnsi="Arial" w:cs="Arial"/>
          <w:b/>
          <w:sz w:val="28"/>
          <w:szCs w:val="28"/>
        </w:rPr>
        <w:t>e</w:t>
      </w:r>
      <w:r w:rsidRPr="00224899">
        <w:rPr>
          <w:rFonts w:ascii="Arial" w:hAnsi="Arial" w:cs="Arial"/>
          <w:b/>
          <w:spacing w:val="-4"/>
          <w:sz w:val="28"/>
          <w:szCs w:val="28"/>
        </w:rPr>
        <w:t>m</w:t>
      </w:r>
      <w:r w:rsidRPr="00224899">
        <w:rPr>
          <w:rFonts w:ascii="Arial" w:hAnsi="Arial" w:cs="Arial"/>
          <w:b/>
          <w:sz w:val="28"/>
          <w:szCs w:val="28"/>
        </w:rPr>
        <w:t>ent</w:t>
      </w:r>
      <w:r w:rsidRPr="00224899">
        <w:rPr>
          <w:rFonts w:ascii="Arial" w:hAnsi="Arial" w:cs="Arial"/>
          <w:b/>
          <w:spacing w:val="1"/>
          <w:sz w:val="28"/>
          <w:szCs w:val="28"/>
        </w:rPr>
        <w:t>a</w:t>
      </w:r>
      <w:r w:rsidRPr="00224899">
        <w:rPr>
          <w:rFonts w:ascii="Arial" w:hAnsi="Arial" w:cs="Arial"/>
          <w:b/>
          <w:sz w:val="28"/>
          <w:szCs w:val="28"/>
        </w:rPr>
        <w:t>t</w:t>
      </w:r>
      <w:r w:rsidRPr="00224899">
        <w:rPr>
          <w:rFonts w:ascii="Arial" w:hAnsi="Arial" w:cs="Arial"/>
          <w:b/>
          <w:spacing w:val="1"/>
          <w:sz w:val="28"/>
          <w:szCs w:val="28"/>
        </w:rPr>
        <w:t>io</w:t>
      </w:r>
      <w:r w:rsidRPr="00224899">
        <w:rPr>
          <w:rFonts w:ascii="Arial" w:hAnsi="Arial" w:cs="Arial"/>
          <w:b/>
          <w:sz w:val="28"/>
          <w:szCs w:val="28"/>
        </w:rPr>
        <w:t xml:space="preserve">n </w:t>
      </w:r>
      <w:r w:rsidRPr="00224899">
        <w:rPr>
          <w:rFonts w:ascii="Arial" w:hAnsi="Arial" w:cs="Arial"/>
          <w:b/>
          <w:spacing w:val="-1"/>
          <w:sz w:val="28"/>
          <w:szCs w:val="28"/>
        </w:rPr>
        <w:t>C</w:t>
      </w:r>
      <w:r w:rsidRPr="00224899">
        <w:rPr>
          <w:rFonts w:ascii="Arial" w:hAnsi="Arial" w:cs="Arial"/>
          <w:b/>
          <w:spacing w:val="1"/>
          <w:sz w:val="28"/>
          <w:szCs w:val="28"/>
        </w:rPr>
        <w:t>o</w:t>
      </w:r>
      <w:r w:rsidRPr="00224899">
        <w:rPr>
          <w:rFonts w:ascii="Arial" w:hAnsi="Arial" w:cs="Arial"/>
          <w:b/>
          <w:sz w:val="28"/>
          <w:szCs w:val="28"/>
        </w:rPr>
        <w:t>n</w:t>
      </w:r>
      <w:r w:rsidRPr="00224899">
        <w:rPr>
          <w:rFonts w:ascii="Arial" w:hAnsi="Arial" w:cs="Arial"/>
          <w:b/>
          <w:spacing w:val="1"/>
          <w:sz w:val="28"/>
          <w:szCs w:val="28"/>
        </w:rPr>
        <w:t>s</w:t>
      </w:r>
      <w:r w:rsidRPr="00224899">
        <w:rPr>
          <w:rFonts w:ascii="Arial" w:hAnsi="Arial" w:cs="Arial"/>
          <w:b/>
          <w:sz w:val="28"/>
          <w:szCs w:val="28"/>
        </w:rPr>
        <w:t>tr</w:t>
      </w:r>
      <w:r w:rsidRPr="00224899">
        <w:rPr>
          <w:rFonts w:ascii="Arial" w:hAnsi="Arial" w:cs="Arial"/>
          <w:b/>
          <w:spacing w:val="1"/>
          <w:sz w:val="28"/>
          <w:szCs w:val="28"/>
        </w:rPr>
        <w:t>ai</w:t>
      </w:r>
      <w:r w:rsidRPr="00224899">
        <w:rPr>
          <w:rFonts w:ascii="Arial" w:hAnsi="Arial" w:cs="Arial"/>
          <w:b/>
          <w:sz w:val="28"/>
          <w:szCs w:val="28"/>
        </w:rPr>
        <w:t>nts</w:t>
      </w:r>
    </w:p>
    <w:p w14:paraId="5429FBC6" w14:textId="77777777" w:rsidR="00A64D7C" w:rsidRPr="00224899" w:rsidRDefault="00A64D7C" w:rsidP="00A64D7C">
      <w:pPr>
        <w:spacing w:line="360" w:lineRule="auto"/>
        <w:ind w:right="337"/>
        <w:rPr>
          <w:rFonts w:ascii="Arial" w:eastAsia="Arial" w:hAnsi="Arial" w:cs="Arial"/>
        </w:rPr>
      </w:pPr>
    </w:p>
    <w:p w14:paraId="69ACC567" w14:textId="77777777" w:rsidR="00A64D7C" w:rsidRPr="00224899" w:rsidRDefault="00A64D7C" w:rsidP="000F6B8E">
      <w:pPr>
        <w:spacing w:line="360" w:lineRule="auto"/>
        <w:ind w:left="116" w:right="337" w:firstLine="604"/>
        <w:rPr>
          <w:rFonts w:ascii="Arial" w:eastAsia="Arial" w:hAnsi="Arial" w:cs="Arial"/>
          <w:sz w:val="24"/>
          <w:szCs w:val="24"/>
        </w:rPr>
      </w:pPr>
      <w:r w:rsidRPr="00224899">
        <w:rPr>
          <w:rFonts w:ascii="Arial" w:eastAsia="Arial" w:hAnsi="Arial" w:cs="Arial"/>
          <w:sz w:val="24"/>
          <w:szCs w:val="24"/>
        </w:rPr>
        <w:t xml:space="preserve">Security considerations and implementations on the web application is to be added after the web application is finished. The functionalities of the web application are prioritized first per request of the client. The barcode phone scanner implementation would also be affect due to the barcode phone scanner is another system entirely. </w:t>
      </w:r>
    </w:p>
    <w:p w14:paraId="241DDE88" w14:textId="77777777" w:rsidR="00A64D7C" w:rsidRPr="00224899" w:rsidRDefault="00A64D7C" w:rsidP="00A64D7C">
      <w:pPr>
        <w:spacing w:line="360" w:lineRule="auto"/>
        <w:ind w:left="116" w:right="337"/>
        <w:rPr>
          <w:rFonts w:ascii="Arial" w:eastAsia="Arial" w:hAnsi="Arial" w:cs="Arial"/>
        </w:rPr>
      </w:pPr>
    </w:p>
    <w:p w14:paraId="28EEC047" w14:textId="77777777" w:rsidR="00A64D7C" w:rsidRPr="00224899" w:rsidRDefault="00A64D7C" w:rsidP="00A64D7C">
      <w:pPr>
        <w:spacing w:line="360" w:lineRule="auto"/>
        <w:ind w:left="116"/>
        <w:rPr>
          <w:rFonts w:ascii="Arial" w:hAnsi="Arial" w:cs="Arial"/>
          <w:sz w:val="28"/>
          <w:szCs w:val="28"/>
        </w:rPr>
      </w:pPr>
      <w:r w:rsidRPr="00224899">
        <w:rPr>
          <w:rFonts w:ascii="Arial" w:hAnsi="Arial" w:cs="Arial"/>
          <w:b/>
          <w:spacing w:val="1"/>
          <w:sz w:val="28"/>
          <w:szCs w:val="28"/>
        </w:rPr>
        <w:t>2</w:t>
      </w:r>
      <w:r w:rsidRPr="00224899">
        <w:rPr>
          <w:rFonts w:ascii="Arial" w:hAnsi="Arial" w:cs="Arial"/>
          <w:b/>
          <w:spacing w:val="-1"/>
          <w:sz w:val="28"/>
          <w:szCs w:val="28"/>
        </w:rPr>
        <w:t>.</w:t>
      </w:r>
      <w:r w:rsidRPr="00224899">
        <w:rPr>
          <w:rFonts w:ascii="Arial" w:hAnsi="Arial" w:cs="Arial"/>
          <w:b/>
          <w:sz w:val="28"/>
          <w:szCs w:val="28"/>
        </w:rPr>
        <w:t xml:space="preserve">6 </w:t>
      </w:r>
      <w:r w:rsidRPr="00224899">
        <w:rPr>
          <w:rFonts w:ascii="Arial" w:hAnsi="Arial" w:cs="Arial"/>
          <w:b/>
          <w:spacing w:val="-1"/>
          <w:sz w:val="28"/>
          <w:szCs w:val="28"/>
        </w:rPr>
        <w:t>U</w:t>
      </w:r>
      <w:r w:rsidRPr="00224899">
        <w:rPr>
          <w:rFonts w:ascii="Arial" w:hAnsi="Arial" w:cs="Arial"/>
          <w:b/>
          <w:spacing w:val="1"/>
          <w:sz w:val="28"/>
          <w:szCs w:val="28"/>
        </w:rPr>
        <w:t>s</w:t>
      </w:r>
      <w:r w:rsidRPr="00224899">
        <w:rPr>
          <w:rFonts w:ascii="Arial" w:hAnsi="Arial" w:cs="Arial"/>
          <w:b/>
          <w:sz w:val="28"/>
          <w:szCs w:val="28"/>
        </w:rPr>
        <w:t xml:space="preserve">er </w:t>
      </w:r>
      <w:r w:rsidRPr="00224899">
        <w:rPr>
          <w:rFonts w:ascii="Arial" w:hAnsi="Arial" w:cs="Arial"/>
          <w:b/>
          <w:spacing w:val="-1"/>
          <w:sz w:val="28"/>
          <w:szCs w:val="28"/>
        </w:rPr>
        <w:t>D</w:t>
      </w:r>
      <w:r w:rsidRPr="00224899">
        <w:rPr>
          <w:rFonts w:ascii="Arial" w:hAnsi="Arial" w:cs="Arial"/>
          <w:b/>
          <w:spacing w:val="1"/>
          <w:sz w:val="28"/>
          <w:szCs w:val="28"/>
        </w:rPr>
        <w:t>o</w:t>
      </w:r>
      <w:r w:rsidRPr="00224899">
        <w:rPr>
          <w:rFonts w:ascii="Arial" w:hAnsi="Arial" w:cs="Arial"/>
          <w:b/>
          <w:sz w:val="28"/>
          <w:szCs w:val="28"/>
        </w:rPr>
        <w:t>cu</w:t>
      </w:r>
      <w:r w:rsidRPr="00224899">
        <w:rPr>
          <w:rFonts w:ascii="Arial" w:hAnsi="Arial" w:cs="Arial"/>
          <w:b/>
          <w:spacing w:val="-4"/>
          <w:sz w:val="28"/>
          <w:szCs w:val="28"/>
        </w:rPr>
        <w:t>m</w:t>
      </w:r>
      <w:r w:rsidRPr="00224899">
        <w:rPr>
          <w:rFonts w:ascii="Arial" w:hAnsi="Arial" w:cs="Arial"/>
          <w:b/>
          <w:sz w:val="28"/>
          <w:szCs w:val="28"/>
        </w:rPr>
        <w:t>ent</w:t>
      </w:r>
      <w:r w:rsidRPr="00224899">
        <w:rPr>
          <w:rFonts w:ascii="Arial" w:hAnsi="Arial" w:cs="Arial"/>
          <w:b/>
          <w:spacing w:val="1"/>
          <w:sz w:val="28"/>
          <w:szCs w:val="28"/>
        </w:rPr>
        <w:t>a</w:t>
      </w:r>
      <w:r w:rsidRPr="00224899">
        <w:rPr>
          <w:rFonts w:ascii="Arial" w:hAnsi="Arial" w:cs="Arial"/>
          <w:b/>
          <w:sz w:val="28"/>
          <w:szCs w:val="28"/>
        </w:rPr>
        <w:t>t</w:t>
      </w:r>
      <w:r w:rsidRPr="00224899">
        <w:rPr>
          <w:rFonts w:ascii="Arial" w:hAnsi="Arial" w:cs="Arial"/>
          <w:b/>
          <w:spacing w:val="1"/>
          <w:sz w:val="28"/>
          <w:szCs w:val="28"/>
        </w:rPr>
        <w:t>ion</w:t>
      </w:r>
    </w:p>
    <w:p w14:paraId="6A533876" w14:textId="77777777" w:rsidR="00A64D7C" w:rsidRPr="00224899" w:rsidRDefault="00A64D7C" w:rsidP="00A64D7C">
      <w:pPr>
        <w:spacing w:line="360" w:lineRule="auto"/>
        <w:ind w:right="219"/>
        <w:jc w:val="both"/>
        <w:rPr>
          <w:rFonts w:ascii="Arial" w:eastAsia="Arial" w:hAnsi="Arial" w:cs="Arial"/>
          <w:i/>
        </w:rPr>
      </w:pPr>
    </w:p>
    <w:p w14:paraId="15A9EA73" w14:textId="7E71225A" w:rsidR="00A64D7C" w:rsidRPr="00224899" w:rsidRDefault="00A64D7C" w:rsidP="000F6B8E">
      <w:pPr>
        <w:spacing w:line="360" w:lineRule="auto"/>
        <w:ind w:left="116" w:right="219" w:firstLine="604"/>
        <w:jc w:val="both"/>
        <w:rPr>
          <w:rFonts w:ascii="Arial" w:eastAsia="Arial" w:hAnsi="Arial" w:cs="Arial"/>
          <w:sz w:val="24"/>
          <w:szCs w:val="24"/>
        </w:rPr>
        <w:sectPr w:rsidR="00A64D7C" w:rsidRPr="00224899" w:rsidSect="00C22AB5">
          <w:headerReference w:type="default" r:id="rId41"/>
          <w:pgSz w:w="12240" w:h="15840"/>
          <w:pgMar w:top="940" w:right="1200" w:bottom="280" w:left="1180" w:header="751" w:footer="340" w:gutter="0"/>
          <w:cols w:space="720"/>
          <w:formProt w:val="0"/>
          <w:docGrid w:linePitch="299" w:charSpace="2047"/>
        </w:sectPr>
      </w:pPr>
      <w:r w:rsidRPr="00224899">
        <w:rPr>
          <w:rFonts w:ascii="Arial" w:eastAsia="Arial" w:hAnsi="Arial" w:cs="Arial"/>
          <w:sz w:val="24"/>
          <w:szCs w:val="24"/>
        </w:rPr>
        <w:t>A user manual will be created to guide the new users on how to use the web application. This would cover steps on how to create weather station entries as well as service report entries. Other functions like event creation and view is also covered in the user manual</w:t>
      </w:r>
      <w:r w:rsidR="000F6B8E">
        <w:rPr>
          <w:rFonts w:ascii="Arial" w:eastAsia="Arial" w:hAnsi="Arial" w:cs="Arial"/>
          <w:sz w:val="24"/>
          <w:szCs w:val="24"/>
        </w:rPr>
        <w:t>.</w:t>
      </w:r>
    </w:p>
    <w:p w14:paraId="3294009D" w14:textId="77777777" w:rsidR="00A64D7C" w:rsidRPr="00224899" w:rsidRDefault="00A64D7C" w:rsidP="00A64D7C">
      <w:pPr>
        <w:spacing w:line="360" w:lineRule="auto"/>
        <w:rPr>
          <w:rFonts w:ascii="Arial" w:hAnsi="Arial" w:cs="Arial"/>
        </w:rPr>
      </w:pPr>
    </w:p>
    <w:p w14:paraId="72E861C5" w14:textId="77777777" w:rsidR="00A64D7C" w:rsidRPr="00224899" w:rsidRDefault="00A64D7C" w:rsidP="00A64D7C">
      <w:pPr>
        <w:spacing w:before="12" w:line="360" w:lineRule="auto"/>
        <w:rPr>
          <w:rFonts w:ascii="Arial" w:hAnsi="Arial" w:cs="Arial"/>
          <w:sz w:val="26"/>
          <w:szCs w:val="26"/>
        </w:rPr>
      </w:pPr>
    </w:p>
    <w:p w14:paraId="57FBC17E" w14:textId="77777777" w:rsidR="00A64D7C" w:rsidRPr="00224899" w:rsidRDefault="00A64D7C" w:rsidP="00A64D7C">
      <w:pPr>
        <w:spacing w:before="24" w:line="360" w:lineRule="auto"/>
        <w:ind w:left="116"/>
        <w:rPr>
          <w:rFonts w:ascii="Arial" w:hAnsi="Arial" w:cs="Arial"/>
          <w:sz w:val="28"/>
          <w:szCs w:val="28"/>
        </w:rPr>
      </w:pPr>
      <w:r w:rsidRPr="00224899">
        <w:rPr>
          <w:rFonts w:ascii="Arial" w:hAnsi="Arial" w:cs="Arial"/>
          <w:b/>
          <w:spacing w:val="1"/>
          <w:sz w:val="28"/>
          <w:szCs w:val="28"/>
        </w:rPr>
        <w:t>2</w:t>
      </w:r>
      <w:r w:rsidRPr="00224899">
        <w:rPr>
          <w:rFonts w:ascii="Arial" w:hAnsi="Arial" w:cs="Arial"/>
          <w:b/>
          <w:spacing w:val="-1"/>
          <w:sz w:val="28"/>
          <w:szCs w:val="28"/>
        </w:rPr>
        <w:t>.</w:t>
      </w:r>
      <w:r w:rsidRPr="00224899">
        <w:rPr>
          <w:rFonts w:ascii="Arial" w:hAnsi="Arial" w:cs="Arial"/>
          <w:b/>
          <w:sz w:val="28"/>
          <w:szCs w:val="28"/>
        </w:rPr>
        <w:t>7</w:t>
      </w:r>
      <w:r w:rsidRPr="00224899">
        <w:rPr>
          <w:rFonts w:ascii="Arial" w:hAnsi="Arial" w:cs="Arial"/>
          <w:b/>
          <w:spacing w:val="5"/>
          <w:sz w:val="28"/>
          <w:szCs w:val="28"/>
        </w:rPr>
        <w:t xml:space="preserve"> </w:t>
      </w:r>
      <w:r w:rsidRPr="00224899">
        <w:rPr>
          <w:rFonts w:ascii="Arial" w:hAnsi="Arial" w:cs="Arial"/>
          <w:b/>
          <w:spacing w:val="-1"/>
          <w:sz w:val="28"/>
          <w:szCs w:val="28"/>
        </w:rPr>
        <w:t>A</w:t>
      </w:r>
      <w:r w:rsidRPr="00224899">
        <w:rPr>
          <w:rFonts w:ascii="Arial" w:hAnsi="Arial" w:cs="Arial"/>
          <w:b/>
          <w:spacing w:val="1"/>
          <w:sz w:val="28"/>
          <w:szCs w:val="28"/>
        </w:rPr>
        <w:t>ss</w:t>
      </w:r>
      <w:r w:rsidRPr="00224899">
        <w:rPr>
          <w:rFonts w:ascii="Arial" w:hAnsi="Arial" w:cs="Arial"/>
          <w:b/>
          <w:sz w:val="28"/>
          <w:szCs w:val="28"/>
        </w:rPr>
        <w:t>u</w:t>
      </w:r>
      <w:r w:rsidRPr="00224899">
        <w:rPr>
          <w:rFonts w:ascii="Arial" w:hAnsi="Arial" w:cs="Arial"/>
          <w:b/>
          <w:spacing w:val="-4"/>
          <w:sz w:val="28"/>
          <w:szCs w:val="28"/>
        </w:rPr>
        <w:t>m</w:t>
      </w:r>
      <w:r w:rsidRPr="00224899">
        <w:rPr>
          <w:rFonts w:ascii="Arial" w:hAnsi="Arial" w:cs="Arial"/>
          <w:b/>
          <w:sz w:val="28"/>
          <w:szCs w:val="28"/>
        </w:rPr>
        <w:t>pt</w:t>
      </w:r>
      <w:r w:rsidRPr="00224899">
        <w:rPr>
          <w:rFonts w:ascii="Arial" w:hAnsi="Arial" w:cs="Arial"/>
          <w:b/>
          <w:spacing w:val="1"/>
          <w:sz w:val="28"/>
          <w:szCs w:val="28"/>
        </w:rPr>
        <w:t>io</w:t>
      </w:r>
      <w:r w:rsidRPr="00224899">
        <w:rPr>
          <w:rFonts w:ascii="Arial" w:hAnsi="Arial" w:cs="Arial"/>
          <w:b/>
          <w:sz w:val="28"/>
          <w:szCs w:val="28"/>
        </w:rPr>
        <w:t>ns</w:t>
      </w:r>
      <w:r w:rsidRPr="00224899">
        <w:rPr>
          <w:rFonts w:ascii="Arial" w:hAnsi="Arial" w:cs="Arial"/>
          <w:b/>
          <w:spacing w:val="1"/>
          <w:sz w:val="28"/>
          <w:szCs w:val="28"/>
        </w:rPr>
        <w:t xml:space="preserve"> an</w:t>
      </w:r>
      <w:r w:rsidRPr="00224899">
        <w:rPr>
          <w:rFonts w:ascii="Arial" w:hAnsi="Arial" w:cs="Arial"/>
          <w:b/>
          <w:sz w:val="28"/>
          <w:szCs w:val="28"/>
        </w:rPr>
        <w:t xml:space="preserve">d </w:t>
      </w:r>
      <w:r w:rsidRPr="00224899">
        <w:rPr>
          <w:rFonts w:ascii="Arial" w:hAnsi="Arial" w:cs="Arial"/>
          <w:b/>
          <w:spacing w:val="-1"/>
          <w:sz w:val="28"/>
          <w:szCs w:val="28"/>
        </w:rPr>
        <w:t>D</w:t>
      </w:r>
      <w:r w:rsidRPr="00224899">
        <w:rPr>
          <w:rFonts w:ascii="Arial" w:hAnsi="Arial" w:cs="Arial"/>
          <w:b/>
          <w:sz w:val="28"/>
          <w:szCs w:val="28"/>
        </w:rPr>
        <w:t>ependenc</w:t>
      </w:r>
      <w:r w:rsidRPr="00224899">
        <w:rPr>
          <w:rFonts w:ascii="Arial" w:hAnsi="Arial" w:cs="Arial"/>
          <w:b/>
          <w:spacing w:val="1"/>
          <w:sz w:val="28"/>
          <w:szCs w:val="28"/>
        </w:rPr>
        <w:t>i</w:t>
      </w:r>
      <w:r w:rsidRPr="00224899">
        <w:rPr>
          <w:rFonts w:ascii="Arial" w:hAnsi="Arial" w:cs="Arial"/>
          <w:b/>
          <w:sz w:val="28"/>
          <w:szCs w:val="28"/>
        </w:rPr>
        <w:t>es</w:t>
      </w:r>
    </w:p>
    <w:p w14:paraId="703AF396" w14:textId="77777777" w:rsidR="00A64D7C" w:rsidRPr="00224899" w:rsidRDefault="00A64D7C" w:rsidP="00A64D7C">
      <w:pPr>
        <w:spacing w:before="3" w:line="360" w:lineRule="auto"/>
        <w:rPr>
          <w:rFonts w:ascii="Arial" w:hAnsi="Arial" w:cs="Arial"/>
          <w:sz w:val="28"/>
          <w:szCs w:val="28"/>
        </w:rPr>
      </w:pPr>
    </w:p>
    <w:p w14:paraId="209FA227" w14:textId="77777777" w:rsidR="00A64D7C" w:rsidRPr="00224899" w:rsidRDefault="00A64D7C" w:rsidP="000F6B8E">
      <w:pPr>
        <w:spacing w:line="360" w:lineRule="auto"/>
        <w:ind w:left="116" w:right="493" w:firstLine="604"/>
        <w:rPr>
          <w:rFonts w:ascii="Arial" w:eastAsia="Arial" w:hAnsi="Arial" w:cs="Arial"/>
          <w:sz w:val="24"/>
          <w:szCs w:val="24"/>
        </w:rPr>
      </w:pPr>
      <w:r w:rsidRPr="00224899">
        <w:rPr>
          <w:rFonts w:ascii="Arial" w:eastAsia="Arial" w:hAnsi="Arial" w:cs="Arial"/>
          <w:sz w:val="24"/>
          <w:szCs w:val="24"/>
        </w:rPr>
        <w:t xml:space="preserve">The issues around the operating environment is that it cannot be accessed through the internet. The web application is still hosted locally in a computer. This would limit the access of the proposed users to use the system. </w:t>
      </w:r>
    </w:p>
    <w:p w14:paraId="094BA768" w14:textId="77777777" w:rsidR="00A64D7C" w:rsidRPr="00224899" w:rsidRDefault="00A64D7C" w:rsidP="00A64D7C">
      <w:pPr>
        <w:spacing w:before="7" w:line="360" w:lineRule="auto"/>
        <w:rPr>
          <w:rFonts w:ascii="Arial" w:hAnsi="Arial" w:cs="Arial"/>
          <w:sz w:val="28"/>
          <w:szCs w:val="28"/>
        </w:rPr>
      </w:pPr>
    </w:p>
    <w:p w14:paraId="3662027F" w14:textId="77777777" w:rsidR="00A64D7C" w:rsidRPr="00224899" w:rsidRDefault="00A64D7C" w:rsidP="00A64D7C">
      <w:pPr>
        <w:spacing w:line="360" w:lineRule="auto"/>
        <w:ind w:left="116"/>
        <w:rPr>
          <w:rFonts w:ascii="Arial" w:hAnsi="Arial" w:cs="Arial"/>
          <w:sz w:val="36"/>
          <w:szCs w:val="36"/>
        </w:rPr>
      </w:pPr>
      <w:r w:rsidRPr="00224899">
        <w:rPr>
          <w:rFonts w:ascii="Arial" w:hAnsi="Arial" w:cs="Arial"/>
          <w:b/>
          <w:sz w:val="36"/>
          <w:szCs w:val="36"/>
        </w:rPr>
        <w:t>3.</w:t>
      </w:r>
      <w:r w:rsidRPr="00224899">
        <w:rPr>
          <w:rFonts w:ascii="Arial" w:hAnsi="Arial" w:cs="Arial"/>
          <w:b/>
          <w:spacing w:val="55"/>
          <w:sz w:val="36"/>
          <w:szCs w:val="36"/>
        </w:rPr>
        <w:t xml:space="preserve"> </w:t>
      </w:r>
      <w:r w:rsidRPr="00224899">
        <w:rPr>
          <w:rFonts w:ascii="Arial" w:hAnsi="Arial" w:cs="Arial"/>
          <w:b/>
          <w:sz w:val="36"/>
          <w:szCs w:val="36"/>
        </w:rPr>
        <w:t>Ext</w:t>
      </w:r>
      <w:r w:rsidRPr="00224899">
        <w:rPr>
          <w:rFonts w:ascii="Arial" w:hAnsi="Arial" w:cs="Arial"/>
          <w:b/>
          <w:spacing w:val="1"/>
          <w:sz w:val="36"/>
          <w:szCs w:val="36"/>
        </w:rPr>
        <w:t>er</w:t>
      </w:r>
      <w:r w:rsidRPr="00224899">
        <w:rPr>
          <w:rFonts w:ascii="Arial" w:hAnsi="Arial" w:cs="Arial"/>
          <w:b/>
          <w:spacing w:val="-1"/>
          <w:sz w:val="36"/>
          <w:szCs w:val="36"/>
        </w:rPr>
        <w:t>n</w:t>
      </w:r>
      <w:r w:rsidRPr="00224899">
        <w:rPr>
          <w:rFonts w:ascii="Arial" w:hAnsi="Arial" w:cs="Arial"/>
          <w:b/>
          <w:sz w:val="36"/>
          <w:szCs w:val="36"/>
        </w:rPr>
        <w:t>al</w:t>
      </w:r>
      <w:r w:rsidRPr="00224899">
        <w:rPr>
          <w:rFonts w:ascii="Arial" w:hAnsi="Arial" w:cs="Arial"/>
          <w:b/>
          <w:spacing w:val="2"/>
          <w:sz w:val="36"/>
          <w:szCs w:val="36"/>
        </w:rPr>
        <w:t xml:space="preserve"> </w:t>
      </w:r>
      <w:r w:rsidRPr="00224899">
        <w:rPr>
          <w:rFonts w:ascii="Arial" w:hAnsi="Arial" w:cs="Arial"/>
          <w:b/>
          <w:spacing w:val="-1"/>
          <w:sz w:val="36"/>
          <w:szCs w:val="36"/>
        </w:rPr>
        <w:t>In</w:t>
      </w:r>
      <w:r w:rsidRPr="00224899">
        <w:rPr>
          <w:rFonts w:ascii="Arial" w:hAnsi="Arial" w:cs="Arial"/>
          <w:b/>
          <w:sz w:val="36"/>
          <w:szCs w:val="36"/>
        </w:rPr>
        <w:t>t</w:t>
      </w:r>
      <w:r w:rsidRPr="00224899">
        <w:rPr>
          <w:rFonts w:ascii="Arial" w:hAnsi="Arial" w:cs="Arial"/>
          <w:b/>
          <w:spacing w:val="1"/>
          <w:sz w:val="36"/>
          <w:szCs w:val="36"/>
        </w:rPr>
        <w:t>er</w:t>
      </w:r>
      <w:r w:rsidRPr="00224899">
        <w:rPr>
          <w:rFonts w:ascii="Arial" w:hAnsi="Arial" w:cs="Arial"/>
          <w:b/>
          <w:sz w:val="36"/>
          <w:szCs w:val="36"/>
        </w:rPr>
        <w:t>fa</w:t>
      </w:r>
      <w:r w:rsidRPr="00224899">
        <w:rPr>
          <w:rFonts w:ascii="Arial" w:hAnsi="Arial" w:cs="Arial"/>
          <w:b/>
          <w:spacing w:val="1"/>
          <w:sz w:val="36"/>
          <w:szCs w:val="36"/>
        </w:rPr>
        <w:t>c</w:t>
      </w:r>
      <w:r w:rsidRPr="00224899">
        <w:rPr>
          <w:rFonts w:ascii="Arial" w:hAnsi="Arial" w:cs="Arial"/>
          <w:b/>
          <w:sz w:val="36"/>
          <w:szCs w:val="36"/>
        </w:rPr>
        <w:t>e</w:t>
      </w:r>
      <w:r w:rsidRPr="00224899">
        <w:rPr>
          <w:rFonts w:ascii="Arial" w:hAnsi="Arial" w:cs="Arial"/>
          <w:b/>
          <w:spacing w:val="2"/>
          <w:sz w:val="36"/>
          <w:szCs w:val="36"/>
        </w:rPr>
        <w:t xml:space="preserve"> </w:t>
      </w:r>
      <w:r w:rsidRPr="00224899">
        <w:rPr>
          <w:rFonts w:ascii="Arial" w:hAnsi="Arial" w:cs="Arial"/>
          <w:b/>
          <w:spacing w:val="-1"/>
          <w:sz w:val="36"/>
          <w:szCs w:val="36"/>
        </w:rPr>
        <w:t>R</w:t>
      </w:r>
      <w:r w:rsidRPr="00224899">
        <w:rPr>
          <w:rFonts w:ascii="Arial" w:hAnsi="Arial" w:cs="Arial"/>
          <w:b/>
          <w:spacing w:val="1"/>
          <w:sz w:val="36"/>
          <w:szCs w:val="36"/>
        </w:rPr>
        <w:t>e</w:t>
      </w:r>
      <w:r w:rsidRPr="00224899">
        <w:rPr>
          <w:rFonts w:ascii="Arial" w:hAnsi="Arial" w:cs="Arial"/>
          <w:b/>
          <w:spacing w:val="-1"/>
          <w:sz w:val="36"/>
          <w:szCs w:val="36"/>
        </w:rPr>
        <w:t>qu</w:t>
      </w:r>
      <w:r w:rsidRPr="00224899">
        <w:rPr>
          <w:rFonts w:ascii="Arial" w:hAnsi="Arial" w:cs="Arial"/>
          <w:b/>
          <w:spacing w:val="1"/>
          <w:sz w:val="36"/>
          <w:szCs w:val="36"/>
        </w:rPr>
        <w:t>i</w:t>
      </w:r>
      <w:r w:rsidRPr="00224899">
        <w:rPr>
          <w:rFonts w:ascii="Arial" w:hAnsi="Arial" w:cs="Arial"/>
          <w:b/>
          <w:spacing w:val="-6"/>
          <w:sz w:val="36"/>
          <w:szCs w:val="36"/>
        </w:rPr>
        <w:t>r</w:t>
      </w:r>
      <w:r w:rsidRPr="00224899">
        <w:rPr>
          <w:rFonts w:ascii="Arial" w:hAnsi="Arial" w:cs="Arial"/>
          <w:b/>
          <w:spacing w:val="1"/>
          <w:sz w:val="36"/>
          <w:szCs w:val="36"/>
        </w:rPr>
        <w:t>e</w:t>
      </w:r>
      <w:r w:rsidRPr="00224899">
        <w:rPr>
          <w:rFonts w:ascii="Arial" w:hAnsi="Arial" w:cs="Arial"/>
          <w:b/>
          <w:sz w:val="36"/>
          <w:szCs w:val="36"/>
        </w:rPr>
        <w:t>m</w:t>
      </w:r>
      <w:r w:rsidRPr="00224899">
        <w:rPr>
          <w:rFonts w:ascii="Arial" w:hAnsi="Arial" w:cs="Arial"/>
          <w:b/>
          <w:spacing w:val="1"/>
          <w:sz w:val="36"/>
          <w:szCs w:val="36"/>
        </w:rPr>
        <w:t>e</w:t>
      </w:r>
      <w:r w:rsidRPr="00224899">
        <w:rPr>
          <w:rFonts w:ascii="Arial" w:hAnsi="Arial" w:cs="Arial"/>
          <w:b/>
          <w:spacing w:val="-1"/>
          <w:sz w:val="36"/>
          <w:szCs w:val="36"/>
        </w:rPr>
        <w:t>n</w:t>
      </w:r>
      <w:r w:rsidRPr="00224899">
        <w:rPr>
          <w:rFonts w:ascii="Arial" w:hAnsi="Arial" w:cs="Arial"/>
          <w:b/>
          <w:sz w:val="36"/>
          <w:szCs w:val="36"/>
        </w:rPr>
        <w:t>ts</w:t>
      </w:r>
    </w:p>
    <w:p w14:paraId="69068113" w14:textId="77777777" w:rsidR="00A64D7C" w:rsidRPr="00224899" w:rsidRDefault="00A64D7C" w:rsidP="00A64D7C">
      <w:pPr>
        <w:spacing w:line="360" w:lineRule="auto"/>
        <w:ind w:left="116"/>
        <w:rPr>
          <w:rFonts w:ascii="Arial" w:hAnsi="Arial" w:cs="Arial"/>
          <w:sz w:val="28"/>
          <w:szCs w:val="28"/>
        </w:rPr>
      </w:pPr>
      <w:r w:rsidRPr="00224899">
        <w:rPr>
          <w:rFonts w:ascii="Arial" w:hAnsi="Arial" w:cs="Arial"/>
          <w:b/>
          <w:spacing w:val="1"/>
          <w:sz w:val="28"/>
          <w:szCs w:val="28"/>
        </w:rPr>
        <w:t>3</w:t>
      </w:r>
      <w:r w:rsidRPr="00224899">
        <w:rPr>
          <w:rFonts w:ascii="Arial" w:hAnsi="Arial" w:cs="Arial"/>
          <w:b/>
          <w:spacing w:val="-1"/>
          <w:sz w:val="28"/>
          <w:szCs w:val="28"/>
        </w:rPr>
        <w:t>.</w:t>
      </w:r>
      <w:r w:rsidRPr="00224899">
        <w:rPr>
          <w:rFonts w:ascii="Arial" w:hAnsi="Arial" w:cs="Arial"/>
          <w:b/>
          <w:sz w:val="28"/>
          <w:szCs w:val="28"/>
        </w:rPr>
        <w:t>1</w:t>
      </w:r>
      <w:r w:rsidRPr="00224899">
        <w:rPr>
          <w:rFonts w:ascii="Arial" w:hAnsi="Arial" w:cs="Arial"/>
          <w:b/>
          <w:spacing w:val="5"/>
          <w:sz w:val="28"/>
          <w:szCs w:val="28"/>
        </w:rPr>
        <w:t xml:space="preserve"> </w:t>
      </w:r>
      <w:r w:rsidRPr="00224899">
        <w:rPr>
          <w:rFonts w:ascii="Arial" w:hAnsi="Arial" w:cs="Arial"/>
          <w:b/>
          <w:spacing w:val="-1"/>
          <w:sz w:val="28"/>
          <w:szCs w:val="28"/>
        </w:rPr>
        <w:t>U</w:t>
      </w:r>
      <w:r w:rsidRPr="00224899">
        <w:rPr>
          <w:rFonts w:ascii="Arial" w:hAnsi="Arial" w:cs="Arial"/>
          <w:b/>
          <w:spacing w:val="1"/>
          <w:sz w:val="28"/>
          <w:szCs w:val="28"/>
        </w:rPr>
        <w:t>s</w:t>
      </w:r>
      <w:r w:rsidRPr="00224899">
        <w:rPr>
          <w:rFonts w:ascii="Arial" w:hAnsi="Arial" w:cs="Arial"/>
          <w:b/>
          <w:sz w:val="28"/>
          <w:szCs w:val="28"/>
        </w:rPr>
        <w:t xml:space="preserve">er </w:t>
      </w:r>
      <w:r w:rsidRPr="00224899">
        <w:rPr>
          <w:rFonts w:ascii="Arial" w:hAnsi="Arial" w:cs="Arial"/>
          <w:b/>
          <w:spacing w:val="1"/>
          <w:sz w:val="28"/>
          <w:szCs w:val="28"/>
        </w:rPr>
        <w:t>I</w:t>
      </w:r>
      <w:r w:rsidRPr="00224899">
        <w:rPr>
          <w:rFonts w:ascii="Arial" w:hAnsi="Arial" w:cs="Arial"/>
          <w:b/>
          <w:sz w:val="28"/>
          <w:szCs w:val="28"/>
        </w:rPr>
        <w:t>nterf</w:t>
      </w:r>
      <w:r w:rsidRPr="00224899">
        <w:rPr>
          <w:rFonts w:ascii="Arial" w:hAnsi="Arial" w:cs="Arial"/>
          <w:b/>
          <w:spacing w:val="1"/>
          <w:sz w:val="28"/>
          <w:szCs w:val="28"/>
        </w:rPr>
        <w:t>a</w:t>
      </w:r>
      <w:r w:rsidRPr="00224899">
        <w:rPr>
          <w:rFonts w:ascii="Arial" w:hAnsi="Arial" w:cs="Arial"/>
          <w:b/>
          <w:sz w:val="28"/>
          <w:szCs w:val="28"/>
        </w:rPr>
        <w:t>ces</w:t>
      </w:r>
    </w:p>
    <w:p w14:paraId="3992A5EC" w14:textId="77777777" w:rsidR="00A64D7C" w:rsidRPr="00224899" w:rsidRDefault="00A64D7C" w:rsidP="00A64D7C">
      <w:pPr>
        <w:spacing w:line="360" w:lineRule="auto"/>
        <w:ind w:left="116" w:right="190"/>
        <w:rPr>
          <w:rFonts w:ascii="Arial" w:eastAsia="Arial" w:hAnsi="Arial" w:cs="Arial"/>
          <w:sz w:val="24"/>
          <w:szCs w:val="24"/>
        </w:rPr>
      </w:pPr>
    </w:p>
    <w:p w14:paraId="34331EB1" w14:textId="0C0D33ED" w:rsidR="00A64D7C" w:rsidRPr="00224899" w:rsidRDefault="00A64D7C" w:rsidP="000F6B8E">
      <w:pPr>
        <w:spacing w:line="360" w:lineRule="auto"/>
        <w:ind w:left="116" w:right="190" w:firstLine="604"/>
        <w:rPr>
          <w:rFonts w:ascii="Arial" w:eastAsia="Arial" w:hAnsi="Arial" w:cs="Arial"/>
          <w:sz w:val="24"/>
          <w:szCs w:val="24"/>
        </w:rPr>
      </w:pPr>
      <w:r w:rsidRPr="00224899">
        <w:rPr>
          <w:rFonts w:ascii="Arial" w:eastAsia="Arial" w:hAnsi="Arial" w:cs="Arial"/>
          <w:sz w:val="24"/>
          <w:szCs w:val="24"/>
        </w:rPr>
        <w:t>The first screen that should be visible is the Home Page which displays a “Welcome!” Header that includes several links leading to Admin Login page, About page, and the Contact Page. There is also a navigation bar at the top of the webpage (Figure 1).</w:t>
      </w:r>
    </w:p>
    <w:p w14:paraId="698A2009" w14:textId="553FCFA1" w:rsidR="00A64D7C" w:rsidRPr="00224899" w:rsidRDefault="00A64D7C" w:rsidP="000F6B8E">
      <w:pPr>
        <w:spacing w:line="360" w:lineRule="auto"/>
        <w:ind w:left="116" w:right="190" w:firstLine="604"/>
        <w:rPr>
          <w:rFonts w:ascii="Arial" w:eastAsia="Arial" w:hAnsi="Arial" w:cs="Arial"/>
          <w:sz w:val="24"/>
          <w:szCs w:val="24"/>
        </w:rPr>
      </w:pPr>
      <w:r w:rsidRPr="00224899">
        <w:rPr>
          <w:rFonts w:ascii="Arial" w:eastAsia="Arial" w:hAnsi="Arial" w:cs="Arial"/>
          <w:sz w:val="24"/>
          <w:szCs w:val="24"/>
        </w:rPr>
        <w:t>When you click the Login webpage, a login page will appear. If you are an admin, you will be able to enter the required information for you to access the Service Report page, Privilege Management page, and the Weather Station page. Otherwise, the only accessible pages are the Home page, Contact page, Signup page, and the Login page (Figure 2).</w:t>
      </w:r>
    </w:p>
    <w:p w14:paraId="72FBEC35" w14:textId="77777777" w:rsidR="00A64D7C" w:rsidRPr="00224899" w:rsidRDefault="00A64D7C" w:rsidP="000F6B8E">
      <w:pPr>
        <w:spacing w:line="360" w:lineRule="auto"/>
        <w:ind w:left="116" w:right="190" w:firstLine="604"/>
        <w:rPr>
          <w:rFonts w:ascii="Arial" w:eastAsia="Arial" w:hAnsi="Arial" w:cs="Arial"/>
          <w:sz w:val="24"/>
          <w:szCs w:val="24"/>
        </w:rPr>
      </w:pPr>
      <w:r w:rsidRPr="00224899">
        <w:rPr>
          <w:rFonts w:ascii="Arial" w:eastAsia="Arial" w:hAnsi="Arial" w:cs="Arial"/>
          <w:sz w:val="24"/>
          <w:szCs w:val="24"/>
        </w:rPr>
        <w:t>The About page contains brief information about the company, Weather.ph, as well as some logos of the partners (Figure 3).</w:t>
      </w:r>
    </w:p>
    <w:p w14:paraId="64718B4E" w14:textId="77777777" w:rsidR="00A64D7C" w:rsidRPr="00224899" w:rsidRDefault="00A64D7C" w:rsidP="000F6B8E">
      <w:pPr>
        <w:spacing w:line="360" w:lineRule="auto"/>
        <w:ind w:right="190" w:firstLine="720"/>
        <w:rPr>
          <w:rFonts w:ascii="Arial" w:eastAsia="Arial" w:hAnsi="Arial" w:cs="Arial"/>
          <w:sz w:val="24"/>
          <w:szCs w:val="24"/>
        </w:rPr>
      </w:pPr>
      <w:r w:rsidRPr="00224899">
        <w:rPr>
          <w:rFonts w:ascii="Arial" w:eastAsia="Arial" w:hAnsi="Arial" w:cs="Arial"/>
          <w:sz w:val="24"/>
          <w:szCs w:val="24"/>
        </w:rPr>
        <w:t>The Contact page is where the user can send business inquiries or other questions by filling up a form and sending it to the company (Figure 4).</w:t>
      </w:r>
    </w:p>
    <w:p w14:paraId="72FA0EF1" w14:textId="77777777" w:rsidR="00A64D7C" w:rsidRPr="00224899" w:rsidRDefault="00A64D7C" w:rsidP="00A64D7C">
      <w:pPr>
        <w:spacing w:line="360" w:lineRule="auto"/>
        <w:ind w:left="116" w:right="190"/>
        <w:rPr>
          <w:rFonts w:ascii="Arial" w:eastAsia="Arial" w:hAnsi="Arial" w:cs="Arial"/>
        </w:rPr>
      </w:pPr>
    </w:p>
    <w:p w14:paraId="7E1C2B0F" w14:textId="77777777" w:rsidR="00A64D7C" w:rsidRPr="00224899" w:rsidRDefault="00A64D7C" w:rsidP="00A64D7C">
      <w:pPr>
        <w:spacing w:line="360" w:lineRule="auto"/>
        <w:ind w:left="116" w:right="190"/>
        <w:rPr>
          <w:rFonts w:ascii="Arial" w:eastAsia="Arial" w:hAnsi="Arial" w:cs="Arial"/>
        </w:rPr>
      </w:pPr>
    </w:p>
    <w:p w14:paraId="19ACD3DD" w14:textId="77777777" w:rsidR="00A64D7C" w:rsidRPr="00224899" w:rsidRDefault="00A64D7C" w:rsidP="00A64D7C">
      <w:pPr>
        <w:spacing w:line="360" w:lineRule="auto"/>
        <w:ind w:left="116" w:right="190"/>
        <w:rPr>
          <w:rFonts w:ascii="Arial" w:eastAsia="Arial" w:hAnsi="Arial" w:cs="Arial"/>
        </w:rPr>
      </w:pPr>
    </w:p>
    <w:p w14:paraId="1648910A" w14:textId="77777777" w:rsidR="00A64D7C" w:rsidRPr="00224899" w:rsidRDefault="00A64D7C" w:rsidP="00A64D7C">
      <w:pPr>
        <w:spacing w:line="360" w:lineRule="auto"/>
        <w:ind w:left="116" w:right="190"/>
        <w:rPr>
          <w:rFonts w:ascii="Arial" w:eastAsia="Arial" w:hAnsi="Arial" w:cs="Arial"/>
        </w:rPr>
      </w:pPr>
    </w:p>
    <w:p w14:paraId="25E3C58A" w14:textId="77777777" w:rsidR="00A64D7C" w:rsidRPr="00224899" w:rsidRDefault="00A64D7C" w:rsidP="000F6B8E">
      <w:pPr>
        <w:spacing w:line="360" w:lineRule="auto"/>
        <w:ind w:right="190"/>
        <w:rPr>
          <w:rFonts w:ascii="Arial" w:eastAsia="Arial" w:hAnsi="Arial" w:cs="Arial"/>
        </w:rPr>
      </w:pPr>
    </w:p>
    <w:p w14:paraId="2E1DF4DC" w14:textId="77777777" w:rsidR="00A64D7C" w:rsidRPr="00224899" w:rsidRDefault="00A64D7C" w:rsidP="00A64D7C">
      <w:pPr>
        <w:spacing w:line="360" w:lineRule="auto"/>
        <w:ind w:left="116" w:right="190"/>
        <w:rPr>
          <w:rFonts w:ascii="Arial" w:hAnsi="Arial" w:cs="Arial"/>
          <w:lang w:eastAsia="en-PH"/>
        </w:rPr>
      </w:pPr>
      <w:r w:rsidRPr="00224899">
        <w:rPr>
          <w:rFonts w:ascii="Arial" w:hAnsi="Arial" w:cs="Arial"/>
          <w:noProof/>
          <w:lang w:eastAsia="en-PH"/>
        </w:rPr>
        <w:drawing>
          <wp:anchor distT="0" distB="5080" distL="114300" distR="114300" simplePos="0" relativeHeight="251679232" behindDoc="0" locked="0" layoutInCell="1" allowOverlap="1" wp14:anchorId="01A3CE94" wp14:editId="0438BEBD">
            <wp:simplePos x="0" y="0"/>
            <wp:positionH relativeFrom="column">
              <wp:posOffset>50800</wp:posOffset>
            </wp:positionH>
            <wp:positionV relativeFrom="paragraph">
              <wp:posOffset>13970</wp:posOffset>
            </wp:positionV>
            <wp:extent cx="6273800" cy="2966720"/>
            <wp:effectExtent l="0" t="0" r="0" b="0"/>
            <wp:wrapNone/>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42"/>
                    <a:stretch>
                      <a:fillRect/>
                    </a:stretch>
                  </pic:blipFill>
                  <pic:spPr bwMode="auto">
                    <a:xfrm>
                      <a:off x="0" y="0"/>
                      <a:ext cx="6273800" cy="2966720"/>
                    </a:xfrm>
                    <a:prstGeom prst="rect">
                      <a:avLst/>
                    </a:prstGeom>
                  </pic:spPr>
                </pic:pic>
              </a:graphicData>
            </a:graphic>
          </wp:anchor>
        </w:drawing>
      </w:r>
    </w:p>
    <w:p w14:paraId="4E475877" w14:textId="77777777" w:rsidR="00A64D7C" w:rsidRPr="00224899" w:rsidRDefault="00A64D7C" w:rsidP="00A64D7C">
      <w:pPr>
        <w:spacing w:line="360" w:lineRule="auto"/>
        <w:ind w:left="116" w:right="190"/>
        <w:rPr>
          <w:rFonts w:ascii="Arial" w:hAnsi="Arial" w:cs="Arial"/>
          <w:lang w:eastAsia="en-PH"/>
        </w:rPr>
      </w:pPr>
    </w:p>
    <w:p w14:paraId="22199E15" w14:textId="77777777" w:rsidR="00A64D7C" w:rsidRPr="00224899" w:rsidRDefault="00A64D7C" w:rsidP="00A64D7C">
      <w:pPr>
        <w:spacing w:line="360" w:lineRule="auto"/>
        <w:ind w:left="116" w:right="190"/>
        <w:rPr>
          <w:rFonts w:ascii="Arial" w:hAnsi="Arial" w:cs="Arial"/>
          <w:lang w:eastAsia="en-PH"/>
        </w:rPr>
      </w:pPr>
    </w:p>
    <w:p w14:paraId="4BD23EBB" w14:textId="77777777" w:rsidR="00A64D7C" w:rsidRPr="00224899" w:rsidRDefault="00A64D7C" w:rsidP="00A64D7C">
      <w:pPr>
        <w:spacing w:line="360" w:lineRule="auto"/>
        <w:ind w:left="116" w:right="190"/>
        <w:rPr>
          <w:rFonts w:ascii="Arial" w:hAnsi="Arial" w:cs="Arial"/>
          <w:lang w:eastAsia="en-PH"/>
        </w:rPr>
      </w:pPr>
    </w:p>
    <w:p w14:paraId="5BBD6120" w14:textId="77777777" w:rsidR="00A64D7C" w:rsidRPr="00224899" w:rsidRDefault="00A64D7C" w:rsidP="00A64D7C">
      <w:pPr>
        <w:spacing w:line="360" w:lineRule="auto"/>
        <w:ind w:left="116" w:right="190"/>
        <w:rPr>
          <w:rFonts w:ascii="Arial" w:hAnsi="Arial" w:cs="Arial"/>
          <w:lang w:eastAsia="en-PH"/>
        </w:rPr>
      </w:pPr>
    </w:p>
    <w:p w14:paraId="0B43F6A0" w14:textId="77777777" w:rsidR="00A64D7C" w:rsidRPr="00224899" w:rsidRDefault="00A64D7C" w:rsidP="00A64D7C">
      <w:pPr>
        <w:spacing w:line="360" w:lineRule="auto"/>
        <w:ind w:left="116" w:right="190"/>
        <w:rPr>
          <w:rFonts w:ascii="Arial" w:hAnsi="Arial" w:cs="Arial"/>
          <w:lang w:eastAsia="en-PH"/>
        </w:rPr>
      </w:pPr>
    </w:p>
    <w:p w14:paraId="4958FE1D" w14:textId="77777777" w:rsidR="00A64D7C" w:rsidRPr="00224899" w:rsidRDefault="00A64D7C" w:rsidP="00A64D7C">
      <w:pPr>
        <w:spacing w:line="360" w:lineRule="auto"/>
        <w:ind w:left="116" w:right="190"/>
        <w:rPr>
          <w:rFonts w:ascii="Arial" w:hAnsi="Arial" w:cs="Arial"/>
          <w:lang w:eastAsia="en-PH"/>
        </w:rPr>
      </w:pPr>
    </w:p>
    <w:p w14:paraId="76197BE5" w14:textId="77777777" w:rsidR="00A64D7C" w:rsidRPr="00224899" w:rsidRDefault="00A64D7C" w:rsidP="00A64D7C">
      <w:pPr>
        <w:spacing w:line="360" w:lineRule="auto"/>
        <w:ind w:left="116" w:right="190"/>
        <w:rPr>
          <w:rFonts w:ascii="Arial" w:hAnsi="Arial" w:cs="Arial"/>
          <w:lang w:eastAsia="en-PH"/>
        </w:rPr>
      </w:pPr>
    </w:p>
    <w:p w14:paraId="4AB2E678" w14:textId="77777777" w:rsidR="00A64D7C" w:rsidRDefault="00A64D7C" w:rsidP="00A64D7C">
      <w:pPr>
        <w:spacing w:line="360" w:lineRule="auto"/>
        <w:ind w:left="116" w:right="190"/>
        <w:rPr>
          <w:rFonts w:ascii="Arial" w:hAnsi="Arial" w:cs="Arial"/>
          <w:lang w:eastAsia="en-PH"/>
        </w:rPr>
      </w:pPr>
    </w:p>
    <w:p w14:paraId="2C9152D2" w14:textId="0F51DA1F" w:rsidR="00A64D7C" w:rsidRPr="000F6B8E" w:rsidRDefault="000F6B8E" w:rsidP="000F6B8E">
      <w:pPr>
        <w:spacing w:before="8" w:line="360" w:lineRule="auto"/>
        <w:jc w:val="center"/>
        <w:rPr>
          <w:rFonts w:ascii="Arial" w:hAnsi="Arial" w:cs="Arial"/>
          <w:i/>
        </w:rPr>
      </w:pPr>
      <w:r w:rsidRPr="00224899">
        <w:rPr>
          <w:rFonts w:ascii="Arial" w:hAnsi="Arial" w:cs="Arial"/>
          <w:i/>
        </w:rPr>
        <w:t>Figure 1. Home page</w:t>
      </w:r>
    </w:p>
    <w:p w14:paraId="5E23074C" w14:textId="77777777" w:rsidR="00A64D7C" w:rsidRPr="00224899" w:rsidRDefault="00A64D7C" w:rsidP="00A64D7C">
      <w:pPr>
        <w:spacing w:line="360" w:lineRule="auto"/>
        <w:ind w:left="116" w:right="190"/>
        <w:rPr>
          <w:rFonts w:ascii="Arial" w:eastAsia="Arial" w:hAnsi="Arial" w:cs="Arial"/>
          <w:i/>
        </w:rPr>
      </w:pPr>
    </w:p>
    <w:p w14:paraId="00DBD39E" w14:textId="77777777" w:rsidR="00A64D7C" w:rsidRPr="00224899" w:rsidRDefault="00A64D7C" w:rsidP="00A64D7C">
      <w:pPr>
        <w:spacing w:line="360" w:lineRule="auto"/>
        <w:ind w:left="116" w:right="190"/>
        <w:rPr>
          <w:rFonts w:ascii="Arial" w:eastAsia="Arial" w:hAnsi="Arial" w:cs="Arial"/>
          <w:i/>
        </w:rPr>
      </w:pPr>
      <w:r w:rsidRPr="00224899">
        <w:rPr>
          <w:rFonts w:ascii="Arial" w:eastAsia="Arial" w:hAnsi="Arial" w:cs="Arial"/>
          <w:i/>
          <w:noProof/>
          <w:lang w:eastAsia="en-PH"/>
        </w:rPr>
        <w:drawing>
          <wp:anchor distT="0" distB="0" distL="114300" distR="114300" simplePos="0" relativeHeight="251680256" behindDoc="0" locked="0" layoutInCell="1" allowOverlap="1" wp14:anchorId="0FFA0A44" wp14:editId="06689B1F">
            <wp:simplePos x="0" y="0"/>
            <wp:positionH relativeFrom="margin">
              <wp:align>right</wp:align>
            </wp:positionH>
            <wp:positionV relativeFrom="paragraph">
              <wp:posOffset>14676</wp:posOffset>
            </wp:positionV>
            <wp:extent cx="6273800" cy="2973705"/>
            <wp:effectExtent l="0" t="0" r="0" b="0"/>
            <wp:wrapNone/>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43"/>
                    <a:stretch>
                      <a:fillRect/>
                    </a:stretch>
                  </pic:blipFill>
                  <pic:spPr bwMode="auto">
                    <a:xfrm>
                      <a:off x="0" y="0"/>
                      <a:ext cx="6273800" cy="2973705"/>
                    </a:xfrm>
                    <a:prstGeom prst="rect">
                      <a:avLst/>
                    </a:prstGeom>
                  </pic:spPr>
                </pic:pic>
              </a:graphicData>
            </a:graphic>
          </wp:anchor>
        </w:drawing>
      </w:r>
    </w:p>
    <w:p w14:paraId="0C52022F" w14:textId="77777777" w:rsidR="00A64D7C" w:rsidRPr="00224899" w:rsidRDefault="00A64D7C" w:rsidP="00A64D7C">
      <w:pPr>
        <w:spacing w:line="360" w:lineRule="auto"/>
        <w:ind w:left="116" w:right="190"/>
        <w:rPr>
          <w:rFonts w:ascii="Arial" w:eastAsia="Arial" w:hAnsi="Arial" w:cs="Arial"/>
          <w:i/>
        </w:rPr>
      </w:pPr>
    </w:p>
    <w:p w14:paraId="412A77E1" w14:textId="77777777" w:rsidR="00A64D7C" w:rsidRPr="00224899" w:rsidRDefault="00A64D7C" w:rsidP="00A64D7C">
      <w:pPr>
        <w:spacing w:line="360" w:lineRule="auto"/>
        <w:ind w:left="116" w:right="190"/>
        <w:rPr>
          <w:rFonts w:ascii="Arial" w:eastAsia="Arial" w:hAnsi="Arial" w:cs="Arial"/>
          <w:i/>
        </w:rPr>
      </w:pPr>
    </w:p>
    <w:p w14:paraId="1545B790" w14:textId="77777777" w:rsidR="00A64D7C" w:rsidRPr="00224899" w:rsidRDefault="00A64D7C" w:rsidP="00A64D7C">
      <w:pPr>
        <w:spacing w:line="360" w:lineRule="auto"/>
        <w:ind w:left="116" w:right="190"/>
        <w:rPr>
          <w:rFonts w:ascii="Arial" w:eastAsia="Arial" w:hAnsi="Arial" w:cs="Arial"/>
          <w:i/>
        </w:rPr>
      </w:pPr>
    </w:p>
    <w:p w14:paraId="2E9FCFC1" w14:textId="77777777" w:rsidR="00A64D7C" w:rsidRPr="00224899" w:rsidRDefault="00A64D7C" w:rsidP="00A64D7C">
      <w:pPr>
        <w:spacing w:line="360" w:lineRule="auto"/>
        <w:ind w:left="116" w:right="190"/>
        <w:rPr>
          <w:rFonts w:ascii="Arial" w:eastAsia="Arial" w:hAnsi="Arial" w:cs="Arial"/>
          <w:i/>
        </w:rPr>
      </w:pPr>
    </w:p>
    <w:p w14:paraId="43F1DAAE" w14:textId="77777777" w:rsidR="00A64D7C" w:rsidRPr="00224899" w:rsidRDefault="00A64D7C" w:rsidP="00A64D7C">
      <w:pPr>
        <w:spacing w:line="360" w:lineRule="auto"/>
        <w:ind w:left="116" w:right="190"/>
        <w:rPr>
          <w:rFonts w:ascii="Arial" w:eastAsia="Arial" w:hAnsi="Arial" w:cs="Arial"/>
          <w:i/>
        </w:rPr>
      </w:pPr>
    </w:p>
    <w:p w14:paraId="305F2E90" w14:textId="77777777" w:rsidR="00A64D7C" w:rsidRPr="00224899" w:rsidRDefault="00A64D7C" w:rsidP="00A64D7C">
      <w:pPr>
        <w:spacing w:line="360" w:lineRule="auto"/>
        <w:ind w:left="116" w:right="190"/>
        <w:rPr>
          <w:rFonts w:ascii="Arial" w:eastAsia="Arial" w:hAnsi="Arial" w:cs="Arial"/>
          <w:i/>
        </w:rPr>
      </w:pPr>
    </w:p>
    <w:p w14:paraId="4E8A0CA0" w14:textId="77777777" w:rsidR="00A64D7C" w:rsidRPr="00224899" w:rsidRDefault="00A64D7C" w:rsidP="00A64D7C">
      <w:pPr>
        <w:spacing w:line="360" w:lineRule="auto"/>
        <w:ind w:left="116" w:right="190"/>
        <w:rPr>
          <w:rFonts w:ascii="Arial" w:eastAsia="Arial" w:hAnsi="Arial" w:cs="Arial"/>
          <w:i/>
        </w:rPr>
      </w:pPr>
    </w:p>
    <w:p w14:paraId="21132673" w14:textId="77777777" w:rsidR="00A64D7C" w:rsidRPr="00224899" w:rsidRDefault="00A64D7C" w:rsidP="00A64D7C">
      <w:pPr>
        <w:spacing w:line="360" w:lineRule="auto"/>
        <w:ind w:left="116" w:right="190"/>
        <w:rPr>
          <w:rFonts w:ascii="Arial" w:eastAsia="Arial" w:hAnsi="Arial" w:cs="Arial"/>
          <w:i/>
        </w:rPr>
      </w:pPr>
    </w:p>
    <w:p w14:paraId="76B6D8D3" w14:textId="522986B1" w:rsidR="00A64D7C" w:rsidRPr="00224899" w:rsidRDefault="000F6B8E" w:rsidP="000F6B8E">
      <w:pPr>
        <w:spacing w:line="360" w:lineRule="auto"/>
        <w:ind w:left="116" w:right="190"/>
        <w:jc w:val="center"/>
        <w:rPr>
          <w:rFonts w:ascii="Arial" w:eastAsia="Arial" w:hAnsi="Arial" w:cs="Arial"/>
          <w:i/>
        </w:rPr>
      </w:pPr>
      <w:r w:rsidRPr="00224899">
        <w:rPr>
          <w:rFonts w:ascii="Arial" w:eastAsia="Arial" w:hAnsi="Arial" w:cs="Arial"/>
          <w:i/>
        </w:rPr>
        <w:t>Figure 2. Login Page</w:t>
      </w:r>
    </w:p>
    <w:p w14:paraId="5FA908B1" w14:textId="77777777" w:rsidR="00A64D7C" w:rsidRPr="00224899" w:rsidRDefault="00A64D7C" w:rsidP="00A64D7C">
      <w:pPr>
        <w:spacing w:line="360" w:lineRule="auto"/>
        <w:ind w:left="116" w:right="190"/>
        <w:rPr>
          <w:rFonts w:ascii="Arial" w:eastAsia="Arial" w:hAnsi="Arial" w:cs="Arial"/>
          <w:i/>
        </w:rPr>
      </w:pPr>
    </w:p>
    <w:p w14:paraId="72BF59D2" w14:textId="77777777" w:rsidR="00A64D7C" w:rsidRPr="00224899" w:rsidRDefault="00A64D7C" w:rsidP="00A64D7C">
      <w:pPr>
        <w:spacing w:line="360" w:lineRule="auto"/>
        <w:ind w:left="116" w:right="190"/>
        <w:rPr>
          <w:rFonts w:ascii="Arial" w:eastAsia="Arial" w:hAnsi="Arial" w:cs="Arial"/>
          <w:i/>
        </w:rPr>
      </w:pPr>
    </w:p>
    <w:p w14:paraId="31E5C03B" w14:textId="77777777" w:rsidR="00A64D7C" w:rsidRPr="00224899" w:rsidRDefault="00A64D7C" w:rsidP="00A64D7C">
      <w:pPr>
        <w:spacing w:line="360" w:lineRule="auto"/>
        <w:ind w:left="116" w:right="190"/>
        <w:rPr>
          <w:rFonts w:ascii="Arial" w:eastAsia="Arial" w:hAnsi="Arial" w:cs="Arial"/>
          <w:i/>
        </w:rPr>
      </w:pPr>
    </w:p>
    <w:p w14:paraId="560C637C" w14:textId="77777777" w:rsidR="00A64D7C" w:rsidRPr="00224899" w:rsidRDefault="00A64D7C" w:rsidP="00A64D7C">
      <w:pPr>
        <w:spacing w:line="360" w:lineRule="auto"/>
        <w:ind w:left="116" w:right="190"/>
        <w:rPr>
          <w:rFonts w:ascii="Arial" w:eastAsia="Arial" w:hAnsi="Arial" w:cs="Arial"/>
          <w:i/>
        </w:rPr>
      </w:pPr>
    </w:p>
    <w:p w14:paraId="345173E6" w14:textId="77777777" w:rsidR="00A64D7C" w:rsidRPr="00224899" w:rsidRDefault="00A64D7C" w:rsidP="00A64D7C">
      <w:pPr>
        <w:spacing w:line="360" w:lineRule="auto"/>
        <w:ind w:left="116" w:right="190"/>
        <w:rPr>
          <w:rFonts w:ascii="Arial" w:eastAsia="Arial" w:hAnsi="Arial" w:cs="Arial"/>
          <w:i/>
        </w:rPr>
      </w:pPr>
    </w:p>
    <w:p w14:paraId="170F1147" w14:textId="77777777" w:rsidR="00A64D7C" w:rsidRDefault="00A64D7C" w:rsidP="000F6B8E">
      <w:pPr>
        <w:spacing w:line="360" w:lineRule="auto"/>
        <w:ind w:right="190"/>
        <w:rPr>
          <w:rFonts w:ascii="Arial" w:eastAsia="Arial" w:hAnsi="Arial" w:cs="Arial"/>
          <w:i/>
        </w:rPr>
      </w:pPr>
    </w:p>
    <w:p w14:paraId="73433038" w14:textId="4E192C3C" w:rsidR="000F6B8E" w:rsidRPr="00224899" w:rsidRDefault="000F6B8E" w:rsidP="000F6B8E">
      <w:pPr>
        <w:spacing w:line="360" w:lineRule="auto"/>
        <w:ind w:right="190"/>
        <w:rPr>
          <w:rFonts w:ascii="Arial" w:hAnsi="Arial" w:cs="Arial"/>
          <w:lang w:eastAsia="en-PH"/>
        </w:rPr>
      </w:pPr>
      <w:r w:rsidRPr="00224899">
        <w:rPr>
          <w:rFonts w:ascii="Arial" w:eastAsia="Arial" w:hAnsi="Arial" w:cs="Arial"/>
          <w:i/>
          <w:noProof/>
          <w:lang w:eastAsia="en-PH"/>
        </w:rPr>
        <w:drawing>
          <wp:anchor distT="0" distB="0" distL="114300" distR="114300" simplePos="0" relativeHeight="251681280" behindDoc="0" locked="0" layoutInCell="1" allowOverlap="1" wp14:anchorId="7613A23F" wp14:editId="6C67EF88">
            <wp:simplePos x="0" y="0"/>
            <wp:positionH relativeFrom="column">
              <wp:posOffset>69850</wp:posOffset>
            </wp:positionH>
            <wp:positionV relativeFrom="paragraph">
              <wp:posOffset>61429</wp:posOffset>
            </wp:positionV>
            <wp:extent cx="6273800" cy="2971800"/>
            <wp:effectExtent l="0" t="0" r="0" b="0"/>
            <wp:wrapNone/>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44"/>
                    <a:stretch>
                      <a:fillRect/>
                    </a:stretch>
                  </pic:blipFill>
                  <pic:spPr bwMode="auto">
                    <a:xfrm>
                      <a:off x="0" y="0"/>
                      <a:ext cx="6273800" cy="2971800"/>
                    </a:xfrm>
                    <a:prstGeom prst="rect">
                      <a:avLst/>
                    </a:prstGeom>
                  </pic:spPr>
                </pic:pic>
              </a:graphicData>
            </a:graphic>
          </wp:anchor>
        </w:drawing>
      </w:r>
    </w:p>
    <w:p w14:paraId="38168C10" w14:textId="2388B1C9" w:rsidR="00A64D7C" w:rsidRPr="00224899" w:rsidRDefault="00A64D7C" w:rsidP="00A64D7C">
      <w:pPr>
        <w:spacing w:line="360" w:lineRule="auto"/>
        <w:ind w:left="116" w:right="190"/>
        <w:rPr>
          <w:rFonts w:ascii="Arial" w:hAnsi="Arial" w:cs="Arial"/>
          <w:lang w:eastAsia="en-PH"/>
        </w:rPr>
      </w:pPr>
    </w:p>
    <w:p w14:paraId="54080F4A" w14:textId="77777777" w:rsidR="00A64D7C" w:rsidRPr="00224899" w:rsidRDefault="00A64D7C" w:rsidP="00A64D7C">
      <w:pPr>
        <w:spacing w:line="360" w:lineRule="auto"/>
        <w:ind w:left="116" w:right="190"/>
        <w:rPr>
          <w:rFonts w:ascii="Arial" w:hAnsi="Arial" w:cs="Arial"/>
          <w:lang w:eastAsia="en-PH"/>
        </w:rPr>
      </w:pPr>
    </w:p>
    <w:p w14:paraId="543F5CAD" w14:textId="77777777" w:rsidR="00A64D7C" w:rsidRPr="00224899" w:rsidRDefault="00A64D7C" w:rsidP="00A64D7C">
      <w:pPr>
        <w:spacing w:line="360" w:lineRule="auto"/>
        <w:ind w:left="116" w:right="190"/>
        <w:rPr>
          <w:rFonts w:ascii="Arial" w:hAnsi="Arial" w:cs="Arial"/>
          <w:lang w:eastAsia="en-PH"/>
        </w:rPr>
      </w:pPr>
    </w:p>
    <w:p w14:paraId="1DD34E0A" w14:textId="77777777" w:rsidR="00A64D7C" w:rsidRPr="00224899" w:rsidRDefault="00A64D7C" w:rsidP="00A64D7C">
      <w:pPr>
        <w:spacing w:line="360" w:lineRule="auto"/>
        <w:ind w:left="116" w:right="190"/>
        <w:rPr>
          <w:rFonts w:ascii="Arial" w:hAnsi="Arial" w:cs="Arial"/>
          <w:lang w:eastAsia="en-PH"/>
        </w:rPr>
      </w:pPr>
    </w:p>
    <w:p w14:paraId="4E658C68" w14:textId="77777777" w:rsidR="00A64D7C" w:rsidRPr="00224899" w:rsidRDefault="00A64D7C" w:rsidP="00A64D7C">
      <w:pPr>
        <w:spacing w:line="360" w:lineRule="auto"/>
        <w:ind w:left="116" w:right="190"/>
        <w:rPr>
          <w:rFonts w:ascii="Arial" w:hAnsi="Arial" w:cs="Arial"/>
          <w:lang w:eastAsia="en-PH"/>
        </w:rPr>
      </w:pPr>
    </w:p>
    <w:p w14:paraId="28C84328" w14:textId="77777777" w:rsidR="00A64D7C" w:rsidRPr="00224899" w:rsidRDefault="00A64D7C" w:rsidP="00A64D7C">
      <w:pPr>
        <w:spacing w:line="360" w:lineRule="auto"/>
        <w:ind w:left="116" w:right="190"/>
        <w:rPr>
          <w:rFonts w:ascii="Arial" w:hAnsi="Arial" w:cs="Arial"/>
          <w:lang w:eastAsia="en-PH"/>
        </w:rPr>
      </w:pPr>
    </w:p>
    <w:p w14:paraId="25C5130D" w14:textId="77777777" w:rsidR="00A64D7C" w:rsidRPr="00224899" w:rsidRDefault="00A64D7C" w:rsidP="00A64D7C">
      <w:pPr>
        <w:spacing w:line="360" w:lineRule="auto"/>
        <w:ind w:left="116" w:right="190"/>
        <w:rPr>
          <w:rFonts w:ascii="Arial" w:hAnsi="Arial" w:cs="Arial"/>
          <w:lang w:eastAsia="en-PH"/>
        </w:rPr>
      </w:pPr>
    </w:p>
    <w:p w14:paraId="739DD4C5" w14:textId="77777777" w:rsidR="000F6B8E" w:rsidRPr="00224899" w:rsidRDefault="000F6B8E" w:rsidP="00A64D7C">
      <w:pPr>
        <w:spacing w:line="360" w:lineRule="auto"/>
        <w:ind w:left="116" w:right="190"/>
        <w:rPr>
          <w:rFonts w:ascii="Arial" w:hAnsi="Arial" w:cs="Arial"/>
          <w:lang w:eastAsia="en-PH"/>
        </w:rPr>
      </w:pPr>
    </w:p>
    <w:p w14:paraId="1370652A" w14:textId="77777777" w:rsidR="000F6B8E" w:rsidRPr="00224899" w:rsidRDefault="000F6B8E" w:rsidP="000F6B8E">
      <w:pPr>
        <w:spacing w:line="360" w:lineRule="auto"/>
        <w:ind w:left="116" w:right="190"/>
        <w:jc w:val="center"/>
        <w:rPr>
          <w:rFonts w:ascii="Arial" w:eastAsia="Arial" w:hAnsi="Arial" w:cs="Arial"/>
          <w:i/>
        </w:rPr>
      </w:pPr>
      <w:r w:rsidRPr="00224899">
        <w:rPr>
          <w:rFonts w:ascii="Arial" w:eastAsia="Arial" w:hAnsi="Arial" w:cs="Arial"/>
          <w:i/>
        </w:rPr>
        <w:t>Figure 3. About Page</w:t>
      </w:r>
    </w:p>
    <w:p w14:paraId="43FE8D6F" w14:textId="77777777" w:rsidR="00A64D7C" w:rsidRPr="00224899" w:rsidRDefault="00A64D7C" w:rsidP="000F6B8E">
      <w:pPr>
        <w:spacing w:line="360" w:lineRule="auto"/>
        <w:ind w:right="190"/>
        <w:rPr>
          <w:rFonts w:ascii="Arial" w:hAnsi="Arial" w:cs="Arial"/>
          <w:lang w:eastAsia="en-PH"/>
        </w:rPr>
      </w:pPr>
    </w:p>
    <w:p w14:paraId="1784B431" w14:textId="77777777" w:rsidR="00A64D7C" w:rsidRPr="00224899" w:rsidRDefault="00A64D7C" w:rsidP="00A64D7C">
      <w:pPr>
        <w:spacing w:line="360" w:lineRule="auto"/>
        <w:ind w:left="116" w:right="190"/>
        <w:rPr>
          <w:rFonts w:ascii="Arial" w:hAnsi="Arial" w:cs="Arial"/>
          <w:lang w:eastAsia="en-PH"/>
        </w:rPr>
      </w:pPr>
    </w:p>
    <w:p w14:paraId="59017F9C" w14:textId="77777777" w:rsidR="00A64D7C" w:rsidRPr="00224899" w:rsidRDefault="00A64D7C" w:rsidP="00A64D7C">
      <w:pPr>
        <w:spacing w:line="360" w:lineRule="auto"/>
        <w:ind w:left="116" w:right="190"/>
        <w:rPr>
          <w:rFonts w:ascii="Arial" w:hAnsi="Arial" w:cs="Arial"/>
          <w:lang w:eastAsia="en-PH"/>
        </w:rPr>
      </w:pPr>
    </w:p>
    <w:p w14:paraId="29896C46" w14:textId="77777777" w:rsidR="00A64D7C" w:rsidRPr="00224899" w:rsidRDefault="00A64D7C" w:rsidP="00A64D7C">
      <w:pPr>
        <w:spacing w:line="360" w:lineRule="auto"/>
        <w:ind w:left="116" w:right="190"/>
        <w:rPr>
          <w:rFonts w:ascii="Arial" w:hAnsi="Arial" w:cs="Arial"/>
          <w:lang w:eastAsia="en-PH"/>
        </w:rPr>
      </w:pPr>
    </w:p>
    <w:p w14:paraId="180B82CA" w14:textId="77777777" w:rsidR="00A64D7C" w:rsidRPr="00224899" w:rsidRDefault="00A64D7C" w:rsidP="00A64D7C">
      <w:pPr>
        <w:spacing w:line="360" w:lineRule="auto"/>
        <w:ind w:left="116" w:right="190"/>
        <w:rPr>
          <w:rFonts w:ascii="Arial" w:hAnsi="Arial" w:cs="Arial"/>
          <w:lang w:eastAsia="en-PH"/>
        </w:rPr>
      </w:pPr>
    </w:p>
    <w:p w14:paraId="0CA52C32" w14:textId="77777777" w:rsidR="00A64D7C" w:rsidRPr="00224899" w:rsidRDefault="00A64D7C" w:rsidP="00A64D7C">
      <w:pPr>
        <w:spacing w:line="360" w:lineRule="auto"/>
        <w:ind w:left="116" w:right="190"/>
        <w:rPr>
          <w:rFonts w:ascii="Arial" w:hAnsi="Arial" w:cs="Arial"/>
          <w:lang w:eastAsia="en-PH"/>
        </w:rPr>
      </w:pPr>
    </w:p>
    <w:p w14:paraId="379D1F1B" w14:textId="77777777" w:rsidR="00A64D7C" w:rsidRPr="00224899" w:rsidRDefault="00A64D7C" w:rsidP="00A64D7C">
      <w:pPr>
        <w:spacing w:line="360" w:lineRule="auto"/>
        <w:ind w:left="116" w:right="190"/>
        <w:rPr>
          <w:rFonts w:ascii="Arial" w:hAnsi="Arial" w:cs="Arial"/>
          <w:lang w:eastAsia="en-PH"/>
        </w:rPr>
      </w:pPr>
    </w:p>
    <w:p w14:paraId="21BF1757" w14:textId="77777777" w:rsidR="00A64D7C" w:rsidRPr="00224899" w:rsidRDefault="00A64D7C" w:rsidP="00A64D7C">
      <w:pPr>
        <w:spacing w:line="360" w:lineRule="auto"/>
        <w:ind w:left="116" w:right="190"/>
        <w:rPr>
          <w:rFonts w:ascii="Arial" w:hAnsi="Arial" w:cs="Arial"/>
          <w:lang w:eastAsia="en-PH"/>
        </w:rPr>
      </w:pPr>
    </w:p>
    <w:p w14:paraId="3AEF37DA" w14:textId="77777777" w:rsidR="00A64D7C" w:rsidRPr="00224899" w:rsidRDefault="00A64D7C" w:rsidP="00A64D7C">
      <w:pPr>
        <w:spacing w:line="360" w:lineRule="auto"/>
        <w:ind w:left="116" w:right="190"/>
        <w:rPr>
          <w:rFonts w:ascii="Arial" w:hAnsi="Arial" w:cs="Arial"/>
          <w:lang w:eastAsia="en-PH"/>
        </w:rPr>
      </w:pPr>
    </w:p>
    <w:p w14:paraId="063E7878" w14:textId="77777777" w:rsidR="00A64D7C" w:rsidRPr="00224899" w:rsidRDefault="00A64D7C" w:rsidP="00A64D7C">
      <w:pPr>
        <w:spacing w:line="360" w:lineRule="auto"/>
        <w:ind w:left="116" w:right="190"/>
        <w:rPr>
          <w:rFonts w:ascii="Arial" w:eastAsia="Arial" w:hAnsi="Arial" w:cs="Arial"/>
          <w:i/>
        </w:rPr>
      </w:pPr>
      <w:r w:rsidRPr="00224899">
        <w:rPr>
          <w:rFonts w:ascii="Arial" w:eastAsia="Arial" w:hAnsi="Arial" w:cs="Arial"/>
          <w:i/>
          <w:noProof/>
          <w:lang w:eastAsia="en-PH"/>
        </w:rPr>
        <w:drawing>
          <wp:anchor distT="0" distB="0" distL="114300" distR="114300" simplePos="0" relativeHeight="251682304" behindDoc="0" locked="0" layoutInCell="1" allowOverlap="1" wp14:anchorId="5776FCDF" wp14:editId="0ACFCF48">
            <wp:simplePos x="0" y="0"/>
            <wp:positionH relativeFrom="column">
              <wp:posOffset>69850</wp:posOffset>
            </wp:positionH>
            <wp:positionV relativeFrom="paragraph">
              <wp:posOffset>-2851785</wp:posOffset>
            </wp:positionV>
            <wp:extent cx="6273800" cy="2971800"/>
            <wp:effectExtent l="0" t="0" r="0" b="0"/>
            <wp:wrapNone/>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45"/>
                    <a:stretch>
                      <a:fillRect/>
                    </a:stretch>
                  </pic:blipFill>
                  <pic:spPr bwMode="auto">
                    <a:xfrm>
                      <a:off x="0" y="0"/>
                      <a:ext cx="6273800" cy="2971800"/>
                    </a:xfrm>
                    <a:prstGeom prst="rect">
                      <a:avLst/>
                    </a:prstGeom>
                  </pic:spPr>
                </pic:pic>
              </a:graphicData>
            </a:graphic>
          </wp:anchor>
        </w:drawing>
      </w:r>
    </w:p>
    <w:p w14:paraId="5DF7D56C" w14:textId="77777777" w:rsidR="000F6B8E" w:rsidRPr="00224899" w:rsidRDefault="000F6B8E" w:rsidP="000F6B8E">
      <w:pPr>
        <w:spacing w:line="360" w:lineRule="auto"/>
        <w:ind w:left="116" w:right="190"/>
        <w:jc w:val="center"/>
        <w:rPr>
          <w:rFonts w:ascii="Arial" w:eastAsia="Arial" w:hAnsi="Arial" w:cs="Arial"/>
          <w:i/>
        </w:rPr>
      </w:pPr>
      <w:r w:rsidRPr="00224899">
        <w:rPr>
          <w:rFonts w:ascii="Arial" w:eastAsia="Arial" w:hAnsi="Arial" w:cs="Arial"/>
          <w:i/>
        </w:rPr>
        <w:t>Figure 4. Contact Page</w:t>
      </w:r>
    </w:p>
    <w:p w14:paraId="25A05801" w14:textId="77777777" w:rsidR="00A64D7C" w:rsidRPr="00224899" w:rsidRDefault="00A64D7C" w:rsidP="000F6B8E">
      <w:pPr>
        <w:spacing w:line="360" w:lineRule="auto"/>
        <w:ind w:left="116" w:right="190"/>
        <w:jc w:val="center"/>
        <w:rPr>
          <w:rFonts w:ascii="Arial" w:eastAsia="Arial" w:hAnsi="Arial" w:cs="Arial"/>
          <w:i/>
        </w:rPr>
      </w:pPr>
    </w:p>
    <w:p w14:paraId="135CF1FC" w14:textId="77777777" w:rsidR="00A64D7C" w:rsidRPr="00224899" w:rsidRDefault="00A64D7C" w:rsidP="00A64D7C">
      <w:pPr>
        <w:spacing w:before="8" w:line="360" w:lineRule="auto"/>
        <w:rPr>
          <w:rFonts w:ascii="Arial" w:hAnsi="Arial" w:cs="Arial"/>
          <w:i/>
        </w:rPr>
      </w:pPr>
    </w:p>
    <w:p w14:paraId="6FBC1F4B" w14:textId="77777777" w:rsidR="00A64D7C" w:rsidRPr="00224899" w:rsidRDefault="00A64D7C" w:rsidP="00A64D7C">
      <w:pPr>
        <w:spacing w:before="8" w:line="360" w:lineRule="auto"/>
        <w:rPr>
          <w:rFonts w:ascii="Arial" w:hAnsi="Arial" w:cs="Arial"/>
          <w:i/>
        </w:rPr>
      </w:pPr>
    </w:p>
    <w:p w14:paraId="1F097CC7" w14:textId="77777777" w:rsidR="00A64D7C" w:rsidRPr="00224899" w:rsidRDefault="00A64D7C" w:rsidP="00A64D7C">
      <w:pPr>
        <w:spacing w:before="8" w:line="360" w:lineRule="auto"/>
        <w:rPr>
          <w:rFonts w:ascii="Arial" w:hAnsi="Arial" w:cs="Arial"/>
          <w:i/>
        </w:rPr>
      </w:pPr>
    </w:p>
    <w:p w14:paraId="4A04B3F0" w14:textId="77777777" w:rsidR="00A64D7C" w:rsidRPr="00224899" w:rsidRDefault="00A64D7C" w:rsidP="00A64D7C">
      <w:pPr>
        <w:spacing w:before="8" w:line="360" w:lineRule="auto"/>
        <w:rPr>
          <w:rFonts w:ascii="Arial" w:hAnsi="Arial" w:cs="Arial"/>
          <w:i/>
        </w:rPr>
      </w:pPr>
    </w:p>
    <w:p w14:paraId="3177C944" w14:textId="77777777" w:rsidR="00A64D7C" w:rsidRPr="00224899" w:rsidRDefault="00A64D7C" w:rsidP="00A64D7C">
      <w:pPr>
        <w:spacing w:before="8" w:line="360" w:lineRule="auto"/>
        <w:rPr>
          <w:rFonts w:ascii="Arial" w:hAnsi="Arial" w:cs="Arial"/>
          <w:i/>
        </w:rPr>
      </w:pPr>
    </w:p>
    <w:p w14:paraId="5B710FB1" w14:textId="77777777" w:rsidR="00A64D7C" w:rsidRPr="00224899" w:rsidRDefault="00A64D7C" w:rsidP="00A64D7C">
      <w:pPr>
        <w:spacing w:before="8" w:line="360" w:lineRule="auto"/>
        <w:rPr>
          <w:rFonts w:ascii="Arial" w:hAnsi="Arial" w:cs="Arial"/>
          <w:i/>
        </w:rPr>
      </w:pPr>
    </w:p>
    <w:p w14:paraId="4DB0C1B8" w14:textId="05CFB4B6" w:rsidR="00A64D7C" w:rsidRPr="00224899" w:rsidRDefault="00A64D7C" w:rsidP="000F6B8E">
      <w:pPr>
        <w:spacing w:before="8" w:line="360" w:lineRule="auto"/>
        <w:jc w:val="center"/>
        <w:rPr>
          <w:rFonts w:ascii="Arial" w:hAnsi="Arial" w:cs="Arial"/>
          <w:i/>
        </w:rPr>
      </w:pPr>
      <w:r w:rsidRPr="00224899">
        <w:rPr>
          <w:rFonts w:ascii="Arial" w:hAnsi="Arial" w:cs="Arial"/>
          <w:i/>
          <w:noProof/>
          <w:lang w:eastAsia="en-PH"/>
        </w:rPr>
        <w:drawing>
          <wp:anchor distT="0" distB="0" distL="0" distR="0" simplePos="0" relativeHeight="251684352" behindDoc="0" locked="0" layoutInCell="1" allowOverlap="1" wp14:anchorId="614FAF95" wp14:editId="490FCA55">
            <wp:simplePos x="0" y="0"/>
            <wp:positionH relativeFrom="column">
              <wp:align>center</wp:align>
            </wp:positionH>
            <wp:positionV relativeFrom="paragraph">
              <wp:posOffset>635</wp:posOffset>
            </wp:positionV>
            <wp:extent cx="6273800" cy="2599055"/>
            <wp:effectExtent l="0" t="0" r="0" b="0"/>
            <wp:wrapSquare wrapText="largest"/>
            <wp:docPr id="3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46"/>
                    <a:stretch>
                      <a:fillRect/>
                    </a:stretch>
                  </pic:blipFill>
                  <pic:spPr bwMode="auto">
                    <a:xfrm>
                      <a:off x="0" y="0"/>
                      <a:ext cx="6273800" cy="2599055"/>
                    </a:xfrm>
                    <a:prstGeom prst="rect">
                      <a:avLst/>
                    </a:prstGeom>
                  </pic:spPr>
                </pic:pic>
              </a:graphicData>
            </a:graphic>
          </wp:anchor>
        </w:drawing>
      </w:r>
      <w:r w:rsidR="000F6B8E" w:rsidRPr="00224899">
        <w:rPr>
          <w:rFonts w:ascii="Arial" w:hAnsi="Arial" w:cs="Arial"/>
          <w:i/>
        </w:rPr>
        <w:t>Figure 5. Service Report Page</w:t>
      </w:r>
    </w:p>
    <w:p w14:paraId="1DF306BC" w14:textId="3C43BE69" w:rsidR="000F6B8E" w:rsidRDefault="000F6B8E" w:rsidP="00A64D7C">
      <w:pPr>
        <w:spacing w:before="8" w:line="360" w:lineRule="auto"/>
        <w:rPr>
          <w:rFonts w:ascii="Arial" w:hAnsi="Arial" w:cs="Arial"/>
          <w:i/>
        </w:rPr>
      </w:pPr>
      <w:r w:rsidRPr="00224899">
        <w:rPr>
          <w:rFonts w:ascii="Arial" w:hAnsi="Arial" w:cs="Arial"/>
          <w:i/>
          <w:noProof/>
          <w:lang w:eastAsia="en-PH"/>
        </w:rPr>
        <w:drawing>
          <wp:anchor distT="0" distB="0" distL="0" distR="0" simplePos="0" relativeHeight="251685376" behindDoc="0" locked="0" layoutInCell="1" allowOverlap="1" wp14:anchorId="7DD20B99" wp14:editId="585B0DDD">
            <wp:simplePos x="0" y="0"/>
            <wp:positionH relativeFrom="column">
              <wp:posOffset>0</wp:posOffset>
            </wp:positionH>
            <wp:positionV relativeFrom="paragraph">
              <wp:posOffset>401541</wp:posOffset>
            </wp:positionV>
            <wp:extent cx="6273800" cy="2938780"/>
            <wp:effectExtent l="0" t="0" r="0" b="0"/>
            <wp:wrapSquare wrapText="bothSides"/>
            <wp:docPr id="3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47"/>
                    <a:stretch>
                      <a:fillRect/>
                    </a:stretch>
                  </pic:blipFill>
                  <pic:spPr bwMode="auto">
                    <a:xfrm>
                      <a:off x="0" y="0"/>
                      <a:ext cx="6273800" cy="2938780"/>
                    </a:xfrm>
                    <a:prstGeom prst="rect">
                      <a:avLst/>
                    </a:prstGeom>
                  </pic:spPr>
                </pic:pic>
              </a:graphicData>
            </a:graphic>
          </wp:anchor>
        </w:drawing>
      </w:r>
    </w:p>
    <w:p w14:paraId="0F561E43" w14:textId="7AB2E68E" w:rsidR="000F6B8E" w:rsidRDefault="000F6B8E" w:rsidP="000F6B8E">
      <w:pPr>
        <w:spacing w:before="8" w:line="360" w:lineRule="auto"/>
        <w:jc w:val="center"/>
        <w:rPr>
          <w:rFonts w:ascii="Arial" w:hAnsi="Arial" w:cs="Arial"/>
          <w:i/>
        </w:rPr>
      </w:pPr>
    </w:p>
    <w:p w14:paraId="43DEFD21" w14:textId="65DDECCD" w:rsidR="00A64D7C" w:rsidRDefault="000F6B8E" w:rsidP="00C22AB5">
      <w:pPr>
        <w:spacing w:before="8" w:line="360" w:lineRule="auto"/>
        <w:jc w:val="center"/>
        <w:rPr>
          <w:rFonts w:ascii="Arial" w:hAnsi="Arial" w:cs="Arial"/>
          <w:i/>
        </w:rPr>
      </w:pPr>
      <w:r w:rsidRPr="00224899">
        <w:rPr>
          <w:rFonts w:ascii="Arial" w:hAnsi="Arial" w:cs="Arial"/>
          <w:i/>
        </w:rPr>
        <w:t>Figure 6. Weather Station Page</w:t>
      </w:r>
    </w:p>
    <w:p w14:paraId="52B50B8E" w14:textId="77777777" w:rsidR="00C22AB5" w:rsidRPr="00224899" w:rsidRDefault="00C22AB5" w:rsidP="00C22AB5">
      <w:pPr>
        <w:spacing w:before="8" w:line="360" w:lineRule="auto"/>
        <w:ind w:firstLine="720"/>
        <w:rPr>
          <w:rFonts w:ascii="Arial" w:hAnsi="Arial" w:cs="Arial"/>
          <w:i/>
        </w:rPr>
      </w:pPr>
    </w:p>
    <w:p w14:paraId="18FE9E11" w14:textId="77777777" w:rsidR="00A64D7C" w:rsidRPr="00224899" w:rsidRDefault="00A64D7C" w:rsidP="00C22AB5">
      <w:pPr>
        <w:spacing w:before="8" w:line="360" w:lineRule="auto"/>
        <w:ind w:firstLine="720"/>
        <w:rPr>
          <w:rFonts w:ascii="Arial" w:hAnsi="Arial" w:cs="Arial"/>
          <w:i/>
        </w:rPr>
      </w:pPr>
    </w:p>
    <w:p w14:paraId="7B02AD71" w14:textId="77777777" w:rsidR="00A64D7C" w:rsidRPr="00224899" w:rsidRDefault="00A64D7C" w:rsidP="00A64D7C">
      <w:pPr>
        <w:spacing w:before="8" w:line="360" w:lineRule="auto"/>
        <w:rPr>
          <w:rFonts w:ascii="Arial" w:hAnsi="Arial" w:cs="Arial"/>
          <w:i/>
        </w:rPr>
      </w:pPr>
    </w:p>
    <w:p w14:paraId="30C4BBE4" w14:textId="5BB7A3C4" w:rsidR="00A64D7C" w:rsidRPr="00224899" w:rsidRDefault="000F6B8E" w:rsidP="00A64D7C">
      <w:pPr>
        <w:spacing w:before="8" w:line="360" w:lineRule="auto"/>
        <w:rPr>
          <w:rFonts w:ascii="Arial" w:hAnsi="Arial" w:cs="Arial"/>
          <w:i/>
        </w:rPr>
      </w:pPr>
      <w:r w:rsidRPr="00224899">
        <w:rPr>
          <w:rFonts w:ascii="Arial" w:hAnsi="Arial" w:cs="Arial"/>
          <w:i/>
          <w:noProof/>
          <w:lang w:eastAsia="en-PH"/>
        </w:rPr>
        <w:drawing>
          <wp:anchor distT="0" distB="0" distL="0" distR="0" simplePos="0" relativeHeight="251686400" behindDoc="0" locked="0" layoutInCell="1" allowOverlap="1" wp14:anchorId="5AE8E9F0" wp14:editId="2B22826E">
            <wp:simplePos x="0" y="0"/>
            <wp:positionH relativeFrom="column">
              <wp:posOffset>0</wp:posOffset>
            </wp:positionH>
            <wp:positionV relativeFrom="paragraph">
              <wp:posOffset>269461</wp:posOffset>
            </wp:positionV>
            <wp:extent cx="6273800" cy="2966720"/>
            <wp:effectExtent l="0" t="0" r="0" b="5080"/>
            <wp:wrapSquare wrapText="bothSides"/>
            <wp:docPr id="3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48"/>
                    <a:stretch>
                      <a:fillRect/>
                    </a:stretch>
                  </pic:blipFill>
                  <pic:spPr bwMode="auto">
                    <a:xfrm>
                      <a:off x="0" y="0"/>
                      <a:ext cx="6273800" cy="2966720"/>
                    </a:xfrm>
                    <a:prstGeom prst="rect">
                      <a:avLst/>
                    </a:prstGeom>
                  </pic:spPr>
                </pic:pic>
              </a:graphicData>
            </a:graphic>
          </wp:anchor>
        </w:drawing>
      </w:r>
    </w:p>
    <w:p w14:paraId="65F27293" w14:textId="77777777" w:rsidR="000F6B8E" w:rsidRPr="00224899" w:rsidRDefault="000F6B8E" w:rsidP="000F6B8E">
      <w:pPr>
        <w:spacing w:before="8" w:line="360" w:lineRule="auto"/>
        <w:jc w:val="center"/>
        <w:rPr>
          <w:rFonts w:ascii="Arial" w:hAnsi="Arial" w:cs="Arial"/>
          <w:i/>
        </w:rPr>
      </w:pPr>
      <w:r w:rsidRPr="00224899">
        <w:rPr>
          <w:rFonts w:ascii="Arial" w:hAnsi="Arial" w:cs="Arial"/>
          <w:i/>
        </w:rPr>
        <w:t>Figure 7. Privilege Management Page</w:t>
      </w:r>
    </w:p>
    <w:p w14:paraId="1F1BC34A" w14:textId="77777777" w:rsidR="00A64D7C" w:rsidRPr="00224899" w:rsidRDefault="00A64D7C" w:rsidP="00A64D7C">
      <w:pPr>
        <w:spacing w:before="8" w:line="360" w:lineRule="auto"/>
        <w:rPr>
          <w:rFonts w:ascii="Arial" w:hAnsi="Arial" w:cs="Arial"/>
          <w:i/>
        </w:rPr>
      </w:pPr>
    </w:p>
    <w:p w14:paraId="071FBB5D" w14:textId="77777777" w:rsidR="00A64D7C" w:rsidRPr="00224899" w:rsidRDefault="00A64D7C" w:rsidP="00A64D7C">
      <w:pPr>
        <w:spacing w:before="8" w:line="360" w:lineRule="auto"/>
        <w:rPr>
          <w:rFonts w:ascii="Arial" w:hAnsi="Arial" w:cs="Arial"/>
          <w:sz w:val="28"/>
          <w:szCs w:val="28"/>
        </w:rPr>
      </w:pPr>
    </w:p>
    <w:p w14:paraId="67638B37" w14:textId="77777777" w:rsidR="00A64D7C" w:rsidRPr="00224899" w:rsidRDefault="00A64D7C" w:rsidP="00A64D7C">
      <w:pPr>
        <w:spacing w:line="360" w:lineRule="auto"/>
        <w:ind w:left="116"/>
        <w:rPr>
          <w:rFonts w:ascii="Arial" w:hAnsi="Arial" w:cs="Arial"/>
          <w:sz w:val="28"/>
          <w:szCs w:val="28"/>
        </w:rPr>
      </w:pPr>
      <w:r w:rsidRPr="00224899">
        <w:rPr>
          <w:rFonts w:ascii="Arial" w:hAnsi="Arial" w:cs="Arial"/>
          <w:b/>
          <w:spacing w:val="1"/>
          <w:sz w:val="28"/>
          <w:szCs w:val="28"/>
        </w:rPr>
        <w:t>3</w:t>
      </w:r>
      <w:r w:rsidRPr="00224899">
        <w:rPr>
          <w:rFonts w:ascii="Arial" w:hAnsi="Arial" w:cs="Arial"/>
          <w:b/>
          <w:spacing w:val="-1"/>
          <w:sz w:val="28"/>
          <w:szCs w:val="28"/>
        </w:rPr>
        <w:t>.</w:t>
      </w:r>
      <w:r w:rsidRPr="00224899">
        <w:rPr>
          <w:rFonts w:ascii="Arial" w:hAnsi="Arial" w:cs="Arial"/>
          <w:b/>
          <w:sz w:val="28"/>
          <w:szCs w:val="28"/>
        </w:rPr>
        <w:t>2 H</w:t>
      </w:r>
      <w:r w:rsidRPr="00224899">
        <w:rPr>
          <w:rFonts w:ascii="Arial" w:hAnsi="Arial" w:cs="Arial"/>
          <w:b/>
          <w:spacing w:val="1"/>
          <w:sz w:val="28"/>
          <w:szCs w:val="28"/>
        </w:rPr>
        <w:t>a</w:t>
      </w:r>
      <w:r w:rsidRPr="00224899">
        <w:rPr>
          <w:rFonts w:ascii="Arial" w:hAnsi="Arial" w:cs="Arial"/>
          <w:b/>
          <w:sz w:val="28"/>
          <w:szCs w:val="28"/>
        </w:rPr>
        <w:t>rd</w:t>
      </w:r>
      <w:r w:rsidRPr="00224899">
        <w:rPr>
          <w:rFonts w:ascii="Arial" w:hAnsi="Arial" w:cs="Arial"/>
          <w:b/>
          <w:spacing w:val="4"/>
          <w:sz w:val="28"/>
          <w:szCs w:val="28"/>
        </w:rPr>
        <w:t>w</w:t>
      </w:r>
      <w:r w:rsidRPr="00224899">
        <w:rPr>
          <w:rFonts w:ascii="Arial" w:hAnsi="Arial" w:cs="Arial"/>
          <w:b/>
          <w:spacing w:val="1"/>
          <w:sz w:val="28"/>
          <w:szCs w:val="28"/>
        </w:rPr>
        <w:t>a</w:t>
      </w:r>
      <w:r w:rsidRPr="00224899">
        <w:rPr>
          <w:rFonts w:ascii="Arial" w:hAnsi="Arial" w:cs="Arial"/>
          <w:b/>
          <w:sz w:val="28"/>
          <w:szCs w:val="28"/>
        </w:rPr>
        <w:t xml:space="preserve">re </w:t>
      </w:r>
      <w:r w:rsidRPr="00224899">
        <w:rPr>
          <w:rFonts w:ascii="Arial" w:hAnsi="Arial" w:cs="Arial"/>
          <w:b/>
          <w:spacing w:val="1"/>
          <w:sz w:val="28"/>
          <w:szCs w:val="28"/>
        </w:rPr>
        <w:t>I</w:t>
      </w:r>
      <w:r w:rsidRPr="00224899">
        <w:rPr>
          <w:rFonts w:ascii="Arial" w:hAnsi="Arial" w:cs="Arial"/>
          <w:b/>
          <w:sz w:val="28"/>
          <w:szCs w:val="28"/>
        </w:rPr>
        <w:t>nterf</w:t>
      </w:r>
      <w:r w:rsidRPr="00224899">
        <w:rPr>
          <w:rFonts w:ascii="Arial" w:hAnsi="Arial" w:cs="Arial"/>
          <w:b/>
          <w:spacing w:val="1"/>
          <w:sz w:val="28"/>
          <w:szCs w:val="28"/>
        </w:rPr>
        <w:t>a</w:t>
      </w:r>
      <w:r w:rsidRPr="00224899">
        <w:rPr>
          <w:rFonts w:ascii="Arial" w:hAnsi="Arial" w:cs="Arial"/>
          <w:b/>
          <w:sz w:val="28"/>
          <w:szCs w:val="28"/>
        </w:rPr>
        <w:t>ces</w:t>
      </w:r>
    </w:p>
    <w:p w14:paraId="70E0B22A" w14:textId="77777777" w:rsidR="00A64D7C" w:rsidRPr="00224899" w:rsidRDefault="00A64D7C" w:rsidP="00A64D7C">
      <w:pPr>
        <w:spacing w:line="360" w:lineRule="auto"/>
        <w:ind w:right="254"/>
        <w:jc w:val="both"/>
        <w:rPr>
          <w:rFonts w:ascii="Arial" w:eastAsia="Arial" w:hAnsi="Arial" w:cs="Arial"/>
          <w:i/>
        </w:rPr>
      </w:pPr>
    </w:p>
    <w:p w14:paraId="771FF8C1" w14:textId="77777777" w:rsidR="00A64D7C" w:rsidRPr="00224899" w:rsidRDefault="00A64D7C" w:rsidP="000F6B8E">
      <w:pPr>
        <w:spacing w:line="360" w:lineRule="auto"/>
        <w:ind w:left="116" w:right="254" w:firstLine="604"/>
        <w:rPr>
          <w:rFonts w:ascii="Arial" w:eastAsia="Arial" w:hAnsi="Arial" w:cs="Arial"/>
          <w:sz w:val="24"/>
          <w:szCs w:val="24"/>
        </w:rPr>
      </w:pPr>
      <w:r w:rsidRPr="00224899">
        <w:rPr>
          <w:rFonts w:ascii="Arial" w:eastAsia="Arial" w:hAnsi="Arial" w:cs="Arial"/>
          <w:sz w:val="24"/>
          <w:szCs w:val="24"/>
        </w:rPr>
        <w:t>The devices that can run the web application is any tablet device, cellphone, and computer device that has internet access. The database server connection is managed through the hosting of the Apache server in the localhost computer</w:t>
      </w:r>
    </w:p>
    <w:p w14:paraId="2096FBED" w14:textId="77777777" w:rsidR="00A64D7C" w:rsidRDefault="00A64D7C" w:rsidP="00A64D7C">
      <w:pPr>
        <w:spacing w:line="360" w:lineRule="auto"/>
        <w:ind w:left="116" w:right="254"/>
        <w:rPr>
          <w:rFonts w:ascii="Arial" w:eastAsia="Arial" w:hAnsi="Arial" w:cs="Arial"/>
        </w:rPr>
      </w:pPr>
    </w:p>
    <w:p w14:paraId="145D3606" w14:textId="77777777" w:rsidR="002001D0" w:rsidRDefault="002001D0" w:rsidP="00A64D7C">
      <w:pPr>
        <w:spacing w:line="360" w:lineRule="auto"/>
        <w:ind w:left="116" w:right="254"/>
        <w:rPr>
          <w:rFonts w:ascii="Arial" w:eastAsia="Arial" w:hAnsi="Arial" w:cs="Arial"/>
        </w:rPr>
      </w:pPr>
    </w:p>
    <w:p w14:paraId="1D0C5370" w14:textId="77777777" w:rsidR="002001D0" w:rsidRDefault="002001D0" w:rsidP="00A64D7C">
      <w:pPr>
        <w:spacing w:line="360" w:lineRule="auto"/>
        <w:ind w:left="116" w:right="254"/>
        <w:rPr>
          <w:rFonts w:ascii="Arial" w:eastAsia="Arial" w:hAnsi="Arial" w:cs="Arial"/>
        </w:rPr>
      </w:pPr>
    </w:p>
    <w:p w14:paraId="7CE9A3AF" w14:textId="77777777" w:rsidR="002001D0" w:rsidRDefault="002001D0" w:rsidP="00A64D7C">
      <w:pPr>
        <w:spacing w:line="360" w:lineRule="auto"/>
        <w:ind w:left="116" w:right="254"/>
        <w:rPr>
          <w:rFonts w:ascii="Arial" w:eastAsia="Arial" w:hAnsi="Arial" w:cs="Arial"/>
        </w:rPr>
      </w:pPr>
    </w:p>
    <w:p w14:paraId="78FE9028" w14:textId="77777777" w:rsidR="002001D0" w:rsidRDefault="002001D0" w:rsidP="00A64D7C">
      <w:pPr>
        <w:spacing w:line="360" w:lineRule="auto"/>
        <w:ind w:left="116" w:right="254"/>
        <w:rPr>
          <w:rFonts w:ascii="Arial" w:eastAsia="Arial" w:hAnsi="Arial" w:cs="Arial"/>
        </w:rPr>
      </w:pPr>
    </w:p>
    <w:p w14:paraId="58ED4CB6" w14:textId="77777777" w:rsidR="002001D0" w:rsidRDefault="002001D0" w:rsidP="00A64D7C">
      <w:pPr>
        <w:spacing w:line="360" w:lineRule="auto"/>
        <w:ind w:left="116" w:right="254"/>
        <w:rPr>
          <w:rFonts w:ascii="Arial" w:eastAsia="Arial" w:hAnsi="Arial" w:cs="Arial"/>
        </w:rPr>
      </w:pPr>
    </w:p>
    <w:p w14:paraId="22A4B776" w14:textId="77777777" w:rsidR="002001D0" w:rsidRDefault="002001D0" w:rsidP="00A64D7C">
      <w:pPr>
        <w:spacing w:line="360" w:lineRule="auto"/>
        <w:ind w:left="116" w:right="254"/>
        <w:rPr>
          <w:rFonts w:ascii="Arial" w:eastAsia="Arial" w:hAnsi="Arial" w:cs="Arial"/>
        </w:rPr>
      </w:pPr>
    </w:p>
    <w:p w14:paraId="2A397307" w14:textId="77777777" w:rsidR="002001D0" w:rsidRPr="00224899" w:rsidRDefault="002001D0" w:rsidP="00A64D7C">
      <w:pPr>
        <w:spacing w:line="360" w:lineRule="auto"/>
        <w:ind w:left="116" w:right="254"/>
        <w:rPr>
          <w:rFonts w:ascii="Arial" w:eastAsia="Arial" w:hAnsi="Arial" w:cs="Arial"/>
        </w:rPr>
      </w:pPr>
    </w:p>
    <w:p w14:paraId="5B4B77A8" w14:textId="77777777" w:rsidR="00A64D7C" w:rsidRPr="00224899" w:rsidRDefault="00A64D7C" w:rsidP="00A64D7C">
      <w:pPr>
        <w:spacing w:line="360" w:lineRule="auto"/>
        <w:ind w:left="116"/>
        <w:rPr>
          <w:rFonts w:ascii="Arial" w:hAnsi="Arial" w:cs="Arial"/>
          <w:b/>
          <w:sz w:val="28"/>
          <w:szCs w:val="28"/>
        </w:rPr>
      </w:pPr>
      <w:r w:rsidRPr="00224899">
        <w:rPr>
          <w:rFonts w:ascii="Arial" w:hAnsi="Arial" w:cs="Arial"/>
          <w:b/>
          <w:spacing w:val="1"/>
          <w:sz w:val="28"/>
          <w:szCs w:val="28"/>
        </w:rPr>
        <w:t>3</w:t>
      </w:r>
      <w:r w:rsidRPr="00224899">
        <w:rPr>
          <w:rFonts w:ascii="Arial" w:hAnsi="Arial" w:cs="Arial"/>
          <w:b/>
          <w:spacing w:val="-1"/>
          <w:sz w:val="28"/>
          <w:szCs w:val="28"/>
        </w:rPr>
        <w:t>.</w:t>
      </w:r>
      <w:r w:rsidRPr="00224899">
        <w:rPr>
          <w:rFonts w:ascii="Arial" w:hAnsi="Arial" w:cs="Arial"/>
          <w:b/>
          <w:sz w:val="28"/>
          <w:szCs w:val="28"/>
        </w:rPr>
        <w:t>3 S</w:t>
      </w:r>
      <w:r w:rsidRPr="00224899">
        <w:rPr>
          <w:rFonts w:ascii="Arial" w:hAnsi="Arial" w:cs="Arial"/>
          <w:b/>
          <w:spacing w:val="1"/>
          <w:sz w:val="28"/>
          <w:szCs w:val="28"/>
        </w:rPr>
        <w:t>o</w:t>
      </w:r>
      <w:r w:rsidRPr="00224899">
        <w:rPr>
          <w:rFonts w:ascii="Arial" w:hAnsi="Arial" w:cs="Arial"/>
          <w:b/>
          <w:sz w:val="28"/>
          <w:szCs w:val="28"/>
        </w:rPr>
        <w:t>ft</w:t>
      </w:r>
      <w:r w:rsidRPr="00224899">
        <w:rPr>
          <w:rFonts w:ascii="Arial" w:hAnsi="Arial" w:cs="Arial"/>
          <w:b/>
          <w:spacing w:val="4"/>
          <w:sz w:val="28"/>
          <w:szCs w:val="28"/>
        </w:rPr>
        <w:t>w</w:t>
      </w:r>
      <w:r w:rsidRPr="00224899">
        <w:rPr>
          <w:rFonts w:ascii="Arial" w:hAnsi="Arial" w:cs="Arial"/>
          <w:b/>
          <w:spacing w:val="1"/>
          <w:sz w:val="28"/>
          <w:szCs w:val="28"/>
        </w:rPr>
        <w:t>a</w:t>
      </w:r>
      <w:r w:rsidRPr="00224899">
        <w:rPr>
          <w:rFonts w:ascii="Arial" w:hAnsi="Arial" w:cs="Arial"/>
          <w:b/>
          <w:sz w:val="28"/>
          <w:szCs w:val="28"/>
        </w:rPr>
        <w:t xml:space="preserve">re </w:t>
      </w:r>
      <w:r w:rsidRPr="00224899">
        <w:rPr>
          <w:rFonts w:ascii="Arial" w:hAnsi="Arial" w:cs="Arial"/>
          <w:b/>
          <w:spacing w:val="1"/>
          <w:sz w:val="28"/>
          <w:szCs w:val="28"/>
        </w:rPr>
        <w:t>I</w:t>
      </w:r>
      <w:r w:rsidRPr="00224899">
        <w:rPr>
          <w:rFonts w:ascii="Arial" w:hAnsi="Arial" w:cs="Arial"/>
          <w:b/>
          <w:sz w:val="28"/>
          <w:szCs w:val="28"/>
        </w:rPr>
        <w:t>nterf</w:t>
      </w:r>
      <w:r w:rsidRPr="00224899">
        <w:rPr>
          <w:rFonts w:ascii="Arial" w:hAnsi="Arial" w:cs="Arial"/>
          <w:b/>
          <w:spacing w:val="1"/>
          <w:sz w:val="28"/>
          <w:szCs w:val="28"/>
        </w:rPr>
        <w:t>a</w:t>
      </w:r>
      <w:r w:rsidRPr="00224899">
        <w:rPr>
          <w:rFonts w:ascii="Arial" w:hAnsi="Arial" w:cs="Arial"/>
          <w:b/>
          <w:sz w:val="28"/>
          <w:szCs w:val="28"/>
        </w:rPr>
        <w:t>ces</w:t>
      </w:r>
    </w:p>
    <w:p w14:paraId="793A4996" w14:textId="77777777" w:rsidR="00A64D7C" w:rsidRPr="00224899" w:rsidRDefault="00A64D7C" w:rsidP="00A64D7C">
      <w:pPr>
        <w:spacing w:line="360" w:lineRule="auto"/>
        <w:ind w:left="116"/>
        <w:rPr>
          <w:rFonts w:ascii="Arial" w:hAnsi="Arial" w:cs="Arial"/>
          <w:b/>
          <w:sz w:val="28"/>
          <w:szCs w:val="28"/>
        </w:rPr>
      </w:pPr>
    </w:p>
    <w:p w14:paraId="4C25EC5D" w14:textId="77777777" w:rsidR="00A64D7C" w:rsidRPr="00224899" w:rsidRDefault="00A64D7C" w:rsidP="000F6B8E">
      <w:pPr>
        <w:spacing w:line="360" w:lineRule="auto"/>
        <w:ind w:left="116" w:firstLine="604"/>
        <w:rPr>
          <w:rFonts w:ascii="Arial" w:hAnsi="Arial" w:cs="Arial"/>
          <w:sz w:val="24"/>
          <w:szCs w:val="24"/>
        </w:rPr>
      </w:pPr>
      <w:r w:rsidRPr="00224899">
        <w:rPr>
          <w:rFonts w:ascii="Arial" w:hAnsi="Arial" w:cs="Arial"/>
          <w:sz w:val="24"/>
          <w:szCs w:val="24"/>
        </w:rPr>
        <w:t>The web application connects to the database for the manipulation of data. Each session of the web application could view and manipulate the data in the database, either using phone, tablet, or computer as a medium. All functionalities are presented per the screen size and everything is adjusted after opening the web application itself</w:t>
      </w:r>
    </w:p>
    <w:p w14:paraId="68403BAF" w14:textId="77777777" w:rsidR="00A64D7C" w:rsidRPr="00224899" w:rsidRDefault="00A64D7C" w:rsidP="00A64D7C">
      <w:pPr>
        <w:spacing w:before="8" w:line="360" w:lineRule="auto"/>
        <w:rPr>
          <w:rFonts w:ascii="Arial" w:hAnsi="Arial" w:cs="Arial"/>
          <w:sz w:val="28"/>
          <w:szCs w:val="28"/>
        </w:rPr>
      </w:pPr>
    </w:p>
    <w:p w14:paraId="033E8F01" w14:textId="77777777" w:rsidR="00A64D7C" w:rsidRPr="00224899" w:rsidRDefault="00A64D7C" w:rsidP="00A64D7C">
      <w:pPr>
        <w:spacing w:line="360" w:lineRule="auto"/>
        <w:ind w:left="116"/>
        <w:rPr>
          <w:rFonts w:ascii="Arial" w:hAnsi="Arial" w:cs="Arial"/>
          <w:sz w:val="28"/>
          <w:szCs w:val="28"/>
        </w:rPr>
      </w:pPr>
      <w:r w:rsidRPr="00224899">
        <w:rPr>
          <w:rFonts w:ascii="Arial" w:hAnsi="Arial" w:cs="Arial"/>
          <w:b/>
          <w:spacing w:val="1"/>
          <w:sz w:val="28"/>
          <w:szCs w:val="28"/>
        </w:rPr>
        <w:t>3</w:t>
      </w:r>
      <w:r w:rsidRPr="00224899">
        <w:rPr>
          <w:rFonts w:ascii="Arial" w:hAnsi="Arial" w:cs="Arial"/>
          <w:b/>
          <w:spacing w:val="-1"/>
          <w:sz w:val="28"/>
          <w:szCs w:val="28"/>
        </w:rPr>
        <w:t>.</w:t>
      </w:r>
      <w:r w:rsidRPr="00224899">
        <w:rPr>
          <w:rFonts w:ascii="Arial" w:hAnsi="Arial" w:cs="Arial"/>
          <w:b/>
          <w:sz w:val="28"/>
          <w:szCs w:val="28"/>
        </w:rPr>
        <w:t>4</w:t>
      </w:r>
      <w:r w:rsidRPr="00224899">
        <w:rPr>
          <w:rFonts w:ascii="Arial" w:hAnsi="Arial" w:cs="Arial"/>
          <w:b/>
          <w:spacing w:val="5"/>
          <w:sz w:val="28"/>
          <w:szCs w:val="28"/>
        </w:rPr>
        <w:t xml:space="preserve"> </w:t>
      </w:r>
      <w:r w:rsidRPr="00224899">
        <w:rPr>
          <w:rFonts w:ascii="Arial" w:hAnsi="Arial" w:cs="Arial"/>
          <w:b/>
          <w:spacing w:val="-1"/>
          <w:sz w:val="28"/>
          <w:szCs w:val="28"/>
        </w:rPr>
        <w:t>C</w:t>
      </w:r>
      <w:r w:rsidRPr="00224899">
        <w:rPr>
          <w:rFonts w:ascii="Arial" w:hAnsi="Arial" w:cs="Arial"/>
          <w:b/>
          <w:spacing w:val="1"/>
          <w:sz w:val="28"/>
          <w:szCs w:val="28"/>
        </w:rPr>
        <w:t>o</w:t>
      </w:r>
      <w:r w:rsidRPr="00224899">
        <w:rPr>
          <w:rFonts w:ascii="Arial" w:hAnsi="Arial" w:cs="Arial"/>
          <w:b/>
          <w:spacing w:val="-4"/>
          <w:sz w:val="28"/>
          <w:szCs w:val="28"/>
        </w:rPr>
        <w:t>m</w:t>
      </w:r>
      <w:r w:rsidRPr="00224899">
        <w:rPr>
          <w:rFonts w:ascii="Arial" w:hAnsi="Arial" w:cs="Arial"/>
          <w:b/>
          <w:spacing w:val="-3"/>
          <w:sz w:val="28"/>
          <w:szCs w:val="28"/>
        </w:rPr>
        <w:t>m</w:t>
      </w:r>
      <w:r w:rsidRPr="00224899">
        <w:rPr>
          <w:rFonts w:ascii="Arial" w:hAnsi="Arial" w:cs="Arial"/>
          <w:b/>
          <w:sz w:val="28"/>
          <w:szCs w:val="28"/>
        </w:rPr>
        <w:t>un</w:t>
      </w:r>
      <w:r w:rsidRPr="00224899">
        <w:rPr>
          <w:rFonts w:ascii="Arial" w:hAnsi="Arial" w:cs="Arial"/>
          <w:b/>
          <w:spacing w:val="1"/>
          <w:sz w:val="28"/>
          <w:szCs w:val="28"/>
        </w:rPr>
        <w:t>i</w:t>
      </w:r>
      <w:r w:rsidRPr="00224899">
        <w:rPr>
          <w:rFonts w:ascii="Arial" w:hAnsi="Arial" w:cs="Arial"/>
          <w:b/>
          <w:sz w:val="28"/>
          <w:szCs w:val="28"/>
        </w:rPr>
        <w:t>c</w:t>
      </w:r>
      <w:r w:rsidRPr="00224899">
        <w:rPr>
          <w:rFonts w:ascii="Arial" w:hAnsi="Arial" w:cs="Arial"/>
          <w:b/>
          <w:spacing w:val="1"/>
          <w:sz w:val="28"/>
          <w:szCs w:val="28"/>
        </w:rPr>
        <w:t>a</w:t>
      </w:r>
      <w:r w:rsidRPr="00224899">
        <w:rPr>
          <w:rFonts w:ascii="Arial" w:hAnsi="Arial" w:cs="Arial"/>
          <w:b/>
          <w:sz w:val="28"/>
          <w:szCs w:val="28"/>
        </w:rPr>
        <w:t>t</w:t>
      </w:r>
      <w:r w:rsidRPr="00224899">
        <w:rPr>
          <w:rFonts w:ascii="Arial" w:hAnsi="Arial" w:cs="Arial"/>
          <w:b/>
          <w:spacing w:val="1"/>
          <w:sz w:val="28"/>
          <w:szCs w:val="28"/>
        </w:rPr>
        <w:t>io</w:t>
      </w:r>
      <w:r w:rsidRPr="00224899">
        <w:rPr>
          <w:rFonts w:ascii="Arial" w:hAnsi="Arial" w:cs="Arial"/>
          <w:b/>
          <w:sz w:val="28"/>
          <w:szCs w:val="28"/>
        </w:rPr>
        <w:t>ns</w:t>
      </w:r>
      <w:r w:rsidRPr="00224899">
        <w:rPr>
          <w:rFonts w:ascii="Arial" w:hAnsi="Arial" w:cs="Arial"/>
          <w:b/>
          <w:spacing w:val="1"/>
          <w:sz w:val="28"/>
          <w:szCs w:val="28"/>
        </w:rPr>
        <w:t xml:space="preserve"> I</w:t>
      </w:r>
      <w:r w:rsidRPr="00224899">
        <w:rPr>
          <w:rFonts w:ascii="Arial" w:hAnsi="Arial" w:cs="Arial"/>
          <w:b/>
          <w:sz w:val="28"/>
          <w:szCs w:val="28"/>
        </w:rPr>
        <w:t>nterf</w:t>
      </w:r>
      <w:r w:rsidRPr="00224899">
        <w:rPr>
          <w:rFonts w:ascii="Arial" w:hAnsi="Arial" w:cs="Arial"/>
          <w:b/>
          <w:spacing w:val="1"/>
          <w:sz w:val="28"/>
          <w:szCs w:val="28"/>
        </w:rPr>
        <w:t>a</w:t>
      </w:r>
      <w:r w:rsidRPr="00224899">
        <w:rPr>
          <w:rFonts w:ascii="Arial" w:hAnsi="Arial" w:cs="Arial"/>
          <w:b/>
          <w:sz w:val="28"/>
          <w:szCs w:val="28"/>
        </w:rPr>
        <w:t>ces</w:t>
      </w:r>
    </w:p>
    <w:p w14:paraId="1200D875" w14:textId="77777777" w:rsidR="00A64D7C" w:rsidRPr="00224899" w:rsidRDefault="00A64D7C" w:rsidP="00A64D7C">
      <w:pPr>
        <w:spacing w:line="360" w:lineRule="auto"/>
        <w:ind w:left="116" w:right="142"/>
        <w:rPr>
          <w:rFonts w:ascii="Arial" w:eastAsia="Arial" w:hAnsi="Arial" w:cs="Arial"/>
        </w:rPr>
      </w:pPr>
    </w:p>
    <w:p w14:paraId="457CB1BC" w14:textId="77777777" w:rsidR="00A64D7C" w:rsidRPr="00224899" w:rsidRDefault="00A64D7C" w:rsidP="000F6B8E">
      <w:pPr>
        <w:spacing w:line="360" w:lineRule="auto"/>
        <w:ind w:left="116" w:right="142" w:firstLine="604"/>
        <w:rPr>
          <w:rFonts w:ascii="Arial" w:eastAsia="Arial" w:hAnsi="Arial" w:cs="Arial"/>
          <w:i/>
          <w:sz w:val="24"/>
          <w:szCs w:val="24"/>
        </w:rPr>
        <w:sectPr w:rsidR="00A64D7C" w:rsidRPr="00224899" w:rsidSect="00C22AB5">
          <w:pgSz w:w="12240" w:h="15840" w:code="1"/>
          <w:pgMar w:top="940" w:right="1180" w:bottom="280" w:left="1180" w:header="751" w:footer="227" w:gutter="0"/>
          <w:cols w:space="720"/>
          <w:docGrid w:linePitch="299"/>
        </w:sectPr>
      </w:pPr>
      <w:r w:rsidRPr="00224899">
        <w:rPr>
          <w:rFonts w:ascii="Arial" w:eastAsia="Arial" w:hAnsi="Arial" w:cs="Arial"/>
          <w:sz w:val="24"/>
          <w:szCs w:val="24"/>
        </w:rPr>
        <w:t xml:space="preserve">To access or to communicate with the web application, the user needs to access the web application through the web browser. The communication standards that it would use is the HTTP, TCP and the IP standard.  The data transfer rates from the user to the server depends on the speed of the internet. If 1Mbps speed is attainable, it is possible for the transfer rate upload to be at 100kb/s. One security risk that the web application is cross site scripting and unauthorized access to the web application. </w:t>
      </w:r>
    </w:p>
    <w:p w14:paraId="5BBB50BD" w14:textId="77777777" w:rsidR="00A64D7C" w:rsidRPr="00224899" w:rsidRDefault="00A64D7C" w:rsidP="00A64D7C">
      <w:pPr>
        <w:spacing w:before="13" w:line="360" w:lineRule="auto"/>
        <w:rPr>
          <w:rFonts w:ascii="Arial" w:hAnsi="Arial" w:cs="Arial"/>
          <w:sz w:val="36"/>
          <w:szCs w:val="36"/>
        </w:rPr>
      </w:pPr>
      <w:r w:rsidRPr="00224899">
        <w:rPr>
          <w:rFonts w:ascii="Arial" w:hAnsi="Arial" w:cs="Arial"/>
          <w:b/>
          <w:sz w:val="36"/>
          <w:szCs w:val="36"/>
        </w:rPr>
        <w:t>4.</w:t>
      </w:r>
      <w:r w:rsidRPr="00224899">
        <w:rPr>
          <w:rFonts w:ascii="Arial" w:hAnsi="Arial" w:cs="Arial"/>
          <w:b/>
          <w:spacing w:val="55"/>
          <w:sz w:val="36"/>
          <w:szCs w:val="36"/>
        </w:rPr>
        <w:t xml:space="preserve"> </w:t>
      </w:r>
      <w:r w:rsidRPr="00224899">
        <w:rPr>
          <w:rFonts w:ascii="Arial" w:hAnsi="Arial" w:cs="Arial"/>
          <w:b/>
          <w:spacing w:val="-1"/>
          <w:sz w:val="36"/>
          <w:szCs w:val="36"/>
        </w:rPr>
        <w:t>S</w:t>
      </w:r>
      <w:r w:rsidRPr="00224899">
        <w:rPr>
          <w:rFonts w:ascii="Arial" w:hAnsi="Arial" w:cs="Arial"/>
          <w:b/>
          <w:spacing w:val="3"/>
          <w:sz w:val="36"/>
          <w:szCs w:val="36"/>
        </w:rPr>
        <w:t>y</w:t>
      </w:r>
      <w:r w:rsidRPr="00224899">
        <w:rPr>
          <w:rFonts w:ascii="Arial" w:hAnsi="Arial" w:cs="Arial"/>
          <w:b/>
          <w:spacing w:val="-1"/>
          <w:sz w:val="36"/>
          <w:szCs w:val="36"/>
        </w:rPr>
        <w:t>s</w:t>
      </w:r>
      <w:r w:rsidRPr="00224899">
        <w:rPr>
          <w:rFonts w:ascii="Arial" w:hAnsi="Arial" w:cs="Arial"/>
          <w:b/>
          <w:sz w:val="36"/>
          <w:szCs w:val="36"/>
        </w:rPr>
        <w:t>t</w:t>
      </w:r>
      <w:r w:rsidRPr="00224899">
        <w:rPr>
          <w:rFonts w:ascii="Arial" w:hAnsi="Arial" w:cs="Arial"/>
          <w:b/>
          <w:spacing w:val="1"/>
          <w:sz w:val="36"/>
          <w:szCs w:val="36"/>
        </w:rPr>
        <w:t>e</w:t>
      </w:r>
      <w:r w:rsidRPr="00224899">
        <w:rPr>
          <w:rFonts w:ascii="Arial" w:hAnsi="Arial" w:cs="Arial"/>
          <w:b/>
          <w:sz w:val="36"/>
          <w:szCs w:val="36"/>
        </w:rPr>
        <w:t>m</w:t>
      </w:r>
      <w:r w:rsidRPr="00224899">
        <w:rPr>
          <w:rFonts w:ascii="Arial" w:hAnsi="Arial" w:cs="Arial"/>
          <w:b/>
          <w:spacing w:val="1"/>
          <w:sz w:val="36"/>
          <w:szCs w:val="36"/>
        </w:rPr>
        <w:t xml:space="preserve"> Fe</w:t>
      </w:r>
      <w:r w:rsidRPr="00224899">
        <w:rPr>
          <w:rFonts w:ascii="Arial" w:hAnsi="Arial" w:cs="Arial"/>
          <w:b/>
          <w:sz w:val="36"/>
          <w:szCs w:val="36"/>
        </w:rPr>
        <w:t>at</w:t>
      </w:r>
      <w:r w:rsidRPr="00224899">
        <w:rPr>
          <w:rFonts w:ascii="Arial" w:hAnsi="Arial" w:cs="Arial"/>
          <w:b/>
          <w:spacing w:val="-1"/>
          <w:sz w:val="36"/>
          <w:szCs w:val="36"/>
        </w:rPr>
        <w:t>u</w:t>
      </w:r>
      <w:r w:rsidRPr="00224899">
        <w:rPr>
          <w:rFonts w:ascii="Arial" w:hAnsi="Arial" w:cs="Arial"/>
          <w:b/>
          <w:spacing w:val="-6"/>
          <w:sz w:val="36"/>
          <w:szCs w:val="36"/>
        </w:rPr>
        <w:t>r</w:t>
      </w:r>
      <w:r w:rsidRPr="00224899">
        <w:rPr>
          <w:rFonts w:ascii="Arial" w:hAnsi="Arial" w:cs="Arial"/>
          <w:b/>
          <w:spacing w:val="1"/>
          <w:sz w:val="36"/>
          <w:szCs w:val="36"/>
        </w:rPr>
        <w:t>e</w:t>
      </w:r>
      <w:r w:rsidRPr="00224899">
        <w:rPr>
          <w:rFonts w:ascii="Arial" w:hAnsi="Arial" w:cs="Arial"/>
          <w:b/>
          <w:sz w:val="36"/>
          <w:szCs w:val="36"/>
        </w:rPr>
        <w:t>s</w:t>
      </w:r>
    </w:p>
    <w:p w14:paraId="3C153B87" w14:textId="77777777" w:rsidR="00A64D7C" w:rsidRPr="00224899" w:rsidRDefault="00A64D7C" w:rsidP="00A64D7C">
      <w:pPr>
        <w:spacing w:line="360" w:lineRule="auto"/>
        <w:ind w:left="116"/>
        <w:rPr>
          <w:rFonts w:ascii="Arial" w:hAnsi="Arial" w:cs="Arial"/>
          <w:sz w:val="28"/>
          <w:szCs w:val="28"/>
        </w:rPr>
      </w:pPr>
      <w:r w:rsidRPr="00224899">
        <w:rPr>
          <w:rFonts w:ascii="Arial" w:hAnsi="Arial" w:cs="Arial"/>
          <w:b/>
          <w:spacing w:val="1"/>
          <w:sz w:val="28"/>
          <w:szCs w:val="28"/>
        </w:rPr>
        <w:t>4</w:t>
      </w:r>
      <w:r w:rsidRPr="00224899">
        <w:rPr>
          <w:rFonts w:ascii="Arial" w:hAnsi="Arial" w:cs="Arial"/>
          <w:b/>
          <w:spacing w:val="-1"/>
          <w:sz w:val="28"/>
          <w:szCs w:val="28"/>
        </w:rPr>
        <w:t>.</w:t>
      </w:r>
      <w:r w:rsidRPr="00224899">
        <w:rPr>
          <w:rFonts w:ascii="Arial" w:hAnsi="Arial" w:cs="Arial"/>
          <w:b/>
          <w:sz w:val="28"/>
          <w:szCs w:val="28"/>
        </w:rPr>
        <w:t xml:space="preserve">1 </w:t>
      </w:r>
      <w:r w:rsidRPr="00224899">
        <w:rPr>
          <w:rFonts w:ascii="Arial" w:hAnsi="Arial" w:cs="Arial"/>
          <w:b/>
          <w:spacing w:val="5"/>
          <w:sz w:val="28"/>
          <w:szCs w:val="28"/>
        </w:rPr>
        <w:t>Event</w:t>
      </w:r>
      <w:r w:rsidRPr="00224899">
        <w:rPr>
          <w:rFonts w:ascii="Arial" w:hAnsi="Arial" w:cs="Arial"/>
          <w:b/>
          <w:sz w:val="28"/>
          <w:szCs w:val="28"/>
        </w:rPr>
        <w:t xml:space="preserve"> Scheduling</w:t>
      </w:r>
    </w:p>
    <w:p w14:paraId="15996DDB" w14:textId="77777777" w:rsidR="00A64D7C" w:rsidRPr="00224899" w:rsidRDefault="00A64D7C" w:rsidP="00A64D7C">
      <w:pPr>
        <w:spacing w:line="360" w:lineRule="auto"/>
        <w:rPr>
          <w:rFonts w:ascii="Arial" w:eastAsia="Arial" w:hAnsi="Arial" w:cs="Arial"/>
        </w:rPr>
      </w:pPr>
    </w:p>
    <w:p w14:paraId="4C7B5777" w14:textId="19AA183C" w:rsidR="00A64D7C" w:rsidRPr="000F6B8E" w:rsidRDefault="00A64D7C" w:rsidP="000F6B8E">
      <w:pPr>
        <w:spacing w:before="89" w:line="360" w:lineRule="auto"/>
        <w:ind w:left="750"/>
        <w:rPr>
          <w:rFonts w:ascii="Arial" w:hAnsi="Arial" w:cs="Arial"/>
          <w:b/>
          <w:sz w:val="24"/>
          <w:szCs w:val="24"/>
        </w:rPr>
      </w:pPr>
      <w:r w:rsidRPr="000F6B8E">
        <w:rPr>
          <w:rFonts w:ascii="Arial" w:hAnsi="Arial" w:cs="Arial"/>
          <w:b/>
          <w:sz w:val="24"/>
          <w:szCs w:val="24"/>
        </w:rPr>
        <w:t xml:space="preserve">4.1.1    </w:t>
      </w:r>
      <w:r w:rsidRPr="000F6B8E">
        <w:rPr>
          <w:rFonts w:ascii="Arial" w:hAnsi="Arial" w:cs="Arial"/>
          <w:b/>
          <w:spacing w:val="26"/>
          <w:sz w:val="24"/>
          <w:szCs w:val="24"/>
        </w:rPr>
        <w:t xml:space="preserve"> </w:t>
      </w:r>
      <w:r w:rsidRPr="000F6B8E">
        <w:rPr>
          <w:rFonts w:ascii="Arial" w:hAnsi="Arial" w:cs="Arial"/>
          <w:b/>
          <w:sz w:val="24"/>
          <w:szCs w:val="24"/>
        </w:rPr>
        <w:t>D</w:t>
      </w:r>
      <w:r w:rsidRPr="000F6B8E">
        <w:rPr>
          <w:rFonts w:ascii="Arial" w:hAnsi="Arial" w:cs="Arial"/>
          <w:b/>
          <w:spacing w:val="-1"/>
          <w:sz w:val="24"/>
          <w:szCs w:val="24"/>
        </w:rPr>
        <w:t>e</w:t>
      </w:r>
      <w:r w:rsidRPr="000F6B8E">
        <w:rPr>
          <w:rFonts w:ascii="Arial" w:hAnsi="Arial" w:cs="Arial"/>
          <w:b/>
          <w:sz w:val="24"/>
          <w:szCs w:val="24"/>
        </w:rPr>
        <w:t>s</w:t>
      </w:r>
      <w:r w:rsidRPr="000F6B8E">
        <w:rPr>
          <w:rFonts w:ascii="Arial" w:hAnsi="Arial" w:cs="Arial"/>
          <w:b/>
          <w:spacing w:val="-1"/>
          <w:sz w:val="24"/>
          <w:szCs w:val="24"/>
        </w:rPr>
        <w:t>cr</w:t>
      </w:r>
      <w:r w:rsidRPr="000F6B8E">
        <w:rPr>
          <w:rFonts w:ascii="Arial" w:hAnsi="Arial" w:cs="Arial"/>
          <w:b/>
          <w:sz w:val="24"/>
          <w:szCs w:val="24"/>
        </w:rPr>
        <w:t xml:space="preserve">iption </w:t>
      </w:r>
      <w:r w:rsidRPr="000F6B8E">
        <w:rPr>
          <w:rFonts w:ascii="Arial" w:hAnsi="Arial" w:cs="Arial"/>
          <w:b/>
          <w:spacing w:val="-1"/>
          <w:sz w:val="24"/>
          <w:szCs w:val="24"/>
        </w:rPr>
        <w:t>a</w:t>
      </w:r>
      <w:r w:rsidRPr="000F6B8E">
        <w:rPr>
          <w:rFonts w:ascii="Arial" w:hAnsi="Arial" w:cs="Arial"/>
          <w:b/>
          <w:sz w:val="24"/>
          <w:szCs w:val="24"/>
        </w:rPr>
        <w:t xml:space="preserve">nd </w:t>
      </w:r>
      <w:r w:rsidRPr="000F6B8E">
        <w:rPr>
          <w:rFonts w:ascii="Arial" w:hAnsi="Arial" w:cs="Arial"/>
          <w:b/>
          <w:spacing w:val="1"/>
          <w:sz w:val="24"/>
          <w:szCs w:val="24"/>
        </w:rPr>
        <w:t>P</w:t>
      </w:r>
      <w:r w:rsidRPr="000F6B8E">
        <w:rPr>
          <w:rFonts w:ascii="Arial" w:hAnsi="Arial" w:cs="Arial"/>
          <w:b/>
          <w:spacing w:val="-1"/>
          <w:sz w:val="24"/>
          <w:szCs w:val="24"/>
        </w:rPr>
        <w:t>r</w:t>
      </w:r>
      <w:r w:rsidRPr="000F6B8E">
        <w:rPr>
          <w:rFonts w:ascii="Arial" w:hAnsi="Arial" w:cs="Arial"/>
          <w:b/>
          <w:sz w:val="24"/>
          <w:szCs w:val="24"/>
        </w:rPr>
        <w:t>io</w:t>
      </w:r>
      <w:r w:rsidRPr="000F6B8E">
        <w:rPr>
          <w:rFonts w:ascii="Arial" w:hAnsi="Arial" w:cs="Arial"/>
          <w:b/>
          <w:spacing w:val="-1"/>
          <w:sz w:val="24"/>
          <w:szCs w:val="24"/>
        </w:rPr>
        <w:t>r</w:t>
      </w:r>
      <w:r w:rsidRPr="000F6B8E">
        <w:rPr>
          <w:rFonts w:ascii="Arial" w:hAnsi="Arial" w:cs="Arial"/>
          <w:b/>
          <w:sz w:val="24"/>
          <w:szCs w:val="24"/>
        </w:rPr>
        <w:t>ity</w:t>
      </w:r>
    </w:p>
    <w:p w14:paraId="32D74367" w14:textId="77777777" w:rsidR="00A64D7C" w:rsidRPr="00224899" w:rsidRDefault="00A64D7C" w:rsidP="000F6B8E">
      <w:pPr>
        <w:spacing w:line="360" w:lineRule="auto"/>
        <w:ind w:right="68" w:firstLine="720"/>
        <w:rPr>
          <w:rFonts w:ascii="Arial" w:eastAsia="Arial" w:hAnsi="Arial" w:cs="Arial"/>
          <w:sz w:val="24"/>
          <w:szCs w:val="24"/>
        </w:rPr>
      </w:pPr>
      <w:r w:rsidRPr="00224899">
        <w:rPr>
          <w:rFonts w:ascii="Arial" w:eastAsia="Arial" w:hAnsi="Arial" w:cs="Arial"/>
          <w:sz w:val="24"/>
          <w:szCs w:val="24"/>
        </w:rPr>
        <w:t>This feature has a high priority since the client stated that they want this type of feature because if this feature is a part of the system, it would be much easier to handle the people who will execute the maintenance on site. The benefit of this feature is that when implemented, the client and the other workers would have an easier access to the schedule of the event coming up this week or this month. The risk of not completing this feature is that the client would stick to the current system of scheduling which is assigning jobs through email</w:t>
      </w:r>
    </w:p>
    <w:p w14:paraId="074191BA" w14:textId="77777777" w:rsidR="00A64D7C" w:rsidRPr="000F6B8E" w:rsidRDefault="00A64D7C" w:rsidP="00A64D7C">
      <w:pPr>
        <w:spacing w:before="87" w:line="360" w:lineRule="auto"/>
        <w:ind w:left="750"/>
        <w:rPr>
          <w:rFonts w:ascii="Arial" w:hAnsi="Arial" w:cs="Arial"/>
          <w:b/>
          <w:sz w:val="24"/>
          <w:szCs w:val="24"/>
        </w:rPr>
      </w:pPr>
      <w:r w:rsidRPr="000F6B8E">
        <w:rPr>
          <w:rFonts w:ascii="Arial" w:hAnsi="Arial" w:cs="Arial"/>
          <w:b/>
          <w:sz w:val="24"/>
          <w:szCs w:val="24"/>
        </w:rPr>
        <w:t xml:space="preserve">4.1.2    </w:t>
      </w:r>
      <w:r w:rsidRPr="000F6B8E">
        <w:rPr>
          <w:rFonts w:ascii="Arial" w:hAnsi="Arial" w:cs="Arial"/>
          <w:b/>
          <w:spacing w:val="26"/>
          <w:sz w:val="24"/>
          <w:szCs w:val="24"/>
        </w:rPr>
        <w:t xml:space="preserve"> </w:t>
      </w:r>
      <w:r w:rsidRPr="000F6B8E">
        <w:rPr>
          <w:rFonts w:ascii="Arial" w:hAnsi="Arial" w:cs="Arial"/>
          <w:b/>
          <w:spacing w:val="1"/>
          <w:sz w:val="24"/>
          <w:szCs w:val="24"/>
        </w:rPr>
        <w:t>S</w:t>
      </w:r>
      <w:r w:rsidRPr="000F6B8E">
        <w:rPr>
          <w:rFonts w:ascii="Arial" w:hAnsi="Arial" w:cs="Arial"/>
          <w:b/>
          <w:sz w:val="24"/>
          <w:szCs w:val="24"/>
        </w:rPr>
        <w:t>timulus/</w:t>
      </w:r>
      <w:r w:rsidRPr="000F6B8E">
        <w:rPr>
          <w:rFonts w:ascii="Arial" w:hAnsi="Arial" w:cs="Arial"/>
          <w:b/>
          <w:spacing w:val="1"/>
          <w:sz w:val="24"/>
          <w:szCs w:val="24"/>
        </w:rPr>
        <w:t>R</w:t>
      </w:r>
      <w:r w:rsidRPr="000F6B8E">
        <w:rPr>
          <w:rFonts w:ascii="Arial" w:hAnsi="Arial" w:cs="Arial"/>
          <w:b/>
          <w:spacing w:val="-1"/>
          <w:sz w:val="24"/>
          <w:szCs w:val="24"/>
        </w:rPr>
        <w:t>e</w:t>
      </w:r>
      <w:r w:rsidRPr="000F6B8E">
        <w:rPr>
          <w:rFonts w:ascii="Arial" w:hAnsi="Arial" w:cs="Arial"/>
          <w:b/>
          <w:sz w:val="24"/>
          <w:szCs w:val="24"/>
        </w:rPr>
        <w:t>sponse</w:t>
      </w:r>
      <w:r w:rsidRPr="000F6B8E">
        <w:rPr>
          <w:rFonts w:ascii="Arial" w:hAnsi="Arial" w:cs="Arial"/>
          <w:b/>
          <w:spacing w:val="-1"/>
          <w:sz w:val="24"/>
          <w:szCs w:val="24"/>
        </w:rPr>
        <w:t xml:space="preserve"> </w:t>
      </w:r>
      <w:r w:rsidRPr="000F6B8E">
        <w:rPr>
          <w:rFonts w:ascii="Arial" w:hAnsi="Arial" w:cs="Arial"/>
          <w:b/>
          <w:spacing w:val="1"/>
          <w:sz w:val="24"/>
          <w:szCs w:val="24"/>
        </w:rPr>
        <w:t>S</w:t>
      </w:r>
      <w:r w:rsidRPr="000F6B8E">
        <w:rPr>
          <w:rFonts w:ascii="Arial" w:hAnsi="Arial" w:cs="Arial"/>
          <w:b/>
          <w:spacing w:val="-1"/>
          <w:sz w:val="24"/>
          <w:szCs w:val="24"/>
        </w:rPr>
        <w:t>e</w:t>
      </w:r>
      <w:r w:rsidRPr="000F6B8E">
        <w:rPr>
          <w:rFonts w:ascii="Arial" w:hAnsi="Arial" w:cs="Arial"/>
          <w:b/>
          <w:sz w:val="24"/>
          <w:szCs w:val="24"/>
        </w:rPr>
        <w:t>qu</w:t>
      </w:r>
      <w:r w:rsidRPr="000F6B8E">
        <w:rPr>
          <w:rFonts w:ascii="Arial" w:hAnsi="Arial" w:cs="Arial"/>
          <w:b/>
          <w:spacing w:val="-1"/>
          <w:sz w:val="24"/>
          <w:szCs w:val="24"/>
        </w:rPr>
        <w:t>e</w:t>
      </w:r>
      <w:r w:rsidRPr="000F6B8E">
        <w:rPr>
          <w:rFonts w:ascii="Arial" w:hAnsi="Arial" w:cs="Arial"/>
          <w:b/>
          <w:sz w:val="24"/>
          <w:szCs w:val="24"/>
        </w:rPr>
        <w:t>n</w:t>
      </w:r>
      <w:r w:rsidRPr="000F6B8E">
        <w:rPr>
          <w:rFonts w:ascii="Arial" w:hAnsi="Arial" w:cs="Arial"/>
          <w:b/>
          <w:spacing w:val="-1"/>
          <w:sz w:val="24"/>
          <w:szCs w:val="24"/>
        </w:rPr>
        <w:t>ce</w:t>
      </w:r>
      <w:r w:rsidRPr="000F6B8E">
        <w:rPr>
          <w:rFonts w:ascii="Arial" w:hAnsi="Arial" w:cs="Arial"/>
          <w:b/>
          <w:sz w:val="24"/>
          <w:szCs w:val="24"/>
        </w:rPr>
        <w:t>s</w:t>
      </w:r>
    </w:p>
    <w:p w14:paraId="79802EBC" w14:textId="77777777" w:rsidR="00A64D7C" w:rsidRPr="00224899" w:rsidRDefault="00A64D7C" w:rsidP="00A64D7C">
      <w:pPr>
        <w:spacing w:line="360" w:lineRule="auto"/>
        <w:ind w:left="1467" w:right="756" w:firstLine="2"/>
        <w:rPr>
          <w:rFonts w:ascii="Arial" w:eastAsia="Arial" w:hAnsi="Arial" w:cs="Arial"/>
          <w:i/>
          <w:spacing w:val="1"/>
          <w:sz w:val="24"/>
          <w:szCs w:val="24"/>
        </w:rPr>
      </w:pPr>
    </w:p>
    <w:p w14:paraId="458DDBE8" w14:textId="4BE3C193" w:rsidR="00A64D7C" w:rsidRDefault="00A64D7C" w:rsidP="000F6B8E">
      <w:pPr>
        <w:spacing w:line="360" w:lineRule="auto"/>
        <w:ind w:right="756" w:firstLine="720"/>
        <w:rPr>
          <w:rFonts w:ascii="Arial" w:eastAsia="Arial" w:hAnsi="Arial" w:cs="Arial"/>
          <w:sz w:val="24"/>
          <w:szCs w:val="24"/>
        </w:rPr>
      </w:pPr>
      <w:r w:rsidRPr="00224899">
        <w:rPr>
          <w:rFonts w:ascii="Arial" w:eastAsia="Arial" w:hAnsi="Arial" w:cs="Arial"/>
          <w:sz w:val="24"/>
          <w:szCs w:val="24"/>
        </w:rPr>
        <w:t>The feature starts with the head technician creating a maintenance event date or any type of event. This would let the system prompt the head technician when is the start date and end date as well as the people who are to be assigned to the event. The people assigned are then notified that they have a specific task coming up. The system would display all the event either by month or by week</w:t>
      </w:r>
      <w:r w:rsidR="002001D0">
        <w:rPr>
          <w:rFonts w:ascii="Arial" w:eastAsia="Arial" w:hAnsi="Arial" w:cs="Arial"/>
          <w:sz w:val="24"/>
          <w:szCs w:val="24"/>
        </w:rPr>
        <w:t>.</w:t>
      </w:r>
    </w:p>
    <w:p w14:paraId="289088FB" w14:textId="77777777" w:rsidR="002001D0" w:rsidRDefault="002001D0" w:rsidP="000F6B8E">
      <w:pPr>
        <w:spacing w:line="360" w:lineRule="auto"/>
        <w:ind w:right="756" w:firstLine="720"/>
        <w:rPr>
          <w:rFonts w:ascii="Arial" w:eastAsia="Arial" w:hAnsi="Arial" w:cs="Arial"/>
          <w:sz w:val="24"/>
          <w:szCs w:val="24"/>
        </w:rPr>
      </w:pPr>
    </w:p>
    <w:p w14:paraId="7B860DAC" w14:textId="77777777" w:rsidR="002001D0" w:rsidRDefault="002001D0" w:rsidP="000F6B8E">
      <w:pPr>
        <w:spacing w:line="360" w:lineRule="auto"/>
        <w:ind w:right="756" w:firstLine="720"/>
        <w:rPr>
          <w:rFonts w:ascii="Arial" w:eastAsia="Arial" w:hAnsi="Arial" w:cs="Arial"/>
          <w:sz w:val="24"/>
          <w:szCs w:val="24"/>
        </w:rPr>
      </w:pPr>
    </w:p>
    <w:p w14:paraId="60C7878D" w14:textId="77777777" w:rsidR="002001D0" w:rsidRDefault="002001D0" w:rsidP="000F6B8E">
      <w:pPr>
        <w:spacing w:line="360" w:lineRule="auto"/>
        <w:ind w:right="756" w:firstLine="720"/>
        <w:rPr>
          <w:rFonts w:ascii="Arial" w:eastAsia="Arial" w:hAnsi="Arial" w:cs="Arial"/>
          <w:sz w:val="24"/>
          <w:szCs w:val="24"/>
        </w:rPr>
      </w:pPr>
    </w:p>
    <w:p w14:paraId="61A82707" w14:textId="77777777" w:rsidR="002001D0" w:rsidRDefault="002001D0" w:rsidP="000F6B8E">
      <w:pPr>
        <w:spacing w:line="360" w:lineRule="auto"/>
        <w:ind w:right="756" w:firstLine="720"/>
        <w:rPr>
          <w:rFonts w:ascii="Arial" w:eastAsia="Arial" w:hAnsi="Arial" w:cs="Arial"/>
          <w:sz w:val="24"/>
          <w:szCs w:val="24"/>
        </w:rPr>
      </w:pPr>
    </w:p>
    <w:p w14:paraId="0AEE2C96" w14:textId="77777777" w:rsidR="002001D0" w:rsidRDefault="002001D0" w:rsidP="000F6B8E">
      <w:pPr>
        <w:spacing w:line="360" w:lineRule="auto"/>
        <w:ind w:right="756" w:firstLine="720"/>
        <w:rPr>
          <w:rFonts w:ascii="Arial" w:eastAsia="Arial" w:hAnsi="Arial" w:cs="Arial"/>
          <w:sz w:val="24"/>
          <w:szCs w:val="24"/>
        </w:rPr>
      </w:pPr>
    </w:p>
    <w:p w14:paraId="6E311F53" w14:textId="77777777" w:rsidR="002001D0" w:rsidRPr="00224899" w:rsidRDefault="002001D0" w:rsidP="000F6B8E">
      <w:pPr>
        <w:spacing w:line="360" w:lineRule="auto"/>
        <w:ind w:right="756" w:firstLine="720"/>
        <w:rPr>
          <w:rFonts w:ascii="Arial" w:eastAsia="Arial" w:hAnsi="Arial" w:cs="Arial"/>
          <w:sz w:val="24"/>
          <w:szCs w:val="24"/>
        </w:rPr>
      </w:pPr>
    </w:p>
    <w:p w14:paraId="6E3A25A0" w14:textId="77777777" w:rsidR="00A64D7C" w:rsidRPr="002001D0" w:rsidRDefault="00A64D7C" w:rsidP="000F6B8E">
      <w:pPr>
        <w:spacing w:before="87" w:line="360" w:lineRule="auto"/>
        <w:rPr>
          <w:rFonts w:ascii="Arial" w:hAnsi="Arial" w:cs="Arial"/>
          <w:b/>
          <w:sz w:val="24"/>
          <w:szCs w:val="24"/>
        </w:rPr>
      </w:pPr>
      <w:r w:rsidRPr="002001D0">
        <w:rPr>
          <w:rFonts w:ascii="Arial" w:hAnsi="Arial" w:cs="Arial"/>
          <w:b/>
          <w:sz w:val="24"/>
          <w:szCs w:val="24"/>
        </w:rPr>
        <w:t xml:space="preserve">4.1.3    </w:t>
      </w:r>
      <w:r w:rsidRPr="002001D0">
        <w:rPr>
          <w:rFonts w:ascii="Arial" w:hAnsi="Arial" w:cs="Arial"/>
          <w:b/>
          <w:spacing w:val="26"/>
          <w:sz w:val="24"/>
          <w:szCs w:val="24"/>
        </w:rPr>
        <w:t xml:space="preserve"> </w:t>
      </w:r>
      <w:r w:rsidRPr="002001D0">
        <w:rPr>
          <w:rFonts w:ascii="Arial" w:hAnsi="Arial" w:cs="Arial"/>
          <w:b/>
          <w:spacing w:val="-1"/>
          <w:sz w:val="24"/>
          <w:szCs w:val="24"/>
        </w:rPr>
        <w:t>F</w:t>
      </w:r>
      <w:r w:rsidRPr="002001D0">
        <w:rPr>
          <w:rFonts w:ascii="Arial" w:hAnsi="Arial" w:cs="Arial"/>
          <w:b/>
          <w:sz w:val="24"/>
          <w:szCs w:val="24"/>
        </w:rPr>
        <w:t>un</w:t>
      </w:r>
      <w:r w:rsidRPr="002001D0">
        <w:rPr>
          <w:rFonts w:ascii="Arial" w:hAnsi="Arial" w:cs="Arial"/>
          <w:b/>
          <w:spacing w:val="-1"/>
          <w:sz w:val="24"/>
          <w:szCs w:val="24"/>
        </w:rPr>
        <w:t>c</w:t>
      </w:r>
      <w:r w:rsidRPr="002001D0">
        <w:rPr>
          <w:rFonts w:ascii="Arial" w:hAnsi="Arial" w:cs="Arial"/>
          <w:b/>
          <w:sz w:val="24"/>
          <w:szCs w:val="24"/>
        </w:rPr>
        <w:t>tion</w:t>
      </w:r>
      <w:r w:rsidRPr="002001D0">
        <w:rPr>
          <w:rFonts w:ascii="Arial" w:hAnsi="Arial" w:cs="Arial"/>
          <w:b/>
          <w:spacing w:val="-1"/>
          <w:sz w:val="24"/>
          <w:szCs w:val="24"/>
        </w:rPr>
        <w:t>a</w:t>
      </w:r>
      <w:r w:rsidRPr="002001D0">
        <w:rPr>
          <w:rFonts w:ascii="Arial" w:hAnsi="Arial" w:cs="Arial"/>
          <w:b/>
          <w:sz w:val="24"/>
          <w:szCs w:val="24"/>
        </w:rPr>
        <w:t xml:space="preserve">l </w:t>
      </w:r>
      <w:r w:rsidRPr="002001D0">
        <w:rPr>
          <w:rFonts w:ascii="Arial" w:hAnsi="Arial" w:cs="Arial"/>
          <w:b/>
          <w:spacing w:val="1"/>
          <w:sz w:val="24"/>
          <w:szCs w:val="24"/>
        </w:rPr>
        <w:t>R</w:t>
      </w:r>
      <w:r w:rsidRPr="002001D0">
        <w:rPr>
          <w:rFonts w:ascii="Arial" w:hAnsi="Arial" w:cs="Arial"/>
          <w:b/>
          <w:spacing w:val="-1"/>
          <w:sz w:val="24"/>
          <w:szCs w:val="24"/>
        </w:rPr>
        <w:t>e</w:t>
      </w:r>
      <w:r w:rsidRPr="002001D0">
        <w:rPr>
          <w:rFonts w:ascii="Arial" w:hAnsi="Arial" w:cs="Arial"/>
          <w:b/>
          <w:sz w:val="24"/>
          <w:szCs w:val="24"/>
        </w:rPr>
        <w:t>qui</w:t>
      </w:r>
      <w:r w:rsidRPr="002001D0">
        <w:rPr>
          <w:rFonts w:ascii="Arial" w:hAnsi="Arial" w:cs="Arial"/>
          <w:b/>
          <w:spacing w:val="-1"/>
          <w:sz w:val="24"/>
          <w:szCs w:val="24"/>
        </w:rPr>
        <w:t>re</w:t>
      </w:r>
      <w:r w:rsidRPr="002001D0">
        <w:rPr>
          <w:rFonts w:ascii="Arial" w:hAnsi="Arial" w:cs="Arial"/>
          <w:b/>
          <w:sz w:val="24"/>
          <w:szCs w:val="24"/>
        </w:rPr>
        <w:t>m</w:t>
      </w:r>
      <w:r w:rsidRPr="002001D0">
        <w:rPr>
          <w:rFonts w:ascii="Arial" w:hAnsi="Arial" w:cs="Arial"/>
          <w:b/>
          <w:spacing w:val="-1"/>
          <w:sz w:val="24"/>
          <w:szCs w:val="24"/>
        </w:rPr>
        <w:t>e</w:t>
      </w:r>
      <w:r w:rsidRPr="002001D0">
        <w:rPr>
          <w:rFonts w:ascii="Arial" w:hAnsi="Arial" w:cs="Arial"/>
          <w:b/>
          <w:sz w:val="24"/>
          <w:szCs w:val="24"/>
        </w:rPr>
        <w:t>nts</w:t>
      </w:r>
    </w:p>
    <w:p w14:paraId="47C25CDE" w14:textId="77777777" w:rsidR="00A64D7C" w:rsidRPr="00224899" w:rsidRDefault="00A64D7C" w:rsidP="00A64D7C">
      <w:pPr>
        <w:spacing w:before="8" w:line="360" w:lineRule="auto"/>
        <w:rPr>
          <w:rFonts w:ascii="Arial" w:hAnsi="Arial" w:cs="Arial"/>
          <w:sz w:val="24"/>
          <w:szCs w:val="24"/>
        </w:rPr>
      </w:pPr>
    </w:p>
    <w:p w14:paraId="4B53C0AC" w14:textId="2C25C3A4" w:rsidR="00A64D7C" w:rsidRPr="002001D0" w:rsidRDefault="00A64D7C" w:rsidP="00A64D7C">
      <w:pPr>
        <w:spacing w:line="360" w:lineRule="auto"/>
        <w:ind w:right="727"/>
        <w:rPr>
          <w:rFonts w:ascii="Arial" w:eastAsia="Arial" w:hAnsi="Arial" w:cs="Arial"/>
          <w:i/>
          <w:spacing w:val="1"/>
          <w:sz w:val="24"/>
          <w:szCs w:val="24"/>
        </w:rPr>
      </w:pPr>
      <w:r w:rsidRPr="00224899">
        <w:rPr>
          <w:rFonts w:ascii="Arial" w:eastAsia="Arial" w:hAnsi="Arial" w:cs="Arial"/>
          <w:i/>
          <w:spacing w:val="1"/>
          <w:sz w:val="24"/>
          <w:szCs w:val="24"/>
        </w:rPr>
        <w:t>For Normal User:</w:t>
      </w:r>
    </w:p>
    <w:p w14:paraId="671350E3" w14:textId="77777777" w:rsidR="00A64D7C" w:rsidRPr="00224899" w:rsidRDefault="00A64D7C" w:rsidP="002001D0">
      <w:pPr>
        <w:spacing w:line="360" w:lineRule="auto"/>
        <w:ind w:right="727" w:firstLine="720"/>
        <w:rPr>
          <w:rFonts w:ascii="Arial" w:eastAsia="Arial" w:hAnsi="Arial" w:cs="Arial"/>
          <w:sz w:val="24"/>
          <w:szCs w:val="24"/>
        </w:rPr>
      </w:pPr>
      <w:r w:rsidRPr="00224899">
        <w:rPr>
          <w:rFonts w:ascii="Arial" w:eastAsia="Arial" w:hAnsi="Arial" w:cs="Arial"/>
          <w:sz w:val="24"/>
          <w:szCs w:val="24"/>
        </w:rPr>
        <w:t>REQ-1: Should have an account to view the event schedule</w:t>
      </w:r>
    </w:p>
    <w:p w14:paraId="6B12FC77" w14:textId="77777777" w:rsidR="00A64D7C" w:rsidRPr="00224899" w:rsidRDefault="00A64D7C" w:rsidP="00A64D7C">
      <w:pPr>
        <w:spacing w:line="360" w:lineRule="auto"/>
        <w:ind w:left="1467" w:right="727" w:firstLine="2"/>
        <w:rPr>
          <w:rFonts w:ascii="Arial" w:eastAsia="Arial" w:hAnsi="Arial" w:cs="Arial"/>
          <w:sz w:val="24"/>
          <w:szCs w:val="24"/>
        </w:rPr>
      </w:pPr>
    </w:p>
    <w:p w14:paraId="1DCF6B87" w14:textId="490050BA" w:rsidR="00A64D7C" w:rsidRPr="00224899" w:rsidRDefault="00A64D7C" w:rsidP="002001D0">
      <w:pPr>
        <w:tabs>
          <w:tab w:val="left" w:pos="4304"/>
        </w:tabs>
        <w:spacing w:line="360" w:lineRule="auto"/>
        <w:ind w:right="727"/>
        <w:rPr>
          <w:rFonts w:ascii="Arial" w:eastAsia="Arial" w:hAnsi="Arial" w:cs="Arial"/>
          <w:i/>
          <w:sz w:val="24"/>
          <w:szCs w:val="24"/>
        </w:rPr>
      </w:pPr>
      <w:r w:rsidRPr="00224899">
        <w:rPr>
          <w:rFonts w:ascii="Arial" w:eastAsia="Arial" w:hAnsi="Arial" w:cs="Arial"/>
          <w:i/>
          <w:sz w:val="24"/>
          <w:szCs w:val="24"/>
        </w:rPr>
        <w:t>For Administrator:</w:t>
      </w:r>
      <w:r w:rsidR="002001D0">
        <w:rPr>
          <w:rFonts w:ascii="Arial" w:eastAsia="Arial" w:hAnsi="Arial" w:cs="Arial"/>
          <w:i/>
          <w:sz w:val="24"/>
          <w:szCs w:val="24"/>
        </w:rPr>
        <w:tab/>
      </w:r>
    </w:p>
    <w:p w14:paraId="395CE951" w14:textId="77777777" w:rsidR="00A64D7C" w:rsidRPr="00224899" w:rsidRDefault="00A64D7C" w:rsidP="002001D0">
      <w:pPr>
        <w:spacing w:line="360" w:lineRule="auto"/>
        <w:ind w:right="727" w:firstLine="720"/>
        <w:rPr>
          <w:rFonts w:ascii="Arial" w:eastAsia="Arial" w:hAnsi="Arial" w:cs="Arial"/>
          <w:sz w:val="24"/>
          <w:szCs w:val="24"/>
        </w:rPr>
      </w:pPr>
      <w:r w:rsidRPr="00224899">
        <w:rPr>
          <w:rFonts w:ascii="Arial" w:eastAsia="Arial" w:hAnsi="Arial" w:cs="Arial"/>
          <w:sz w:val="24"/>
          <w:szCs w:val="24"/>
        </w:rPr>
        <w:t>REQ-1: Should have an admin account. If error occurs, the event would be cancelled and the form is needed to be filled up again for the event to be created.</w:t>
      </w:r>
    </w:p>
    <w:p w14:paraId="3C6FA902" w14:textId="77777777" w:rsidR="00A64D7C" w:rsidRPr="00224899" w:rsidRDefault="00A64D7C" w:rsidP="00A64D7C">
      <w:pPr>
        <w:spacing w:before="8" w:line="360" w:lineRule="auto"/>
        <w:rPr>
          <w:rFonts w:ascii="Arial" w:hAnsi="Arial" w:cs="Arial"/>
          <w:sz w:val="24"/>
          <w:szCs w:val="24"/>
        </w:rPr>
      </w:pPr>
    </w:p>
    <w:p w14:paraId="22B390BD" w14:textId="77777777" w:rsidR="00A64D7C" w:rsidRPr="00224899" w:rsidRDefault="00A64D7C" w:rsidP="00A64D7C">
      <w:pPr>
        <w:spacing w:line="360" w:lineRule="auto"/>
        <w:ind w:left="116"/>
        <w:rPr>
          <w:rFonts w:ascii="Arial" w:hAnsi="Arial" w:cs="Arial"/>
          <w:b/>
          <w:spacing w:val="5"/>
          <w:sz w:val="28"/>
          <w:szCs w:val="28"/>
        </w:rPr>
      </w:pPr>
      <w:r w:rsidRPr="00224899">
        <w:rPr>
          <w:rFonts w:ascii="Arial" w:hAnsi="Arial" w:cs="Arial"/>
          <w:b/>
          <w:spacing w:val="1"/>
          <w:sz w:val="28"/>
          <w:szCs w:val="28"/>
        </w:rPr>
        <w:t>4</w:t>
      </w:r>
      <w:r w:rsidRPr="00224899">
        <w:rPr>
          <w:rFonts w:ascii="Arial" w:hAnsi="Arial" w:cs="Arial"/>
          <w:b/>
          <w:spacing w:val="-1"/>
          <w:sz w:val="28"/>
          <w:szCs w:val="28"/>
        </w:rPr>
        <w:t>.</w:t>
      </w:r>
      <w:r w:rsidRPr="00224899">
        <w:rPr>
          <w:rFonts w:ascii="Arial" w:hAnsi="Arial" w:cs="Arial"/>
          <w:b/>
          <w:sz w:val="28"/>
          <w:szCs w:val="28"/>
        </w:rPr>
        <w:t xml:space="preserve">2 </w:t>
      </w:r>
      <w:r w:rsidRPr="00224899">
        <w:rPr>
          <w:rFonts w:ascii="Arial" w:hAnsi="Arial" w:cs="Arial"/>
          <w:b/>
          <w:spacing w:val="5"/>
          <w:sz w:val="28"/>
          <w:szCs w:val="28"/>
        </w:rPr>
        <w:t>CRUD Operations</w:t>
      </w:r>
    </w:p>
    <w:p w14:paraId="5200B92D" w14:textId="3FCF3CC6" w:rsidR="00A64D7C" w:rsidRPr="002001D0" w:rsidRDefault="00A64D7C" w:rsidP="002001D0">
      <w:pPr>
        <w:spacing w:before="89" w:line="360" w:lineRule="auto"/>
        <w:rPr>
          <w:rFonts w:ascii="Arial" w:hAnsi="Arial" w:cs="Arial"/>
          <w:b/>
          <w:sz w:val="24"/>
          <w:szCs w:val="24"/>
        </w:rPr>
      </w:pPr>
      <w:r w:rsidRPr="002001D0">
        <w:rPr>
          <w:rFonts w:ascii="Arial" w:hAnsi="Arial" w:cs="Arial"/>
          <w:b/>
          <w:sz w:val="24"/>
          <w:szCs w:val="24"/>
        </w:rPr>
        <w:t xml:space="preserve">4.2.1    </w:t>
      </w:r>
      <w:r w:rsidRPr="002001D0">
        <w:rPr>
          <w:rFonts w:ascii="Arial" w:hAnsi="Arial" w:cs="Arial"/>
          <w:b/>
          <w:spacing w:val="26"/>
          <w:sz w:val="24"/>
          <w:szCs w:val="24"/>
        </w:rPr>
        <w:t xml:space="preserve"> </w:t>
      </w:r>
      <w:r w:rsidRPr="002001D0">
        <w:rPr>
          <w:rFonts w:ascii="Arial" w:hAnsi="Arial" w:cs="Arial"/>
          <w:b/>
          <w:sz w:val="24"/>
          <w:szCs w:val="24"/>
        </w:rPr>
        <w:t>D</w:t>
      </w:r>
      <w:r w:rsidRPr="002001D0">
        <w:rPr>
          <w:rFonts w:ascii="Arial" w:hAnsi="Arial" w:cs="Arial"/>
          <w:b/>
          <w:spacing w:val="-1"/>
          <w:sz w:val="24"/>
          <w:szCs w:val="24"/>
        </w:rPr>
        <w:t>e</w:t>
      </w:r>
      <w:r w:rsidRPr="002001D0">
        <w:rPr>
          <w:rFonts w:ascii="Arial" w:hAnsi="Arial" w:cs="Arial"/>
          <w:b/>
          <w:sz w:val="24"/>
          <w:szCs w:val="24"/>
        </w:rPr>
        <w:t>s</w:t>
      </w:r>
      <w:r w:rsidRPr="002001D0">
        <w:rPr>
          <w:rFonts w:ascii="Arial" w:hAnsi="Arial" w:cs="Arial"/>
          <w:b/>
          <w:spacing w:val="-1"/>
          <w:sz w:val="24"/>
          <w:szCs w:val="24"/>
        </w:rPr>
        <w:t>cr</w:t>
      </w:r>
      <w:r w:rsidRPr="002001D0">
        <w:rPr>
          <w:rFonts w:ascii="Arial" w:hAnsi="Arial" w:cs="Arial"/>
          <w:b/>
          <w:sz w:val="24"/>
          <w:szCs w:val="24"/>
        </w:rPr>
        <w:t xml:space="preserve">iption </w:t>
      </w:r>
      <w:r w:rsidRPr="002001D0">
        <w:rPr>
          <w:rFonts w:ascii="Arial" w:hAnsi="Arial" w:cs="Arial"/>
          <w:b/>
          <w:spacing w:val="-1"/>
          <w:sz w:val="24"/>
          <w:szCs w:val="24"/>
        </w:rPr>
        <w:t>a</w:t>
      </w:r>
      <w:r w:rsidRPr="002001D0">
        <w:rPr>
          <w:rFonts w:ascii="Arial" w:hAnsi="Arial" w:cs="Arial"/>
          <w:b/>
          <w:sz w:val="24"/>
          <w:szCs w:val="24"/>
        </w:rPr>
        <w:t xml:space="preserve">nd </w:t>
      </w:r>
      <w:r w:rsidRPr="002001D0">
        <w:rPr>
          <w:rFonts w:ascii="Arial" w:hAnsi="Arial" w:cs="Arial"/>
          <w:b/>
          <w:spacing w:val="1"/>
          <w:sz w:val="24"/>
          <w:szCs w:val="24"/>
        </w:rPr>
        <w:t>P</w:t>
      </w:r>
      <w:r w:rsidRPr="002001D0">
        <w:rPr>
          <w:rFonts w:ascii="Arial" w:hAnsi="Arial" w:cs="Arial"/>
          <w:b/>
          <w:spacing w:val="-1"/>
          <w:sz w:val="24"/>
          <w:szCs w:val="24"/>
        </w:rPr>
        <w:t>r</w:t>
      </w:r>
      <w:r w:rsidRPr="002001D0">
        <w:rPr>
          <w:rFonts w:ascii="Arial" w:hAnsi="Arial" w:cs="Arial"/>
          <w:b/>
          <w:sz w:val="24"/>
          <w:szCs w:val="24"/>
        </w:rPr>
        <w:t>io</w:t>
      </w:r>
      <w:r w:rsidRPr="002001D0">
        <w:rPr>
          <w:rFonts w:ascii="Arial" w:hAnsi="Arial" w:cs="Arial"/>
          <w:b/>
          <w:spacing w:val="-1"/>
          <w:sz w:val="24"/>
          <w:szCs w:val="24"/>
        </w:rPr>
        <w:t>r</w:t>
      </w:r>
      <w:r w:rsidRPr="002001D0">
        <w:rPr>
          <w:rFonts w:ascii="Arial" w:hAnsi="Arial" w:cs="Arial"/>
          <w:b/>
          <w:sz w:val="24"/>
          <w:szCs w:val="24"/>
        </w:rPr>
        <w:t>ity</w:t>
      </w:r>
    </w:p>
    <w:p w14:paraId="00CCDB6D" w14:textId="77777777" w:rsidR="00A64D7C" w:rsidRPr="00224899" w:rsidRDefault="00A64D7C" w:rsidP="002001D0">
      <w:pPr>
        <w:spacing w:line="360" w:lineRule="auto"/>
        <w:ind w:right="68" w:firstLine="720"/>
        <w:rPr>
          <w:rFonts w:ascii="Arial" w:eastAsia="Arial" w:hAnsi="Arial" w:cs="Arial"/>
          <w:sz w:val="24"/>
          <w:szCs w:val="24"/>
        </w:rPr>
      </w:pPr>
      <w:r w:rsidRPr="00224899">
        <w:rPr>
          <w:rFonts w:ascii="Arial" w:eastAsia="Arial" w:hAnsi="Arial" w:cs="Arial"/>
          <w:sz w:val="24"/>
          <w:szCs w:val="24"/>
        </w:rPr>
        <w:t>This feature has a high priority since all the operations on the data is on this one operation. The benefit of implementing this feature is that there would be an easier way to check and edit the data and information given. The risk of not having this feature would greatly delay the overall project since the whole project depends on this feature</w:t>
      </w:r>
    </w:p>
    <w:p w14:paraId="27DB130A" w14:textId="77777777" w:rsidR="002001D0" w:rsidRDefault="002001D0" w:rsidP="002001D0">
      <w:pPr>
        <w:spacing w:before="87" w:line="360" w:lineRule="auto"/>
        <w:rPr>
          <w:rFonts w:ascii="Arial" w:hAnsi="Arial" w:cs="Arial"/>
          <w:sz w:val="24"/>
          <w:szCs w:val="24"/>
        </w:rPr>
      </w:pPr>
    </w:p>
    <w:p w14:paraId="4E0AA389" w14:textId="77777777" w:rsidR="00A64D7C" w:rsidRPr="002001D0" w:rsidRDefault="00A64D7C" w:rsidP="002001D0">
      <w:pPr>
        <w:spacing w:before="87" w:line="360" w:lineRule="auto"/>
        <w:rPr>
          <w:rFonts w:ascii="Arial" w:hAnsi="Arial" w:cs="Arial"/>
          <w:b/>
          <w:sz w:val="24"/>
          <w:szCs w:val="24"/>
        </w:rPr>
      </w:pPr>
      <w:r w:rsidRPr="002001D0">
        <w:rPr>
          <w:rFonts w:ascii="Arial" w:hAnsi="Arial" w:cs="Arial"/>
          <w:b/>
          <w:sz w:val="24"/>
          <w:szCs w:val="24"/>
        </w:rPr>
        <w:t xml:space="preserve">4.2.2    </w:t>
      </w:r>
      <w:r w:rsidRPr="002001D0">
        <w:rPr>
          <w:rFonts w:ascii="Arial" w:hAnsi="Arial" w:cs="Arial"/>
          <w:b/>
          <w:spacing w:val="26"/>
          <w:sz w:val="24"/>
          <w:szCs w:val="24"/>
        </w:rPr>
        <w:t xml:space="preserve"> </w:t>
      </w:r>
      <w:r w:rsidRPr="002001D0">
        <w:rPr>
          <w:rFonts w:ascii="Arial" w:hAnsi="Arial" w:cs="Arial"/>
          <w:b/>
          <w:spacing w:val="1"/>
          <w:sz w:val="24"/>
          <w:szCs w:val="24"/>
        </w:rPr>
        <w:t>S</w:t>
      </w:r>
      <w:r w:rsidRPr="002001D0">
        <w:rPr>
          <w:rFonts w:ascii="Arial" w:hAnsi="Arial" w:cs="Arial"/>
          <w:b/>
          <w:sz w:val="24"/>
          <w:szCs w:val="24"/>
        </w:rPr>
        <w:t>timulus/</w:t>
      </w:r>
      <w:r w:rsidRPr="002001D0">
        <w:rPr>
          <w:rFonts w:ascii="Arial" w:hAnsi="Arial" w:cs="Arial"/>
          <w:b/>
          <w:spacing w:val="1"/>
          <w:sz w:val="24"/>
          <w:szCs w:val="24"/>
        </w:rPr>
        <w:t>R</w:t>
      </w:r>
      <w:r w:rsidRPr="002001D0">
        <w:rPr>
          <w:rFonts w:ascii="Arial" w:hAnsi="Arial" w:cs="Arial"/>
          <w:b/>
          <w:spacing w:val="-1"/>
          <w:sz w:val="24"/>
          <w:szCs w:val="24"/>
        </w:rPr>
        <w:t>e</w:t>
      </w:r>
      <w:r w:rsidRPr="002001D0">
        <w:rPr>
          <w:rFonts w:ascii="Arial" w:hAnsi="Arial" w:cs="Arial"/>
          <w:b/>
          <w:sz w:val="24"/>
          <w:szCs w:val="24"/>
        </w:rPr>
        <w:t>sponse</w:t>
      </w:r>
      <w:r w:rsidRPr="002001D0">
        <w:rPr>
          <w:rFonts w:ascii="Arial" w:hAnsi="Arial" w:cs="Arial"/>
          <w:b/>
          <w:spacing w:val="-1"/>
          <w:sz w:val="24"/>
          <w:szCs w:val="24"/>
        </w:rPr>
        <w:t xml:space="preserve"> </w:t>
      </w:r>
      <w:r w:rsidRPr="002001D0">
        <w:rPr>
          <w:rFonts w:ascii="Arial" w:hAnsi="Arial" w:cs="Arial"/>
          <w:b/>
          <w:spacing w:val="1"/>
          <w:sz w:val="24"/>
          <w:szCs w:val="24"/>
        </w:rPr>
        <w:t>S</w:t>
      </w:r>
      <w:r w:rsidRPr="002001D0">
        <w:rPr>
          <w:rFonts w:ascii="Arial" w:hAnsi="Arial" w:cs="Arial"/>
          <w:b/>
          <w:spacing w:val="-1"/>
          <w:sz w:val="24"/>
          <w:szCs w:val="24"/>
        </w:rPr>
        <w:t>e</w:t>
      </w:r>
      <w:r w:rsidRPr="002001D0">
        <w:rPr>
          <w:rFonts w:ascii="Arial" w:hAnsi="Arial" w:cs="Arial"/>
          <w:b/>
          <w:sz w:val="24"/>
          <w:szCs w:val="24"/>
        </w:rPr>
        <w:t>qu</w:t>
      </w:r>
      <w:r w:rsidRPr="002001D0">
        <w:rPr>
          <w:rFonts w:ascii="Arial" w:hAnsi="Arial" w:cs="Arial"/>
          <w:b/>
          <w:spacing w:val="-1"/>
          <w:sz w:val="24"/>
          <w:szCs w:val="24"/>
        </w:rPr>
        <w:t>e</w:t>
      </w:r>
      <w:r w:rsidRPr="002001D0">
        <w:rPr>
          <w:rFonts w:ascii="Arial" w:hAnsi="Arial" w:cs="Arial"/>
          <w:b/>
          <w:sz w:val="24"/>
          <w:szCs w:val="24"/>
        </w:rPr>
        <w:t>n</w:t>
      </w:r>
      <w:r w:rsidRPr="002001D0">
        <w:rPr>
          <w:rFonts w:ascii="Arial" w:hAnsi="Arial" w:cs="Arial"/>
          <w:b/>
          <w:spacing w:val="-1"/>
          <w:sz w:val="24"/>
          <w:szCs w:val="24"/>
        </w:rPr>
        <w:t>ce</w:t>
      </w:r>
      <w:r w:rsidRPr="002001D0">
        <w:rPr>
          <w:rFonts w:ascii="Arial" w:hAnsi="Arial" w:cs="Arial"/>
          <w:b/>
          <w:sz w:val="24"/>
          <w:szCs w:val="24"/>
        </w:rPr>
        <w:t>s</w:t>
      </w:r>
    </w:p>
    <w:p w14:paraId="0930AECB" w14:textId="77777777" w:rsidR="00A64D7C" w:rsidRPr="00224899" w:rsidRDefault="00A64D7C" w:rsidP="00A64D7C">
      <w:pPr>
        <w:spacing w:line="360" w:lineRule="auto"/>
        <w:ind w:left="1467" w:right="756" w:firstLine="2"/>
        <w:rPr>
          <w:rFonts w:ascii="Arial" w:eastAsia="Arial" w:hAnsi="Arial" w:cs="Arial"/>
          <w:i/>
          <w:spacing w:val="1"/>
          <w:sz w:val="24"/>
          <w:szCs w:val="24"/>
        </w:rPr>
      </w:pPr>
    </w:p>
    <w:p w14:paraId="2BAE4F87" w14:textId="7A516435" w:rsidR="00A64D7C" w:rsidRPr="00224899" w:rsidRDefault="00A64D7C" w:rsidP="002001D0">
      <w:pPr>
        <w:spacing w:line="360" w:lineRule="auto"/>
        <w:ind w:right="756" w:firstLine="720"/>
        <w:rPr>
          <w:rFonts w:ascii="Arial" w:eastAsia="Arial" w:hAnsi="Arial" w:cs="Arial"/>
          <w:sz w:val="24"/>
          <w:szCs w:val="24"/>
        </w:rPr>
      </w:pPr>
      <w:r w:rsidRPr="00224899">
        <w:rPr>
          <w:rFonts w:ascii="Arial" w:eastAsia="Arial" w:hAnsi="Arial" w:cs="Arial"/>
          <w:sz w:val="24"/>
          <w:szCs w:val="24"/>
        </w:rPr>
        <w:t xml:space="preserve">The feature starts with the head technician or normal user creating either weather station entry or service report entry. The normal user has the power to view and create functionality while the admin has four functionalities: Create, Read, Update, </w:t>
      </w:r>
      <w:r w:rsidR="002001D0" w:rsidRPr="00224899">
        <w:rPr>
          <w:rFonts w:ascii="Arial" w:eastAsia="Arial" w:hAnsi="Arial" w:cs="Arial"/>
          <w:sz w:val="24"/>
          <w:szCs w:val="24"/>
        </w:rPr>
        <w:t>and Delete</w:t>
      </w:r>
      <w:r w:rsidRPr="00224899">
        <w:rPr>
          <w:rFonts w:ascii="Arial" w:eastAsia="Arial" w:hAnsi="Arial" w:cs="Arial"/>
          <w:sz w:val="24"/>
          <w:szCs w:val="24"/>
        </w:rPr>
        <w:t>. The system would depend on the user what to do next.</w:t>
      </w:r>
    </w:p>
    <w:p w14:paraId="1F7E3679" w14:textId="77777777" w:rsidR="002001D0" w:rsidRDefault="002001D0" w:rsidP="002001D0">
      <w:pPr>
        <w:spacing w:before="87" w:line="360" w:lineRule="auto"/>
        <w:rPr>
          <w:rFonts w:ascii="Arial" w:hAnsi="Arial" w:cs="Arial"/>
          <w:sz w:val="24"/>
          <w:szCs w:val="24"/>
        </w:rPr>
      </w:pPr>
    </w:p>
    <w:p w14:paraId="592DC735" w14:textId="77777777" w:rsidR="00A64D7C" w:rsidRPr="002001D0" w:rsidRDefault="00A64D7C" w:rsidP="002001D0">
      <w:pPr>
        <w:spacing w:before="87" w:line="360" w:lineRule="auto"/>
        <w:rPr>
          <w:rFonts w:ascii="Arial" w:hAnsi="Arial" w:cs="Arial"/>
          <w:b/>
          <w:sz w:val="24"/>
          <w:szCs w:val="24"/>
        </w:rPr>
      </w:pPr>
      <w:r w:rsidRPr="002001D0">
        <w:rPr>
          <w:rFonts w:ascii="Arial" w:hAnsi="Arial" w:cs="Arial"/>
          <w:b/>
          <w:sz w:val="24"/>
          <w:szCs w:val="24"/>
        </w:rPr>
        <w:t xml:space="preserve">4.2.3    </w:t>
      </w:r>
      <w:r w:rsidRPr="002001D0">
        <w:rPr>
          <w:rFonts w:ascii="Arial" w:hAnsi="Arial" w:cs="Arial"/>
          <w:b/>
          <w:spacing w:val="26"/>
          <w:sz w:val="24"/>
          <w:szCs w:val="24"/>
        </w:rPr>
        <w:t xml:space="preserve"> </w:t>
      </w:r>
      <w:r w:rsidRPr="002001D0">
        <w:rPr>
          <w:rFonts w:ascii="Arial" w:hAnsi="Arial" w:cs="Arial"/>
          <w:b/>
          <w:spacing w:val="-1"/>
          <w:sz w:val="24"/>
          <w:szCs w:val="24"/>
        </w:rPr>
        <w:t>F</w:t>
      </w:r>
      <w:r w:rsidRPr="002001D0">
        <w:rPr>
          <w:rFonts w:ascii="Arial" w:hAnsi="Arial" w:cs="Arial"/>
          <w:b/>
          <w:sz w:val="24"/>
          <w:szCs w:val="24"/>
        </w:rPr>
        <w:t>un</w:t>
      </w:r>
      <w:r w:rsidRPr="002001D0">
        <w:rPr>
          <w:rFonts w:ascii="Arial" w:hAnsi="Arial" w:cs="Arial"/>
          <w:b/>
          <w:spacing w:val="-1"/>
          <w:sz w:val="24"/>
          <w:szCs w:val="24"/>
        </w:rPr>
        <w:t>c</w:t>
      </w:r>
      <w:r w:rsidRPr="002001D0">
        <w:rPr>
          <w:rFonts w:ascii="Arial" w:hAnsi="Arial" w:cs="Arial"/>
          <w:b/>
          <w:sz w:val="24"/>
          <w:szCs w:val="24"/>
        </w:rPr>
        <w:t>tion</w:t>
      </w:r>
      <w:r w:rsidRPr="002001D0">
        <w:rPr>
          <w:rFonts w:ascii="Arial" w:hAnsi="Arial" w:cs="Arial"/>
          <w:b/>
          <w:spacing w:val="-1"/>
          <w:sz w:val="24"/>
          <w:szCs w:val="24"/>
        </w:rPr>
        <w:t>a</w:t>
      </w:r>
      <w:r w:rsidRPr="002001D0">
        <w:rPr>
          <w:rFonts w:ascii="Arial" w:hAnsi="Arial" w:cs="Arial"/>
          <w:b/>
          <w:sz w:val="24"/>
          <w:szCs w:val="24"/>
        </w:rPr>
        <w:t xml:space="preserve">l </w:t>
      </w:r>
      <w:r w:rsidRPr="002001D0">
        <w:rPr>
          <w:rFonts w:ascii="Arial" w:hAnsi="Arial" w:cs="Arial"/>
          <w:b/>
          <w:spacing w:val="1"/>
          <w:sz w:val="24"/>
          <w:szCs w:val="24"/>
        </w:rPr>
        <w:t>R</w:t>
      </w:r>
      <w:r w:rsidRPr="002001D0">
        <w:rPr>
          <w:rFonts w:ascii="Arial" w:hAnsi="Arial" w:cs="Arial"/>
          <w:b/>
          <w:spacing w:val="-1"/>
          <w:sz w:val="24"/>
          <w:szCs w:val="24"/>
        </w:rPr>
        <w:t>e</w:t>
      </w:r>
      <w:r w:rsidRPr="002001D0">
        <w:rPr>
          <w:rFonts w:ascii="Arial" w:hAnsi="Arial" w:cs="Arial"/>
          <w:b/>
          <w:sz w:val="24"/>
          <w:szCs w:val="24"/>
        </w:rPr>
        <w:t>qui</w:t>
      </w:r>
      <w:r w:rsidRPr="002001D0">
        <w:rPr>
          <w:rFonts w:ascii="Arial" w:hAnsi="Arial" w:cs="Arial"/>
          <w:b/>
          <w:spacing w:val="-1"/>
          <w:sz w:val="24"/>
          <w:szCs w:val="24"/>
        </w:rPr>
        <w:t>re</w:t>
      </w:r>
      <w:r w:rsidRPr="002001D0">
        <w:rPr>
          <w:rFonts w:ascii="Arial" w:hAnsi="Arial" w:cs="Arial"/>
          <w:b/>
          <w:sz w:val="24"/>
          <w:szCs w:val="24"/>
        </w:rPr>
        <w:t>m</w:t>
      </w:r>
      <w:r w:rsidRPr="002001D0">
        <w:rPr>
          <w:rFonts w:ascii="Arial" w:hAnsi="Arial" w:cs="Arial"/>
          <w:b/>
          <w:spacing w:val="-1"/>
          <w:sz w:val="24"/>
          <w:szCs w:val="24"/>
        </w:rPr>
        <w:t>e</w:t>
      </w:r>
      <w:r w:rsidRPr="002001D0">
        <w:rPr>
          <w:rFonts w:ascii="Arial" w:hAnsi="Arial" w:cs="Arial"/>
          <w:b/>
          <w:sz w:val="24"/>
          <w:szCs w:val="24"/>
        </w:rPr>
        <w:t>nts</w:t>
      </w:r>
    </w:p>
    <w:p w14:paraId="4C401BF0" w14:textId="77777777" w:rsidR="00A64D7C" w:rsidRPr="00224899" w:rsidRDefault="00A64D7C" w:rsidP="00A64D7C">
      <w:pPr>
        <w:spacing w:before="8" w:line="360" w:lineRule="auto"/>
        <w:rPr>
          <w:rFonts w:ascii="Arial" w:hAnsi="Arial" w:cs="Arial"/>
          <w:sz w:val="24"/>
          <w:szCs w:val="24"/>
        </w:rPr>
      </w:pPr>
    </w:p>
    <w:p w14:paraId="527C9E4D" w14:textId="47FC851E" w:rsidR="00A64D7C" w:rsidRPr="00224899" w:rsidRDefault="00A64D7C" w:rsidP="00A64D7C">
      <w:pPr>
        <w:spacing w:line="360" w:lineRule="auto"/>
        <w:ind w:right="727"/>
        <w:rPr>
          <w:rFonts w:ascii="Arial" w:eastAsia="Arial" w:hAnsi="Arial" w:cs="Arial"/>
          <w:i/>
          <w:spacing w:val="1"/>
          <w:sz w:val="24"/>
          <w:szCs w:val="24"/>
        </w:rPr>
      </w:pPr>
      <w:r w:rsidRPr="00224899">
        <w:rPr>
          <w:rFonts w:ascii="Arial" w:eastAsia="Arial" w:hAnsi="Arial" w:cs="Arial"/>
          <w:i/>
          <w:spacing w:val="1"/>
          <w:sz w:val="24"/>
          <w:szCs w:val="24"/>
        </w:rPr>
        <w:t>For Normal User:</w:t>
      </w:r>
    </w:p>
    <w:p w14:paraId="3BB8D9E3" w14:textId="77777777" w:rsidR="00A64D7C" w:rsidRPr="00224899" w:rsidRDefault="00A64D7C" w:rsidP="002001D0">
      <w:pPr>
        <w:spacing w:line="360" w:lineRule="auto"/>
        <w:ind w:right="727" w:firstLine="720"/>
        <w:rPr>
          <w:rFonts w:ascii="Arial" w:eastAsia="Arial" w:hAnsi="Arial" w:cs="Arial"/>
          <w:sz w:val="24"/>
          <w:szCs w:val="24"/>
        </w:rPr>
      </w:pPr>
      <w:r w:rsidRPr="00224899">
        <w:rPr>
          <w:rFonts w:ascii="Arial" w:eastAsia="Arial" w:hAnsi="Arial" w:cs="Arial"/>
          <w:sz w:val="24"/>
          <w:szCs w:val="24"/>
        </w:rPr>
        <w:t xml:space="preserve">REQ-1: Should have an account to view the event schedule and create an entry. If error occurs, present error 403. </w:t>
      </w:r>
    </w:p>
    <w:p w14:paraId="3D8B9F13" w14:textId="77777777" w:rsidR="00A64D7C" w:rsidRPr="00224899" w:rsidRDefault="00A64D7C" w:rsidP="00A64D7C">
      <w:pPr>
        <w:spacing w:line="360" w:lineRule="auto"/>
        <w:ind w:left="1467" w:right="727" w:firstLine="2"/>
        <w:rPr>
          <w:rFonts w:ascii="Arial" w:eastAsia="Arial" w:hAnsi="Arial" w:cs="Arial"/>
          <w:sz w:val="24"/>
          <w:szCs w:val="24"/>
        </w:rPr>
      </w:pPr>
    </w:p>
    <w:p w14:paraId="30626BED" w14:textId="77777777" w:rsidR="00A64D7C" w:rsidRPr="00224899" w:rsidRDefault="00A64D7C" w:rsidP="002001D0">
      <w:pPr>
        <w:spacing w:line="360" w:lineRule="auto"/>
        <w:ind w:right="727"/>
        <w:rPr>
          <w:rFonts w:ascii="Arial" w:eastAsia="Arial" w:hAnsi="Arial" w:cs="Arial"/>
          <w:i/>
          <w:sz w:val="24"/>
          <w:szCs w:val="24"/>
        </w:rPr>
      </w:pPr>
      <w:r w:rsidRPr="00224899">
        <w:rPr>
          <w:rFonts w:ascii="Arial" w:eastAsia="Arial" w:hAnsi="Arial" w:cs="Arial"/>
          <w:i/>
          <w:sz w:val="24"/>
          <w:szCs w:val="24"/>
        </w:rPr>
        <w:t>For Administrator:</w:t>
      </w:r>
    </w:p>
    <w:p w14:paraId="24CA1561" w14:textId="77777777" w:rsidR="00A64D7C" w:rsidRPr="00224899" w:rsidRDefault="00A64D7C" w:rsidP="002001D0">
      <w:pPr>
        <w:spacing w:line="360" w:lineRule="auto"/>
        <w:ind w:right="727" w:firstLine="720"/>
        <w:rPr>
          <w:rFonts w:ascii="Arial" w:eastAsia="Arial" w:hAnsi="Arial" w:cs="Arial"/>
          <w:sz w:val="24"/>
          <w:szCs w:val="24"/>
        </w:rPr>
      </w:pPr>
      <w:r w:rsidRPr="00224899">
        <w:rPr>
          <w:rFonts w:ascii="Arial" w:eastAsia="Arial" w:hAnsi="Arial" w:cs="Arial"/>
          <w:sz w:val="24"/>
          <w:szCs w:val="24"/>
        </w:rPr>
        <w:t xml:space="preserve">REQ-1: Should have an admin account to use all the functionalities of CRUD. </w:t>
      </w:r>
    </w:p>
    <w:p w14:paraId="68D38979" w14:textId="77777777" w:rsidR="00A64D7C" w:rsidRPr="00224899" w:rsidRDefault="00A64D7C" w:rsidP="00A64D7C">
      <w:pPr>
        <w:spacing w:line="360" w:lineRule="auto"/>
        <w:rPr>
          <w:rFonts w:ascii="Arial" w:hAnsi="Arial" w:cs="Arial"/>
          <w:sz w:val="24"/>
          <w:szCs w:val="24"/>
        </w:rPr>
      </w:pPr>
    </w:p>
    <w:p w14:paraId="4498CDDA" w14:textId="77777777" w:rsidR="00A64D7C" w:rsidRPr="00224899" w:rsidRDefault="00A64D7C" w:rsidP="00A64D7C">
      <w:pPr>
        <w:spacing w:line="360" w:lineRule="auto"/>
        <w:rPr>
          <w:rFonts w:ascii="Arial" w:hAnsi="Arial" w:cs="Arial"/>
        </w:rPr>
      </w:pPr>
    </w:p>
    <w:p w14:paraId="351E0574" w14:textId="77777777" w:rsidR="00A64D7C" w:rsidRPr="00224899" w:rsidRDefault="00A64D7C" w:rsidP="00A64D7C">
      <w:pPr>
        <w:spacing w:line="360" w:lineRule="auto"/>
        <w:ind w:left="116"/>
        <w:rPr>
          <w:rFonts w:ascii="Arial" w:hAnsi="Arial" w:cs="Arial"/>
          <w:sz w:val="36"/>
          <w:szCs w:val="36"/>
        </w:rPr>
      </w:pPr>
      <w:r w:rsidRPr="00224899">
        <w:rPr>
          <w:rFonts w:ascii="Arial" w:hAnsi="Arial" w:cs="Arial"/>
          <w:b/>
          <w:sz w:val="36"/>
          <w:szCs w:val="36"/>
        </w:rPr>
        <w:t>5.</w:t>
      </w:r>
      <w:r w:rsidRPr="00224899">
        <w:rPr>
          <w:rFonts w:ascii="Arial" w:hAnsi="Arial" w:cs="Arial"/>
          <w:b/>
          <w:spacing w:val="55"/>
          <w:sz w:val="36"/>
          <w:szCs w:val="36"/>
        </w:rPr>
        <w:t xml:space="preserve"> </w:t>
      </w:r>
      <w:r w:rsidRPr="00224899">
        <w:rPr>
          <w:rFonts w:ascii="Arial" w:hAnsi="Arial" w:cs="Arial"/>
          <w:b/>
          <w:spacing w:val="1"/>
          <w:sz w:val="36"/>
          <w:szCs w:val="36"/>
        </w:rPr>
        <w:t>O</w:t>
      </w:r>
      <w:r w:rsidRPr="00224899">
        <w:rPr>
          <w:rFonts w:ascii="Arial" w:hAnsi="Arial" w:cs="Arial"/>
          <w:b/>
          <w:sz w:val="36"/>
          <w:szCs w:val="36"/>
        </w:rPr>
        <w:t>t</w:t>
      </w:r>
      <w:r w:rsidRPr="00224899">
        <w:rPr>
          <w:rFonts w:ascii="Arial" w:hAnsi="Arial" w:cs="Arial"/>
          <w:b/>
          <w:spacing w:val="-1"/>
          <w:sz w:val="36"/>
          <w:szCs w:val="36"/>
        </w:rPr>
        <w:t>h</w:t>
      </w:r>
      <w:r w:rsidRPr="00224899">
        <w:rPr>
          <w:rFonts w:ascii="Arial" w:hAnsi="Arial" w:cs="Arial"/>
          <w:b/>
          <w:spacing w:val="1"/>
          <w:sz w:val="36"/>
          <w:szCs w:val="36"/>
        </w:rPr>
        <w:t>e</w:t>
      </w:r>
      <w:r w:rsidRPr="00224899">
        <w:rPr>
          <w:rFonts w:ascii="Arial" w:hAnsi="Arial" w:cs="Arial"/>
          <w:b/>
          <w:sz w:val="36"/>
          <w:szCs w:val="36"/>
        </w:rPr>
        <w:t>r</w:t>
      </w:r>
      <w:r w:rsidRPr="00224899">
        <w:rPr>
          <w:rFonts w:ascii="Arial" w:hAnsi="Arial" w:cs="Arial"/>
          <w:b/>
          <w:spacing w:val="-5"/>
          <w:sz w:val="36"/>
          <w:szCs w:val="36"/>
        </w:rPr>
        <w:t xml:space="preserve"> </w:t>
      </w:r>
      <w:r w:rsidRPr="00224899">
        <w:rPr>
          <w:rFonts w:ascii="Arial" w:hAnsi="Arial" w:cs="Arial"/>
          <w:b/>
          <w:spacing w:val="-1"/>
          <w:sz w:val="36"/>
          <w:szCs w:val="36"/>
        </w:rPr>
        <w:t>N</w:t>
      </w:r>
      <w:r w:rsidRPr="00224899">
        <w:rPr>
          <w:rFonts w:ascii="Arial" w:hAnsi="Arial" w:cs="Arial"/>
          <w:b/>
          <w:sz w:val="36"/>
          <w:szCs w:val="36"/>
        </w:rPr>
        <w:t>o</w:t>
      </w:r>
      <w:r w:rsidRPr="00224899">
        <w:rPr>
          <w:rFonts w:ascii="Arial" w:hAnsi="Arial" w:cs="Arial"/>
          <w:b/>
          <w:spacing w:val="-1"/>
          <w:sz w:val="36"/>
          <w:szCs w:val="36"/>
        </w:rPr>
        <w:t>n</w:t>
      </w:r>
      <w:r w:rsidRPr="00224899">
        <w:rPr>
          <w:rFonts w:ascii="Arial" w:hAnsi="Arial" w:cs="Arial"/>
          <w:b/>
          <w:sz w:val="36"/>
          <w:szCs w:val="36"/>
        </w:rPr>
        <w:t>f</w:t>
      </w:r>
      <w:r w:rsidRPr="00224899">
        <w:rPr>
          <w:rFonts w:ascii="Arial" w:hAnsi="Arial" w:cs="Arial"/>
          <w:b/>
          <w:spacing w:val="-1"/>
          <w:sz w:val="36"/>
          <w:szCs w:val="36"/>
        </w:rPr>
        <w:t>un</w:t>
      </w:r>
      <w:r w:rsidRPr="00224899">
        <w:rPr>
          <w:rFonts w:ascii="Arial" w:hAnsi="Arial" w:cs="Arial"/>
          <w:b/>
          <w:spacing w:val="1"/>
          <w:sz w:val="36"/>
          <w:szCs w:val="36"/>
        </w:rPr>
        <w:t>c</w:t>
      </w:r>
      <w:r w:rsidRPr="00224899">
        <w:rPr>
          <w:rFonts w:ascii="Arial" w:hAnsi="Arial" w:cs="Arial"/>
          <w:b/>
          <w:sz w:val="36"/>
          <w:szCs w:val="36"/>
        </w:rPr>
        <w:t>t</w:t>
      </w:r>
      <w:r w:rsidRPr="00224899">
        <w:rPr>
          <w:rFonts w:ascii="Arial" w:hAnsi="Arial" w:cs="Arial"/>
          <w:b/>
          <w:spacing w:val="1"/>
          <w:sz w:val="36"/>
          <w:szCs w:val="36"/>
        </w:rPr>
        <w:t>i</w:t>
      </w:r>
      <w:r w:rsidRPr="00224899">
        <w:rPr>
          <w:rFonts w:ascii="Arial" w:hAnsi="Arial" w:cs="Arial"/>
          <w:b/>
          <w:sz w:val="36"/>
          <w:szCs w:val="36"/>
        </w:rPr>
        <w:t>o</w:t>
      </w:r>
      <w:r w:rsidRPr="00224899">
        <w:rPr>
          <w:rFonts w:ascii="Arial" w:hAnsi="Arial" w:cs="Arial"/>
          <w:b/>
          <w:spacing w:val="-1"/>
          <w:sz w:val="36"/>
          <w:szCs w:val="36"/>
        </w:rPr>
        <w:t>n</w:t>
      </w:r>
      <w:r w:rsidRPr="00224899">
        <w:rPr>
          <w:rFonts w:ascii="Arial" w:hAnsi="Arial" w:cs="Arial"/>
          <w:b/>
          <w:sz w:val="36"/>
          <w:szCs w:val="36"/>
        </w:rPr>
        <w:t>al</w:t>
      </w:r>
      <w:r w:rsidRPr="00224899">
        <w:rPr>
          <w:rFonts w:ascii="Arial" w:hAnsi="Arial" w:cs="Arial"/>
          <w:b/>
          <w:spacing w:val="2"/>
          <w:sz w:val="36"/>
          <w:szCs w:val="36"/>
        </w:rPr>
        <w:t xml:space="preserve"> </w:t>
      </w:r>
      <w:r w:rsidRPr="00224899">
        <w:rPr>
          <w:rFonts w:ascii="Arial" w:hAnsi="Arial" w:cs="Arial"/>
          <w:b/>
          <w:spacing w:val="-1"/>
          <w:sz w:val="36"/>
          <w:szCs w:val="36"/>
        </w:rPr>
        <w:t>R</w:t>
      </w:r>
      <w:r w:rsidRPr="00224899">
        <w:rPr>
          <w:rFonts w:ascii="Arial" w:hAnsi="Arial" w:cs="Arial"/>
          <w:b/>
          <w:spacing w:val="1"/>
          <w:sz w:val="36"/>
          <w:szCs w:val="36"/>
        </w:rPr>
        <w:t>e</w:t>
      </w:r>
      <w:r w:rsidRPr="00224899">
        <w:rPr>
          <w:rFonts w:ascii="Arial" w:hAnsi="Arial" w:cs="Arial"/>
          <w:b/>
          <w:spacing w:val="-1"/>
          <w:sz w:val="36"/>
          <w:szCs w:val="36"/>
        </w:rPr>
        <w:t>qu</w:t>
      </w:r>
      <w:r w:rsidRPr="00224899">
        <w:rPr>
          <w:rFonts w:ascii="Arial" w:hAnsi="Arial" w:cs="Arial"/>
          <w:b/>
          <w:spacing w:val="1"/>
          <w:sz w:val="36"/>
          <w:szCs w:val="36"/>
        </w:rPr>
        <w:t>i</w:t>
      </w:r>
      <w:r w:rsidRPr="00224899">
        <w:rPr>
          <w:rFonts w:ascii="Arial" w:hAnsi="Arial" w:cs="Arial"/>
          <w:b/>
          <w:spacing w:val="-6"/>
          <w:sz w:val="36"/>
          <w:szCs w:val="36"/>
        </w:rPr>
        <w:t>r</w:t>
      </w:r>
      <w:r w:rsidRPr="00224899">
        <w:rPr>
          <w:rFonts w:ascii="Arial" w:hAnsi="Arial" w:cs="Arial"/>
          <w:b/>
          <w:spacing w:val="1"/>
          <w:sz w:val="36"/>
          <w:szCs w:val="36"/>
        </w:rPr>
        <w:t>e</w:t>
      </w:r>
      <w:r w:rsidRPr="00224899">
        <w:rPr>
          <w:rFonts w:ascii="Arial" w:hAnsi="Arial" w:cs="Arial"/>
          <w:b/>
          <w:sz w:val="36"/>
          <w:szCs w:val="36"/>
        </w:rPr>
        <w:t>m</w:t>
      </w:r>
      <w:r w:rsidRPr="00224899">
        <w:rPr>
          <w:rFonts w:ascii="Arial" w:hAnsi="Arial" w:cs="Arial"/>
          <w:b/>
          <w:spacing w:val="1"/>
          <w:sz w:val="36"/>
          <w:szCs w:val="36"/>
        </w:rPr>
        <w:t>e</w:t>
      </w:r>
      <w:r w:rsidRPr="00224899">
        <w:rPr>
          <w:rFonts w:ascii="Arial" w:hAnsi="Arial" w:cs="Arial"/>
          <w:b/>
          <w:spacing w:val="-1"/>
          <w:sz w:val="36"/>
          <w:szCs w:val="36"/>
        </w:rPr>
        <w:t>n</w:t>
      </w:r>
      <w:r w:rsidRPr="00224899">
        <w:rPr>
          <w:rFonts w:ascii="Arial" w:hAnsi="Arial" w:cs="Arial"/>
          <w:b/>
          <w:sz w:val="36"/>
          <w:szCs w:val="36"/>
        </w:rPr>
        <w:t>ts</w:t>
      </w:r>
    </w:p>
    <w:p w14:paraId="5BC40423" w14:textId="77777777" w:rsidR="00A64D7C" w:rsidRPr="00224899" w:rsidRDefault="00A64D7C" w:rsidP="00A64D7C">
      <w:pPr>
        <w:spacing w:line="360" w:lineRule="auto"/>
        <w:ind w:left="116"/>
        <w:rPr>
          <w:rFonts w:ascii="Arial" w:hAnsi="Arial" w:cs="Arial"/>
          <w:sz w:val="28"/>
          <w:szCs w:val="28"/>
        </w:rPr>
      </w:pPr>
      <w:r w:rsidRPr="00224899">
        <w:rPr>
          <w:rFonts w:ascii="Arial" w:hAnsi="Arial" w:cs="Arial"/>
          <w:b/>
          <w:spacing w:val="1"/>
          <w:sz w:val="28"/>
          <w:szCs w:val="28"/>
        </w:rPr>
        <w:t>5</w:t>
      </w:r>
      <w:r w:rsidRPr="00224899">
        <w:rPr>
          <w:rFonts w:ascii="Arial" w:hAnsi="Arial" w:cs="Arial"/>
          <w:b/>
          <w:spacing w:val="-1"/>
          <w:sz w:val="28"/>
          <w:szCs w:val="28"/>
        </w:rPr>
        <w:t>.</w:t>
      </w:r>
      <w:r w:rsidRPr="00224899">
        <w:rPr>
          <w:rFonts w:ascii="Arial" w:hAnsi="Arial" w:cs="Arial"/>
          <w:b/>
          <w:sz w:val="28"/>
          <w:szCs w:val="28"/>
        </w:rPr>
        <w:t>1</w:t>
      </w:r>
      <w:r w:rsidRPr="00224899">
        <w:rPr>
          <w:rFonts w:ascii="Arial" w:hAnsi="Arial" w:cs="Arial"/>
          <w:b/>
          <w:spacing w:val="5"/>
          <w:sz w:val="28"/>
          <w:szCs w:val="28"/>
        </w:rPr>
        <w:t xml:space="preserve"> </w:t>
      </w:r>
      <w:r w:rsidRPr="00224899">
        <w:rPr>
          <w:rFonts w:ascii="Arial" w:hAnsi="Arial" w:cs="Arial"/>
          <w:b/>
          <w:spacing w:val="-1"/>
          <w:sz w:val="28"/>
          <w:szCs w:val="28"/>
        </w:rPr>
        <w:t>P</w:t>
      </w:r>
      <w:r w:rsidRPr="00224899">
        <w:rPr>
          <w:rFonts w:ascii="Arial" w:hAnsi="Arial" w:cs="Arial"/>
          <w:b/>
          <w:sz w:val="28"/>
          <w:szCs w:val="28"/>
        </w:rPr>
        <w:t>erf</w:t>
      </w:r>
      <w:r w:rsidRPr="00224899">
        <w:rPr>
          <w:rFonts w:ascii="Arial" w:hAnsi="Arial" w:cs="Arial"/>
          <w:b/>
          <w:spacing w:val="1"/>
          <w:sz w:val="28"/>
          <w:szCs w:val="28"/>
        </w:rPr>
        <w:t>o</w:t>
      </w:r>
      <w:r w:rsidRPr="00224899">
        <w:rPr>
          <w:rFonts w:ascii="Arial" w:hAnsi="Arial" w:cs="Arial"/>
          <w:b/>
          <w:sz w:val="28"/>
          <w:szCs w:val="28"/>
        </w:rPr>
        <w:t>r</w:t>
      </w:r>
      <w:r w:rsidRPr="00224899">
        <w:rPr>
          <w:rFonts w:ascii="Arial" w:hAnsi="Arial" w:cs="Arial"/>
          <w:b/>
          <w:spacing w:val="-4"/>
          <w:sz w:val="28"/>
          <w:szCs w:val="28"/>
        </w:rPr>
        <w:t>m</w:t>
      </w:r>
      <w:r w:rsidRPr="00224899">
        <w:rPr>
          <w:rFonts w:ascii="Arial" w:hAnsi="Arial" w:cs="Arial"/>
          <w:b/>
          <w:spacing w:val="1"/>
          <w:sz w:val="28"/>
          <w:szCs w:val="28"/>
        </w:rPr>
        <w:t>a</w:t>
      </w:r>
      <w:r w:rsidRPr="00224899">
        <w:rPr>
          <w:rFonts w:ascii="Arial" w:hAnsi="Arial" w:cs="Arial"/>
          <w:b/>
          <w:sz w:val="28"/>
          <w:szCs w:val="28"/>
        </w:rPr>
        <w:t xml:space="preserve">nce </w:t>
      </w:r>
      <w:r w:rsidRPr="00224899">
        <w:rPr>
          <w:rFonts w:ascii="Arial" w:hAnsi="Arial" w:cs="Arial"/>
          <w:b/>
          <w:spacing w:val="-1"/>
          <w:sz w:val="28"/>
          <w:szCs w:val="28"/>
        </w:rPr>
        <w:t>R</w:t>
      </w:r>
      <w:r w:rsidRPr="00224899">
        <w:rPr>
          <w:rFonts w:ascii="Arial" w:hAnsi="Arial" w:cs="Arial"/>
          <w:b/>
          <w:sz w:val="28"/>
          <w:szCs w:val="28"/>
        </w:rPr>
        <w:t>equ</w:t>
      </w:r>
      <w:r w:rsidRPr="00224899">
        <w:rPr>
          <w:rFonts w:ascii="Arial" w:hAnsi="Arial" w:cs="Arial"/>
          <w:b/>
          <w:spacing w:val="1"/>
          <w:sz w:val="28"/>
          <w:szCs w:val="28"/>
        </w:rPr>
        <w:t>i</w:t>
      </w:r>
      <w:r w:rsidRPr="00224899">
        <w:rPr>
          <w:rFonts w:ascii="Arial" w:hAnsi="Arial" w:cs="Arial"/>
          <w:b/>
          <w:sz w:val="28"/>
          <w:szCs w:val="28"/>
        </w:rPr>
        <w:t>re</w:t>
      </w:r>
      <w:r w:rsidRPr="00224899">
        <w:rPr>
          <w:rFonts w:ascii="Arial" w:hAnsi="Arial" w:cs="Arial"/>
          <w:b/>
          <w:spacing w:val="-4"/>
          <w:sz w:val="28"/>
          <w:szCs w:val="28"/>
        </w:rPr>
        <w:t>m</w:t>
      </w:r>
      <w:r w:rsidRPr="00224899">
        <w:rPr>
          <w:rFonts w:ascii="Arial" w:hAnsi="Arial" w:cs="Arial"/>
          <w:b/>
          <w:sz w:val="28"/>
          <w:szCs w:val="28"/>
        </w:rPr>
        <w:t>ents</w:t>
      </w:r>
    </w:p>
    <w:p w14:paraId="09DF9A1F" w14:textId="77777777" w:rsidR="00A64D7C" w:rsidRPr="00224899" w:rsidRDefault="00A64D7C" w:rsidP="00A64D7C">
      <w:pPr>
        <w:spacing w:before="3" w:line="360" w:lineRule="auto"/>
        <w:rPr>
          <w:rFonts w:ascii="Arial" w:hAnsi="Arial" w:cs="Arial"/>
          <w:sz w:val="24"/>
          <w:szCs w:val="24"/>
        </w:rPr>
      </w:pPr>
    </w:p>
    <w:p w14:paraId="3CD99C94" w14:textId="3D8B9C7A" w:rsidR="00A64D7C" w:rsidRPr="002001D0" w:rsidRDefault="00A64D7C" w:rsidP="002001D0">
      <w:pPr>
        <w:spacing w:line="360" w:lineRule="auto"/>
        <w:ind w:left="116" w:right="145" w:firstLine="604"/>
        <w:rPr>
          <w:rFonts w:ascii="Arial" w:hAnsi="Arial" w:cs="Arial"/>
          <w:sz w:val="24"/>
          <w:szCs w:val="24"/>
        </w:rPr>
      </w:pPr>
      <w:r w:rsidRPr="00224899">
        <w:rPr>
          <w:rFonts w:ascii="Arial" w:eastAsia="Arial" w:hAnsi="Arial" w:cs="Arial"/>
          <w:spacing w:val="1"/>
          <w:sz w:val="24"/>
          <w:szCs w:val="24"/>
        </w:rPr>
        <w:t>The web application of the system must run 24/7, for the administrators to be able to access the website at any given time, in case a need for change is required, or in case a problem has occurred.</w:t>
      </w:r>
    </w:p>
    <w:p w14:paraId="2FFEC039" w14:textId="77777777" w:rsidR="002001D0" w:rsidRDefault="002001D0" w:rsidP="002001D0">
      <w:pPr>
        <w:spacing w:line="360" w:lineRule="auto"/>
        <w:ind w:left="116" w:right="145" w:firstLine="604"/>
        <w:rPr>
          <w:rFonts w:ascii="Arial" w:eastAsia="Arial" w:hAnsi="Arial" w:cs="Arial"/>
          <w:spacing w:val="1"/>
          <w:sz w:val="24"/>
          <w:szCs w:val="24"/>
        </w:rPr>
      </w:pPr>
    </w:p>
    <w:p w14:paraId="03589F14" w14:textId="77777777" w:rsidR="00A64D7C" w:rsidRPr="00224899" w:rsidRDefault="00A64D7C" w:rsidP="002001D0">
      <w:pPr>
        <w:spacing w:line="360" w:lineRule="auto"/>
        <w:ind w:left="116" w:right="145" w:firstLine="604"/>
        <w:rPr>
          <w:rFonts w:ascii="Arial" w:hAnsi="Arial" w:cs="Arial"/>
          <w:sz w:val="24"/>
          <w:szCs w:val="24"/>
        </w:rPr>
      </w:pPr>
      <w:r w:rsidRPr="00224899">
        <w:rPr>
          <w:rFonts w:ascii="Arial" w:eastAsia="Arial" w:hAnsi="Arial" w:cs="Arial"/>
          <w:spacing w:val="1"/>
          <w:sz w:val="24"/>
          <w:szCs w:val="24"/>
        </w:rPr>
        <w:t>The web application itself is not intensive with internet bandwidth, as each Web page’s size is about 40-60KB. The only aspect that would be intensive with internet usage is the feature that the data is real-time, which means that servers have to constantly update the data of the web application.</w:t>
      </w:r>
    </w:p>
    <w:p w14:paraId="79DB766A" w14:textId="77777777" w:rsidR="00A64D7C" w:rsidRPr="00224899" w:rsidRDefault="00A64D7C" w:rsidP="00A64D7C">
      <w:pPr>
        <w:spacing w:line="360" w:lineRule="auto"/>
        <w:ind w:left="116" w:right="145"/>
        <w:rPr>
          <w:rFonts w:ascii="Arial" w:eastAsia="Arial" w:hAnsi="Arial" w:cs="Arial"/>
          <w:spacing w:val="1"/>
          <w:sz w:val="24"/>
          <w:szCs w:val="24"/>
        </w:rPr>
      </w:pPr>
    </w:p>
    <w:p w14:paraId="735AAA87" w14:textId="77777777" w:rsidR="00A64D7C" w:rsidRPr="00224899" w:rsidRDefault="00A64D7C" w:rsidP="002001D0">
      <w:pPr>
        <w:spacing w:line="360" w:lineRule="auto"/>
        <w:ind w:left="116" w:right="145" w:firstLine="604"/>
        <w:rPr>
          <w:rFonts w:ascii="Arial" w:hAnsi="Arial" w:cs="Arial"/>
          <w:sz w:val="24"/>
          <w:szCs w:val="24"/>
        </w:rPr>
      </w:pPr>
      <w:r w:rsidRPr="00224899">
        <w:rPr>
          <w:rFonts w:ascii="Arial" w:eastAsia="Arial" w:hAnsi="Arial" w:cs="Arial"/>
          <w:spacing w:val="1"/>
          <w:sz w:val="24"/>
          <w:szCs w:val="24"/>
        </w:rPr>
        <w:t>The web application could be accessed outside the local area network of the company, so that the site administrators could access the website anywhere. No VPN would be required to access the web application. The website must also not be indexed so that it would be unsearchable in search engines (e.g. Google).</w:t>
      </w:r>
    </w:p>
    <w:p w14:paraId="784CFE24" w14:textId="77777777" w:rsidR="00A64D7C" w:rsidRPr="00224899" w:rsidRDefault="00A64D7C" w:rsidP="00A64D7C">
      <w:pPr>
        <w:spacing w:line="360" w:lineRule="auto"/>
        <w:ind w:right="145"/>
        <w:rPr>
          <w:rFonts w:ascii="Arial" w:eastAsia="Arial" w:hAnsi="Arial" w:cs="Arial"/>
          <w:i/>
          <w:spacing w:val="1"/>
          <w:sz w:val="24"/>
          <w:szCs w:val="24"/>
        </w:rPr>
      </w:pPr>
    </w:p>
    <w:p w14:paraId="798FBCF8" w14:textId="5B21249F" w:rsidR="00A64D7C" w:rsidRPr="002001D0" w:rsidRDefault="00A64D7C" w:rsidP="002001D0">
      <w:pPr>
        <w:spacing w:before="24" w:line="360" w:lineRule="auto"/>
        <w:ind w:firstLine="116"/>
        <w:rPr>
          <w:rFonts w:ascii="Arial" w:hAnsi="Arial" w:cs="Arial"/>
          <w:sz w:val="28"/>
          <w:szCs w:val="28"/>
        </w:rPr>
      </w:pPr>
      <w:r w:rsidRPr="00224899">
        <w:rPr>
          <w:rFonts w:ascii="Arial" w:hAnsi="Arial" w:cs="Arial"/>
          <w:b/>
          <w:spacing w:val="1"/>
          <w:sz w:val="28"/>
          <w:szCs w:val="28"/>
        </w:rPr>
        <w:t>5</w:t>
      </w:r>
      <w:r w:rsidRPr="00224899">
        <w:rPr>
          <w:rFonts w:ascii="Arial" w:hAnsi="Arial" w:cs="Arial"/>
          <w:b/>
          <w:spacing w:val="-1"/>
          <w:sz w:val="28"/>
          <w:szCs w:val="28"/>
        </w:rPr>
        <w:t>.</w:t>
      </w:r>
      <w:r w:rsidRPr="00224899">
        <w:rPr>
          <w:rFonts w:ascii="Arial" w:hAnsi="Arial" w:cs="Arial"/>
          <w:b/>
          <w:sz w:val="28"/>
          <w:szCs w:val="28"/>
        </w:rPr>
        <w:t>2 S</w:t>
      </w:r>
      <w:r w:rsidRPr="00224899">
        <w:rPr>
          <w:rFonts w:ascii="Arial" w:hAnsi="Arial" w:cs="Arial"/>
          <w:b/>
          <w:spacing w:val="1"/>
          <w:sz w:val="28"/>
          <w:szCs w:val="28"/>
        </w:rPr>
        <w:t>a</w:t>
      </w:r>
      <w:r w:rsidRPr="00224899">
        <w:rPr>
          <w:rFonts w:ascii="Arial" w:hAnsi="Arial" w:cs="Arial"/>
          <w:b/>
          <w:sz w:val="28"/>
          <w:szCs w:val="28"/>
        </w:rPr>
        <w:t>fety</w:t>
      </w:r>
      <w:r w:rsidRPr="00224899">
        <w:rPr>
          <w:rFonts w:ascii="Arial" w:hAnsi="Arial" w:cs="Arial"/>
          <w:b/>
          <w:spacing w:val="1"/>
          <w:sz w:val="28"/>
          <w:szCs w:val="28"/>
        </w:rPr>
        <w:t xml:space="preserve"> </w:t>
      </w:r>
      <w:r w:rsidRPr="00224899">
        <w:rPr>
          <w:rFonts w:ascii="Arial" w:hAnsi="Arial" w:cs="Arial"/>
          <w:b/>
          <w:spacing w:val="-1"/>
          <w:sz w:val="28"/>
          <w:szCs w:val="28"/>
        </w:rPr>
        <w:t>R</w:t>
      </w:r>
      <w:r w:rsidRPr="00224899">
        <w:rPr>
          <w:rFonts w:ascii="Arial" w:hAnsi="Arial" w:cs="Arial"/>
          <w:b/>
          <w:sz w:val="28"/>
          <w:szCs w:val="28"/>
        </w:rPr>
        <w:t>equ</w:t>
      </w:r>
      <w:r w:rsidRPr="00224899">
        <w:rPr>
          <w:rFonts w:ascii="Arial" w:hAnsi="Arial" w:cs="Arial"/>
          <w:b/>
          <w:spacing w:val="1"/>
          <w:sz w:val="28"/>
          <w:szCs w:val="28"/>
        </w:rPr>
        <w:t>i</w:t>
      </w:r>
      <w:r w:rsidRPr="00224899">
        <w:rPr>
          <w:rFonts w:ascii="Arial" w:hAnsi="Arial" w:cs="Arial"/>
          <w:b/>
          <w:sz w:val="28"/>
          <w:szCs w:val="28"/>
        </w:rPr>
        <w:t>re</w:t>
      </w:r>
      <w:r w:rsidRPr="00224899">
        <w:rPr>
          <w:rFonts w:ascii="Arial" w:hAnsi="Arial" w:cs="Arial"/>
          <w:b/>
          <w:spacing w:val="-4"/>
          <w:sz w:val="28"/>
          <w:szCs w:val="28"/>
        </w:rPr>
        <w:t>m</w:t>
      </w:r>
      <w:r w:rsidRPr="00224899">
        <w:rPr>
          <w:rFonts w:ascii="Arial" w:hAnsi="Arial" w:cs="Arial"/>
          <w:b/>
          <w:sz w:val="28"/>
          <w:szCs w:val="28"/>
        </w:rPr>
        <w:t>ents</w:t>
      </w:r>
    </w:p>
    <w:p w14:paraId="1A517207" w14:textId="77777777" w:rsidR="00A64D7C" w:rsidRPr="00224899" w:rsidRDefault="00A64D7C" w:rsidP="002001D0">
      <w:pPr>
        <w:spacing w:line="360" w:lineRule="auto"/>
        <w:ind w:left="116" w:right="126" w:firstLine="604"/>
        <w:rPr>
          <w:rFonts w:ascii="Arial" w:eastAsia="Arial" w:hAnsi="Arial" w:cs="Arial"/>
          <w:sz w:val="24"/>
          <w:szCs w:val="24"/>
        </w:rPr>
      </w:pPr>
      <w:r w:rsidRPr="00224899">
        <w:rPr>
          <w:rFonts w:ascii="Arial" w:eastAsia="Arial" w:hAnsi="Arial" w:cs="Arial"/>
          <w:spacing w:val="1"/>
          <w:sz w:val="24"/>
          <w:szCs w:val="24"/>
        </w:rPr>
        <w:t>To mitigate the chances of having data leakage, the user must be aware of his surroundings and keep his password to himself or herself. By not spreading the user’s password, the chance of having unauthorized access could be minimized</w:t>
      </w:r>
    </w:p>
    <w:p w14:paraId="41903ACE" w14:textId="77777777" w:rsidR="00A64D7C" w:rsidRPr="00224899" w:rsidRDefault="00A64D7C" w:rsidP="00A64D7C">
      <w:pPr>
        <w:spacing w:before="8" w:line="360" w:lineRule="auto"/>
        <w:rPr>
          <w:rFonts w:ascii="Arial" w:hAnsi="Arial" w:cs="Arial"/>
          <w:sz w:val="24"/>
          <w:szCs w:val="24"/>
        </w:rPr>
      </w:pPr>
    </w:p>
    <w:p w14:paraId="552CB685" w14:textId="77777777" w:rsidR="00A64D7C" w:rsidRPr="00224899" w:rsidRDefault="00A64D7C" w:rsidP="00A64D7C">
      <w:pPr>
        <w:spacing w:line="360" w:lineRule="auto"/>
        <w:ind w:left="116"/>
        <w:rPr>
          <w:rFonts w:ascii="Arial" w:hAnsi="Arial" w:cs="Arial"/>
          <w:sz w:val="28"/>
          <w:szCs w:val="28"/>
        </w:rPr>
      </w:pPr>
      <w:r w:rsidRPr="00224899">
        <w:rPr>
          <w:rFonts w:ascii="Arial" w:hAnsi="Arial" w:cs="Arial"/>
          <w:b/>
          <w:spacing w:val="1"/>
          <w:sz w:val="28"/>
          <w:szCs w:val="28"/>
        </w:rPr>
        <w:t>5</w:t>
      </w:r>
      <w:r w:rsidRPr="00224899">
        <w:rPr>
          <w:rFonts w:ascii="Arial" w:hAnsi="Arial" w:cs="Arial"/>
          <w:b/>
          <w:spacing w:val="-1"/>
          <w:sz w:val="28"/>
          <w:szCs w:val="28"/>
        </w:rPr>
        <w:t>.</w:t>
      </w:r>
      <w:r w:rsidRPr="00224899">
        <w:rPr>
          <w:rFonts w:ascii="Arial" w:hAnsi="Arial" w:cs="Arial"/>
          <w:b/>
          <w:sz w:val="28"/>
          <w:szCs w:val="28"/>
        </w:rPr>
        <w:t>3 Secur</w:t>
      </w:r>
      <w:r w:rsidRPr="00224899">
        <w:rPr>
          <w:rFonts w:ascii="Arial" w:hAnsi="Arial" w:cs="Arial"/>
          <w:b/>
          <w:spacing w:val="1"/>
          <w:sz w:val="28"/>
          <w:szCs w:val="28"/>
        </w:rPr>
        <w:t>i</w:t>
      </w:r>
      <w:r w:rsidRPr="00224899">
        <w:rPr>
          <w:rFonts w:ascii="Arial" w:hAnsi="Arial" w:cs="Arial"/>
          <w:b/>
          <w:sz w:val="28"/>
          <w:szCs w:val="28"/>
        </w:rPr>
        <w:t>ty</w:t>
      </w:r>
      <w:r w:rsidRPr="00224899">
        <w:rPr>
          <w:rFonts w:ascii="Arial" w:hAnsi="Arial" w:cs="Arial"/>
          <w:b/>
          <w:spacing w:val="1"/>
          <w:sz w:val="28"/>
          <w:szCs w:val="28"/>
        </w:rPr>
        <w:t xml:space="preserve"> </w:t>
      </w:r>
      <w:r w:rsidRPr="00224899">
        <w:rPr>
          <w:rFonts w:ascii="Arial" w:hAnsi="Arial" w:cs="Arial"/>
          <w:b/>
          <w:spacing w:val="-1"/>
          <w:sz w:val="28"/>
          <w:szCs w:val="28"/>
        </w:rPr>
        <w:t>R</w:t>
      </w:r>
      <w:r w:rsidRPr="00224899">
        <w:rPr>
          <w:rFonts w:ascii="Arial" w:hAnsi="Arial" w:cs="Arial"/>
          <w:b/>
          <w:sz w:val="28"/>
          <w:szCs w:val="28"/>
        </w:rPr>
        <w:t>equ</w:t>
      </w:r>
      <w:r w:rsidRPr="00224899">
        <w:rPr>
          <w:rFonts w:ascii="Arial" w:hAnsi="Arial" w:cs="Arial"/>
          <w:b/>
          <w:spacing w:val="1"/>
          <w:sz w:val="28"/>
          <w:szCs w:val="28"/>
        </w:rPr>
        <w:t>i</w:t>
      </w:r>
      <w:r w:rsidRPr="00224899">
        <w:rPr>
          <w:rFonts w:ascii="Arial" w:hAnsi="Arial" w:cs="Arial"/>
          <w:b/>
          <w:sz w:val="28"/>
          <w:szCs w:val="28"/>
        </w:rPr>
        <w:t>re</w:t>
      </w:r>
      <w:r w:rsidRPr="00224899">
        <w:rPr>
          <w:rFonts w:ascii="Arial" w:hAnsi="Arial" w:cs="Arial"/>
          <w:b/>
          <w:spacing w:val="-4"/>
          <w:sz w:val="28"/>
          <w:szCs w:val="28"/>
        </w:rPr>
        <w:t>m</w:t>
      </w:r>
      <w:r w:rsidRPr="00224899">
        <w:rPr>
          <w:rFonts w:ascii="Arial" w:hAnsi="Arial" w:cs="Arial"/>
          <w:b/>
          <w:sz w:val="28"/>
          <w:szCs w:val="28"/>
        </w:rPr>
        <w:t>ents</w:t>
      </w:r>
    </w:p>
    <w:p w14:paraId="7FB7231D" w14:textId="0AFF0DD1" w:rsidR="00A64D7C" w:rsidRPr="00224899" w:rsidRDefault="00A64D7C" w:rsidP="002001D0">
      <w:pPr>
        <w:spacing w:line="360" w:lineRule="auto"/>
        <w:ind w:right="67" w:firstLine="720"/>
        <w:rPr>
          <w:rFonts w:ascii="Arial" w:eastAsia="Arial" w:hAnsi="Arial" w:cs="Arial"/>
          <w:sz w:val="24"/>
          <w:szCs w:val="24"/>
        </w:rPr>
      </w:pPr>
      <w:r w:rsidRPr="00224899">
        <w:rPr>
          <w:rFonts w:ascii="Arial" w:eastAsia="Arial" w:hAnsi="Arial" w:cs="Arial"/>
          <w:sz w:val="24"/>
          <w:szCs w:val="24"/>
        </w:rPr>
        <w:t xml:space="preserve">Since the creation of the web application is at a rush, there is security holes involve in the database and the accessing of the pages. Although access control is implemented, there are ways on how to access the pages without being a user. The users could be signed up by the admin and those users need to log on to the system via the frontend part of the page. The security is needed to be upgrade to a standard which is defined by having possible </w:t>
      </w:r>
      <w:r w:rsidR="002001D0" w:rsidRPr="00224899">
        <w:rPr>
          <w:rFonts w:ascii="Arial" w:eastAsia="Arial" w:hAnsi="Arial" w:cs="Arial"/>
          <w:sz w:val="24"/>
          <w:szCs w:val="24"/>
        </w:rPr>
        <w:t>defences</w:t>
      </w:r>
      <w:r w:rsidRPr="00224899">
        <w:rPr>
          <w:rFonts w:ascii="Arial" w:eastAsia="Arial" w:hAnsi="Arial" w:cs="Arial"/>
          <w:sz w:val="24"/>
          <w:szCs w:val="24"/>
        </w:rPr>
        <w:t xml:space="preserve"> against XSS attacks as well as MySQL Injection attacks</w:t>
      </w:r>
    </w:p>
    <w:p w14:paraId="2FCB1270" w14:textId="77777777" w:rsidR="00A64D7C" w:rsidRPr="00224899" w:rsidRDefault="00A64D7C" w:rsidP="00A64D7C">
      <w:pPr>
        <w:spacing w:before="8" w:line="360" w:lineRule="auto"/>
        <w:rPr>
          <w:rFonts w:ascii="Arial" w:hAnsi="Arial" w:cs="Arial"/>
          <w:sz w:val="28"/>
          <w:szCs w:val="28"/>
        </w:rPr>
      </w:pPr>
    </w:p>
    <w:p w14:paraId="1C8F12C1" w14:textId="77777777" w:rsidR="00A64D7C" w:rsidRDefault="00A64D7C" w:rsidP="00A64D7C">
      <w:pPr>
        <w:spacing w:before="8" w:line="360" w:lineRule="auto"/>
        <w:rPr>
          <w:rFonts w:ascii="Arial" w:hAnsi="Arial" w:cs="Arial"/>
          <w:sz w:val="28"/>
          <w:szCs w:val="28"/>
        </w:rPr>
      </w:pPr>
    </w:p>
    <w:p w14:paraId="2186C067" w14:textId="77777777" w:rsidR="002001D0" w:rsidRDefault="002001D0" w:rsidP="00A64D7C">
      <w:pPr>
        <w:spacing w:before="8" w:line="360" w:lineRule="auto"/>
        <w:rPr>
          <w:rFonts w:ascii="Arial" w:hAnsi="Arial" w:cs="Arial"/>
          <w:sz w:val="28"/>
          <w:szCs w:val="28"/>
        </w:rPr>
      </w:pPr>
    </w:p>
    <w:p w14:paraId="499004B0" w14:textId="77777777" w:rsidR="002001D0" w:rsidRDefault="002001D0" w:rsidP="00A64D7C">
      <w:pPr>
        <w:spacing w:before="8" w:line="360" w:lineRule="auto"/>
        <w:rPr>
          <w:rFonts w:ascii="Arial" w:hAnsi="Arial" w:cs="Arial"/>
          <w:sz w:val="28"/>
          <w:szCs w:val="28"/>
        </w:rPr>
      </w:pPr>
    </w:p>
    <w:p w14:paraId="3510A28A" w14:textId="77777777" w:rsidR="002001D0" w:rsidRDefault="002001D0" w:rsidP="00A64D7C">
      <w:pPr>
        <w:spacing w:before="8" w:line="360" w:lineRule="auto"/>
        <w:rPr>
          <w:rFonts w:ascii="Arial" w:hAnsi="Arial" w:cs="Arial"/>
          <w:sz w:val="28"/>
          <w:szCs w:val="28"/>
        </w:rPr>
      </w:pPr>
    </w:p>
    <w:p w14:paraId="5A38505D" w14:textId="77777777" w:rsidR="002001D0" w:rsidRDefault="002001D0" w:rsidP="00A64D7C">
      <w:pPr>
        <w:spacing w:before="8" w:line="360" w:lineRule="auto"/>
        <w:rPr>
          <w:rFonts w:ascii="Arial" w:hAnsi="Arial" w:cs="Arial"/>
          <w:sz w:val="28"/>
          <w:szCs w:val="28"/>
        </w:rPr>
      </w:pPr>
    </w:p>
    <w:p w14:paraId="3D6FDD85" w14:textId="77777777" w:rsidR="002001D0" w:rsidRPr="00224899" w:rsidRDefault="002001D0" w:rsidP="00A64D7C">
      <w:pPr>
        <w:spacing w:before="8" w:line="360" w:lineRule="auto"/>
        <w:rPr>
          <w:rFonts w:ascii="Arial" w:hAnsi="Arial" w:cs="Arial"/>
          <w:sz w:val="28"/>
          <w:szCs w:val="28"/>
        </w:rPr>
      </w:pPr>
    </w:p>
    <w:p w14:paraId="37CF3534" w14:textId="77777777" w:rsidR="00A64D7C" w:rsidRPr="00224899" w:rsidRDefault="00A64D7C" w:rsidP="00A64D7C">
      <w:pPr>
        <w:spacing w:line="360" w:lineRule="auto"/>
        <w:ind w:left="116"/>
        <w:rPr>
          <w:rFonts w:ascii="Arial" w:hAnsi="Arial" w:cs="Arial"/>
          <w:sz w:val="28"/>
          <w:szCs w:val="28"/>
        </w:rPr>
      </w:pPr>
      <w:r w:rsidRPr="00224899">
        <w:rPr>
          <w:rFonts w:ascii="Arial" w:hAnsi="Arial" w:cs="Arial"/>
          <w:b/>
          <w:spacing w:val="1"/>
          <w:sz w:val="28"/>
          <w:szCs w:val="28"/>
        </w:rPr>
        <w:t>5</w:t>
      </w:r>
      <w:r w:rsidRPr="00224899">
        <w:rPr>
          <w:rFonts w:ascii="Arial" w:hAnsi="Arial" w:cs="Arial"/>
          <w:b/>
          <w:spacing w:val="-1"/>
          <w:sz w:val="28"/>
          <w:szCs w:val="28"/>
        </w:rPr>
        <w:t>.</w:t>
      </w:r>
      <w:r w:rsidRPr="00224899">
        <w:rPr>
          <w:rFonts w:ascii="Arial" w:hAnsi="Arial" w:cs="Arial"/>
          <w:b/>
          <w:sz w:val="28"/>
          <w:szCs w:val="28"/>
        </w:rPr>
        <w:t>4 S</w:t>
      </w:r>
      <w:r w:rsidRPr="00224899">
        <w:rPr>
          <w:rFonts w:ascii="Arial" w:hAnsi="Arial" w:cs="Arial"/>
          <w:b/>
          <w:spacing w:val="1"/>
          <w:sz w:val="28"/>
          <w:szCs w:val="28"/>
        </w:rPr>
        <w:t>o</w:t>
      </w:r>
      <w:r w:rsidRPr="00224899">
        <w:rPr>
          <w:rFonts w:ascii="Arial" w:hAnsi="Arial" w:cs="Arial"/>
          <w:b/>
          <w:sz w:val="28"/>
          <w:szCs w:val="28"/>
        </w:rPr>
        <w:t>ft</w:t>
      </w:r>
      <w:r w:rsidRPr="00224899">
        <w:rPr>
          <w:rFonts w:ascii="Arial" w:hAnsi="Arial" w:cs="Arial"/>
          <w:b/>
          <w:spacing w:val="4"/>
          <w:sz w:val="28"/>
          <w:szCs w:val="28"/>
        </w:rPr>
        <w:t>w</w:t>
      </w:r>
      <w:r w:rsidRPr="00224899">
        <w:rPr>
          <w:rFonts w:ascii="Arial" w:hAnsi="Arial" w:cs="Arial"/>
          <w:b/>
          <w:spacing w:val="1"/>
          <w:sz w:val="28"/>
          <w:szCs w:val="28"/>
        </w:rPr>
        <w:t>a</w:t>
      </w:r>
      <w:r w:rsidRPr="00224899">
        <w:rPr>
          <w:rFonts w:ascii="Arial" w:hAnsi="Arial" w:cs="Arial"/>
          <w:b/>
          <w:sz w:val="28"/>
          <w:szCs w:val="28"/>
        </w:rPr>
        <w:t>re Qu</w:t>
      </w:r>
      <w:r w:rsidRPr="00224899">
        <w:rPr>
          <w:rFonts w:ascii="Arial" w:hAnsi="Arial" w:cs="Arial"/>
          <w:b/>
          <w:spacing w:val="1"/>
          <w:sz w:val="28"/>
          <w:szCs w:val="28"/>
        </w:rPr>
        <w:t>ali</w:t>
      </w:r>
      <w:r w:rsidRPr="00224899">
        <w:rPr>
          <w:rFonts w:ascii="Arial" w:hAnsi="Arial" w:cs="Arial"/>
          <w:b/>
          <w:sz w:val="28"/>
          <w:szCs w:val="28"/>
        </w:rPr>
        <w:t>ty</w:t>
      </w:r>
      <w:r w:rsidRPr="00224899">
        <w:rPr>
          <w:rFonts w:ascii="Arial" w:hAnsi="Arial" w:cs="Arial"/>
          <w:b/>
          <w:spacing w:val="1"/>
          <w:sz w:val="28"/>
          <w:szCs w:val="28"/>
        </w:rPr>
        <w:t xml:space="preserve"> </w:t>
      </w:r>
      <w:r w:rsidRPr="00224899">
        <w:rPr>
          <w:rFonts w:ascii="Arial" w:hAnsi="Arial" w:cs="Arial"/>
          <w:b/>
          <w:spacing w:val="-1"/>
          <w:sz w:val="28"/>
          <w:szCs w:val="28"/>
        </w:rPr>
        <w:t>A</w:t>
      </w:r>
      <w:r w:rsidRPr="00224899">
        <w:rPr>
          <w:rFonts w:ascii="Arial" w:hAnsi="Arial" w:cs="Arial"/>
          <w:b/>
          <w:sz w:val="28"/>
          <w:szCs w:val="28"/>
        </w:rPr>
        <w:t>ttr</w:t>
      </w:r>
      <w:r w:rsidRPr="00224899">
        <w:rPr>
          <w:rFonts w:ascii="Arial" w:hAnsi="Arial" w:cs="Arial"/>
          <w:b/>
          <w:spacing w:val="1"/>
          <w:sz w:val="28"/>
          <w:szCs w:val="28"/>
        </w:rPr>
        <w:t>i</w:t>
      </w:r>
      <w:r w:rsidRPr="00224899">
        <w:rPr>
          <w:rFonts w:ascii="Arial" w:hAnsi="Arial" w:cs="Arial"/>
          <w:b/>
          <w:sz w:val="28"/>
          <w:szCs w:val="28"/>
        </w:rPr>
        <w:t>butes</w:t>
      </w:r>
    </w:p>
    <w:p w14:paraId="2338E37C" w14:textId="77777777" w:rsidR="00A64D7C" w:rsidRPr="00224899" w:rsidRDefault="00A64D7C" w:rsidP="00A64D7C">
      <w:pPr>
        <w:spacing w:before="3" w:line="360" w:lineRule="auto"/>
        <w:rPr>
          <w:rFonts w:ascii="Arial" w:hAnsi="Arial" w:cs="Arial"/>
          <w:sz w:val="28"/>
          <w:szCs w:val="28"/>
        </w:rPr>
      </w:pPr>
    </w:p>
    <w:p w14:paraId="587BCC7C" w14:textId="77777777" w:rsidR="00A64D7C" w:rsidRPr="00224899" w:rsidRDefault="00A64D7C" w:rsidP="00A64D7C">
      <w:pPr>
        <w:spacing w:line="360" w:lineRule="auto"/>
        <w:ind w:left="116" w:right="288"/>
        <w:rPr>
          <w:rFonts w:ascii="Arial" w:eastAsia="Arial" w:hAnsi="Arial" w:cs="Arial"/>
          <w:sz w:val="24"/>
          <w:szCs w:val="24"/>
        </w:rPr>
      </w:pPr>
      <w:r w:rsidRPr="00224899">
        <w:rPr>
          <w:rFonts w:ascii="Arial" w:eastAsia="Arial" w:hAnsi="Arial" w:cs="Arial"/>
          <w:sz w:val="24"/>
          <w:szCs w:val="24"/>
        </w:rPr>
        <w:t>The application should have the following attributes:</w:t>
      </w:r>
    </w:p>
    <w:p w14:paraId="206092FB" w14:textId="77777777" w:rsidR="00A64D7C" w:rsidRPr="00224899" w:rsidRDefault="00A64D7C" w:rsidP="00A64D7C">
      <w:pPr>
        <w:pStyle w:val="ListParagraph"/>
        <w:numPr>
          <w:ilvl w:val="0"/>
          <w:numId w:val="33"/>
        </w:numPr>
        <w:spacing w:after="0" w:line="360" w:lineRule="auto"/>
        <w:ind w:right="288"/>
        <w:rPr>
          <w:rFonts w:ascii="Arial" w:eastAsia="Arial" w:hAnsi="Arial" w:cs="Arial"/>
          <w:sz w:val="24"/>
          <w:szCs w:val="24"/>
        </w:rPr>
      </w:pPr>
      <w:r w:rsidRPr="00224899">
        <w:rPr>
          <w:rFonts w:ascii="Arial" w:eastAsia="Arial" w:hAnsi="Arial" w:cs="Arial"/>
          <w:sz w:val="24"/>
          <w:szCs w:val="24"/>
        </w:rPr>
        <w:t>Availability – to have constant access to the data within the web application</w:t>
      </w:r>
    </w:p>
    <w:p w14:paraId="33F36A2C" w14:textId="77777777" w:rsidR="00A64D7C" w:rsidRPr="00224899" w:rsidRDefault="00A64D7C" w:rsidP="00A64D7C">
      <w:pPr>
        <w:pStyle w:val="ListParagraph"/>
        <w:numPr>
          <w:ilvl w:val="0"/>
          <w:numId w:val="33"/>
        </w:numPr>
        <w:spacing w:after="0" w:line="360" w:lineRule="auto"/>
        <w:ind w:right="288"/>
        <w:rPr>
          <w:rFonts w:ascii="Arial" w:eastAsia="Arial" w:hAnsi="Arial" w:cs="Arial"/>
          <w:sz w:val="24"/>
          <w:szCs w:val="24"/>
        </w:rPr>
      </w:pPr>
      <w:r w:rsidRPr="00224899">
        <w:rPr>
          <w:rFonts w:ascii="Arial" w:eastAsia="Arial" w:hAnsi="Arial" w:cs="Arial"/>
          <w:sz w:val="24"/>
          <w:szCs w:val="24"/>
        </w:rPr>
        <w:t>Maintainability – to have a constant run of the web application and to keep it running and avoid it breaking down</w:t>
      </w:r>
    </w:p>
    <w:p w14:paraId="1C3CDC4C" w14:textId="77777777" w:rsidR="00A64D7C" w:rsidRPr="00224899" w:rsidRDefault="00A64D7C" w:rsidP="00A64D7C">
      <w:pPr>
        <w:pStyle w:val="ListParagraph"/>
        <w:numPr>
          <w:ilvl w:val="0"/>
          <w:numId w:val="33"/>
        </w:numPr>
        <w:spacing w:after="0" w:line="360" w:lineRule="auto"/>
        <w:ind w:right="288"/>
        <w:rPr>
          <w:rFonts w:ascii="Arial" w:eastAsia="Arial" w:hAnsi="Arial" w:cs="Arial"/>
          <w:sz w:val="24"/>
          <w:szCs w:val="24"/>
        </w:rPr>
      </w:pPr>
      <w:r w:rsidRPr="00224899">
        <w:rPr>
          <w:rFonts w:ascii="Arial" w:eastAsia="Arial" w:hAnsi="Arial" w:cs="Arial"/>
          <w:sz w:val="24"/>
          <w:szCs w:val="24"/>
        </w:rPr>
        <w:t>Portability – accessible through any device</w:t>
      </w:r>
    </w:p>
    <w:p w14:paraId="65DC1FEE" w14:textId="77777777" w:rsidR="00A64D7C" w:rsidRPr="00224899" w:rsidRDefault="00A64D7C" w:rsidP="00A64D7C">
      <w:pPr>
        <w:pStyle w:val="ListParagraph"/>
        <w:numPr>
          <w:ilvl w:val="0"/>
          <w:numId w:val="33"/>
        </w:numPr>
        <w:spacing w:after="0" w:line="360" w:lineRule="auto"/>
        <w:ind w:right="288"/>
        <w:rPr>
          <w:rFonts w:ascii="Arial" w:eastAsia="Arial" w:hAnsi="Arial" w:cs="Arial"/>
          <w:sz w:val="24"/>
          <w:szCs w:val="24"/>
        </w:rPr>
      </w:pPr>
      <w:r w:rsidRPr="00224899">
        <w:rPr>
          <w:rFonts w:ascii="Arial" w:eastAsia="Arial" w:hAnsi="Arial" w:cs="Arial"/>
          <w:sz w:val="24"/>
          <w:szCs w:val="24"/>
        </w:rPr>
        <w:t>Reliability – having data which is constant and current</w:t>
      </w:r>
    </w:p>
    <w:p w14:paraId="48C1E2E0" w14:textId="77777777" w:rsidR="00A64D7C" w:rsidRPr="00224899" w:rsidRDefault="00A64D7C" w:rsidP="00A64D7C">
      <w:pPr>
        <w:spacing w:line="360" w:lineRule="auto"/>
        <w:ind w:right="288"/>
        <w:rPr>
          <w:rFonts w:ascii="Arial" w:eastAsia="Arial" w:hAnsi="Arial" w:cs="Arial"/>
          <w:sz w:val="24"/>
          <w:szCs w:val="24"/>
        </w:rPr>
      </w:pPr>
    </w:p>
    <w:p w14:paraId="5129770D" w14:textId="77777777" w:rsidR="00A64D7C" w:rsidRPr="00224899" w:rsidRDefault="00A64D7C" w:rsidP="002001D0">
      <w:pPr>
        <w:spacing w:line="360" w:lineRule="auto"/>
        <w:ind w:right="288" w:firstLine="476"/>
        <w:rPr>
          <w:rFonts w:ascii="Arial" w:eastAsia="Arial" w:hAnsi="Arial" w:cs="Arial"/>
          <w:sz w:val="24"/>
          <w:szCs w:val="24"/>
        </w:rPr>
      </w:pPr>
      <w:r w:rsidRPr="00224899">
        <w:rPr>
          <w:rFonts w:ascii="Arial" w:eastAsia="Arial" w:hAnsi="Arial" w:cs="Arial"/>
          <w:sz w:val="24"/>
          <w:szCs w:val="24"/>
        </w:rPr>
        <w:t>These following traits must be observed so that user satisfaction is achieved. Ease of use over ease of learning is observed during the creation of the web application</w:t>
      </w:r>
    </w:p>
    <w:p w14:paraId="3EC91918" w14:textId="77777777" w:rsidR="00A64D7C" w:rsidRPr="00224899" w:rsidRDefault="00A64D7C" w:rsidP="00A64D7C">
      <w:pPr>
        <w:spacing w:before="8" w:line="360" w:lineRule="auto"/>
        <w:rPr>
          <w:rFonts w:ascii="Arial" w:hAnsi="Arial" w:cs="Arial"/>
          <w:sz w:val="24"/>
          <w:szCs w:val="24"/>
        </w:rPr>
      </w:pPr>
    </w:p>
    <w:p w14:paraId="43D492B9" w14:textId="77777777" w:rsidR="00A64D7C" w:rsidRPr="00224899" w:rsidRDefault="00A64D7C" w:rsidP="00A64D7C">
      <w:pPr>
        <w:spacing w:line="360" w:lineRule="auto"/>
        <w:ind w:left="116"/>
        <w:rPr>
          <w:rFonts w:ascii="Arial" w:hAnsi="Arial" w:cs="Arial"/>
          <w:sz w:val="28"/>
          <w:szCs w:val="28"/>
        </w:rPr>
      </w:pPr>
      <w:r w:rsidRPr="00224899">
        <w:rPr>
          <w:rFonts w:ascii="Arial" w:hAnsi="Arial" w:cs="Arial"/>
          <w:b/>
          <w:spacing w:val="1"/>
          <w:sz w:val="28"/>
          <w:szCs w:val="28"/>
        </w:rPr>
        <w:t>5</w:t>
      </w:r>
      <w:r w:rsidRPr="00224899">
        <w:rPr>
          <w:rFonts w:ascii="Arial" w:hAnsi="Arial" w:cs="Arial"/>
          <w:b/>
          <w:spacing w:val="-1"/>
          <w:sz w:val="28"/>
          <w:szCs w:val="28"/>
        </w:rPr>
        <w:t>.</w:t>
      </w:r>
      <w:r w:rsidRPr="00224899">
        <w:rPr>
          <w:rFonts w:ascii="Arial" w:hAnsi="Arial" w:cs="Arial"/>
          <w:b/>
          <w:sz w:val="28"/>
          <w:szCs w:val="28"/>
        </w:rPr>
        <w:t>5 Bu</w:t>
      </w:r>
      <w:r w:rsidRPr="00224899">
        <w:rPr>
          <w:rFonts w:ascii="Arial" w:hAnsi="Arial" w:cs="Arial"/>
          <w:b/>
          <w:spacing w:val="1"/>
          <w:sz w:val="28"/>
          <w:szCs w:val="28"/>
        </w:rPr>
        <w:t>si</w:t>
      </w:r>
      <w:r w:rsidRPr="00224899">
        <w:rPr>
          <w:rFonts w:ascii="Arial" w:hAnsi="Arial" w:cs="Arial"/>
          <w:b/>
          <w:sz w:val="28"/>
          <w:szCs w:val="28"/>
        </w:rPr>
        <w:t>ne</w:t>
      </w:r>
      <w:r w:rsidRPr="00224899">
        <w:rPr>
          <w:rFonts w:ascii="Arial" w:hAnsi="Arial" w:cs="Arial"/>
          <w:b/>
          <w:spacing w:val="1"/>
          <w:sz w:val="28"/>
          <w:szCs w:val="28"/>
        </w:rPr>
        <w:t>s</w:t>
      </w:r>
      <w:r w:rsidRPr="00224899">
        <w:rPr>
          <w:rFonts w:ascii="Arial" w:hAnsi="Arial" w:cs="Arial"/>
          <w:b/>
          <w:sz w:val="28"/>
          <w:szCs w:val="28"/>
        </w:rPr>
        <w:t>s</w:t>
      </w:r>
      <w:r w:rsidRPr="00224899">
        <w:rPr>
          <w:rFonts w:ascii="Arial" w:hAnsi="Arial" w:cs="Arial"/>
          <w:b/>
          <w:spacing w:val="1"/>
          <w:sz w:val="28"/>
          <w:szCs w:val="28"/>
        </w:rPr>
        <w:t xml:space="preserve"> </w:t>
      </w:r>
      <w:r w:rsidRPr="00224899">
        <w:rPr>
          <w:rFonts w:ascii="Arial" w:hAnsi="Arial" w:cs="Arial"/>
          <w:b/>
          <w:spacing w:val="-1"/>
          <w:sz w:val="28"/>
          <w:szCs w:val="28"/>
        </w:rPr>
        <w:t>R</w:t>
      </w:r>
      <w:r w:rsidRPr="00224899">
        <w:rPr>
          <w:rFonts w:ascii="Arial" w:hAnsi="Arial" w:cs="Arial"/>
          <w:b/>
          <w:sz w:val="28"/>
          <w:szCs w:val="28"/>
        </w:rPr>
        <w:t>u</w:t>
      </w:r>
      <w:r w:rsidRPr="00224899">
        <w:rPr>
          <w:rFonts w:ascii="Arial" w:hAnsi="Arial" w:cs="Arial"/>
          <w:b/>
          <w:spacing w:val="1"/>
          <w:sz w:val="28"/>
          <w:szCs w:val="28"/>
        </w:rPr>
        <w:t>l</w:t>
      </w:r>
      <w:r w:rsidRPr="00224899">
        <w:rPr>
          <w:rFonts w:ascii="Arial" w:hAnsi="Arial" w:cs="Arial"/>
          <w:b/>
          <w:sz w:val="28"/>
          <w:szCs w:val="28"/>
        </w:rPr>
        <w:t>es</w:t>
      </w:r>
    </w:p>
    <w:p w14:paraId="4D0D975A" w14:textId="77777777" w:rsidR="00A64D7C" w:rsidRPr="00224899" w:rsidRDefault="00A64D7C" w:rsidP="002001D0">
      <w:pPr>
        <w:spacing w:line="360" w:lineRule="auto"/>
        <w:ind w:firstLine="720"/>
        <w:rPr>
          <w:rFonts w:ascii="Arial" w:hAnsi="Arial" w:cs="Arial"/>
          <w:sz w:val="24"/>
          <w:szCs w:val="24"/>
        </w:rPr>
      </w:pPr>
      <w:r w:rsidRPr="00224899">
        <w:rPr>
          <w:rFonts w:ascii="Arial" w:eastAsia="Arial" w:hAnsi="Arial" w:cs="Arial"/>
          <w:spacing w:val="1"/>
          <w:sz w:val="24"/>
          <w:szCs w:val="24"/>
        </w:rPr>
        <w:t>A normal user could only read and create entry in the service report, weather station and the user could only view the event schedule while the admin has full access to the pages, have the full CRUD functionalities, user creation, and event creation.</w:t>
      </w:r>
    </w:p>
    <w:p w14:paraId="1D7430DD" w14:textId="77777777" w:rsidR="00A64D7C" w:rsidRPr="00224899" w:rsidRDefault="00A64D7C" w:rsidP="00A64D7C">
      <w:pPr>
        <w:spacing w:before="7" w:line="360" w:lineRule="auto"/>
        <w:rPr>
          <w:rFonts w:ascii="Arial" w:hAnsi="Arial" w:cs="Arial"/>
          <w:sz w:val="28"/>
          <w:szCs w:val="28"/>
        </w:rPr>
      </w:pPr>
    </w:p>
    <w:p w14:paraId="0D83479C" w14:textId="77777777" w:rsidR="00A64D7C" w:rsidRPr="00224899" w:rsidRDefault="00A64D7C" w:rsidP="00A64D7C">
      <w:pPr>
        <w:spacing w:line="360" w:lineRule="auto"/>
        <w:ind w:left="116"/>
        <w:rPr>
          <w:rFonts w:ascii="Arial" w:hAnsi="Arial" w:cs="Arial"/>
          <w:sz w:val="36"/>
          <w:szCs w:val="36"/>
        </w:rPr>
      </w:pPr>
      <w:r w:rsidRPr="00224899">
        <w:rPr>
          <w:rFonts w:ascii="Arial" w:hAnsi="Arial" w:cs="Arial"/>
          <w:b/>
          <w:sz w:val="36"/>
          <w:szCs w:val="36"/>
        </w:rPr>
        <w:t>6.</w:t>
      </w:r>
      <w:r w:rsidRPr="00224899">
        <w:rPr>
          <w:rFonts w:ascii="Arial" w:hAnsi="Arial" w:cs="Arial"/>
          <w:b/>
          <w:spacing w:val="55"/>
          <w:sz w:val="36"/>
          <w:szCs w:val="36"/>
        </w:rPr>
        <w:t xml:space="preserve"> </w:t>
      </w:r>
      <w:r w:rsidRPr="00224899">
        <w:rPr>
          <w:rFonts w:ascii="Arial" w:hAnsi="Arial" w:cs="Arial"/>
          <w:b/>
          <w:spacing w:val="1"/>
          <w:sz w:val="36"/>
          <w:szCs w:val="36"/>
        </w:rPr>
        <w:t>O</w:t>
      </w:r>
      <w:r w:rsidRPr="00224899">
        <w:rPr>
          <w:rFonts w:ascii="Arial" w:hAnsi="Arial" w:cs="Arial"/>
          <w:b/>
          <w:sz w:val="36"/>
          <w:szCs w:val="36"/>
        </w:rPr>
        <w:t>t</w:t>
      </w:r>
      <w:r w:rsidRPr="00224899">
        <w:rPr>
          <w:rFonts w:ascii="Arial" w:hAnsi="Arial" w:cs="Arial"/>
          <w:b/>
          <w:spacing w:val="-1"/>
          <w:sz w:val="36"/>
          <w:szCs w:val="36"/>
        </w:rPr>
        <w:t>h</w:t>
      </w:r>
      <w:r w:rsidRPr="00224899">
        <w:rPr>
          <w:rFonts w:ascii="Arial" w:hAnsi="Arial" w:cs="Arial"/>
          <w:b/>
          <w:spacing w:val="1"/>
          <w:sz w:val="36"/>
          <w:szCs w:val="36"/>
        </w:rPr>
        <w:t>e</w:t>
      </w:r>
      <w:r w:rsidRPr="00224899">
        <w:rPr>
          <w:rFonts w:ascii="Arial" w:hAnsi="Arial" w:cs="Arial"/>
          <w:b/>
          <w:sz w:val="36"/>
          <w:szCs w:val="36"/>
        </w:rPr>
        <w:t>r</w:t>
      </w:r>
      <w:r w:rsidRPr="00224899">
        <w:rPr>
          <w:rFonts w:ascii="Arial" w:hAnsi="Arial" w:cs="Arial"/>
          <w:b/>
          <w:spacing w:val="-5"/>
          <w:sz w:val="36"/>
          <w:szCs w:val="36"/>
        </w:rPr>
        <w:t xml:space="preserve"> </w:t>
      </w:r>
      <w:r w:rsidRPr="00224899">
        <w:rPr>
          <w:rFonts w:ascii="Arial" w:hAnsi="Arial" w:cs="Arial"/>
          <w:b/>
          <w:spacing w:val="-1"/>
          <w:sz w:val="36"/>
          <w:szCs w:val="36"/>
        </w:rPr>
        <w:t>R</w:t>
      </w:r>
      <w:r w:rsidRPr="00224899">
        <w:rPr>
          <w:rFonts w:ascii="Arial" w:hAnsi="Arial" w:cs="Arial"/>
          <w:b/>
          <w:spacing w:val="1"/>
          <w:sz w:val="36"/>
          <w:szCs w:val="36"/>
        </w:rPr>
        <w:t>e</w:t>
      </w:r>
      <w:r w:rsidRPr="00224899">
        <w:rPr>
          <w:rFonts w:ascii="Arial" w:hAnsi="Arial" w:cs="Arial"/>
          <w:b/>
          <w:spacing w:val="-1"/>
          <w:sz w:val="36"/>
          <w:szCs w:val="36"/>
        </w:rPr>
        <w:t>qu</w:t>
      </w:r>
      <w:r w:rsidRPr="00224899">
        <w:rPr>
          <w:rFonts w:ascii="Arial" w:hAnsi="Arial" w:cs="Arial"/>
          <w:b/>
          <w:spacing w:val="1"/>
          <w:sz w:val="36"/>
          <w:szCs w:val="36"/>
        </w:rPr>
        <w:t>i</w:t>
      </w:r>
      <w:r w:rsidRPr="00224899">
        <w:rPr>
          <w:rFonts w:ascii="Arial" w:hAnsi="Arial" w:cs="Arial"/>
          <w:b/>
          <w:spacing w:val="-6"/>
          <w:sz w:val="36"/>
          <w:szCs w:val="36"/>
        </w:rPr>
        <w:t>r</w:t>
      </w:r>
      <w:r w:rsidRPr="00224899">
        <w:rPr>
          <w:rFonts w:ascii="Arial" w:hAnsi="Arial" w:cs="Arial"/>
          <w:b/>
          <w:spacing w:val="1"/>
          <w:sz w:val="36"/>
          <w:szCs w:val="36"/>
        </w:rPr>
        <w:t>e</w:t>
      </w:r>
      <w:r w:rsidRPr="00224899">
        <w:rPr>
          <w:rFonts w:ascii="Arial" w:hAnsi="Arial" w:cs="Arial"/>
          <w:b/>
          <w:sz w:val="36"/>
          <w:szCs w:val="36"/>
        </w:rPr>
        <w:t>m</w:t>
      </w:r>
      <w:r w:rsidRPr="00224899">
        <w:rPr>
          <w:rFonts w:ascii="Arial" w:hAnsi="Arial" w:cs="Arial"/>
          <w:b/>
          <w:spacing w:val="1"/>
          <w:sz w:val="36"/>
          <w:szCs w:val="36"/>
        </w:rPr>
        <w:t>e</w:t>
      </w:r>
      <w:r w:rsidRPr="00224899">
        <w:rPr>
          <w:rFonts w:ascii="Arial" w:hAnsi="Arial" w:cs="Arial"/>
          <w:b/>
          <w:spacing w:val="-1"/>
          <w:sz w:val="36"/>
          <w:szCs w:val="36"/>
        </w:rPr>
        <w:t>n</w:t>
      </w:r>
      <w:r w:rsidRPr="00224899">
        <w:rPr>
          <w:rFonts w:ascii="Arial" w:hAnsi="Arial" w:cs="Arial"/>
          <w:b/>
          <w:sz w:val="36"/>
          <w:szCs w:val="36"/>
        </w:rPr>
        <w:t>ts</w:t>
      </w:r>
    </w:p>
    <w:p w14:paraId="005EDD6E" w14:textId="77777777" w:rsidR="00A64D7C" w:rsidRPr="00224899" w:rsidRDefault="00A64D7C" w:rsidP="002001D0">
      <w:pPr>
        <w:spacing w:line="360" w:lineRule="auto"/>
        <w:ind w:right="336" w:firstLine="720"/>
        <w:rPr>
          <w:rFonts w:ascii="Arial" w:eastAsia="Arial" w:hAnsi="Arial" w:cs="Arial"/>
          <w:sz w:val="24"/>
          <w:szCs w:val="24"/>
        </w:rPr>
      </w:pPr>
      <w:r w:rsidRPr="00224899">
        <w:rPr>
          <w:rFonts w:ascii="Arial" w:eastAsia="Arial" w:hAnsi="Arial" w:cs="Arial"/>
          <w:sz w:val="24"/>
          <w:szCs w:val="24"/>
        </w:rPr>
        <w:t xml:space="preserve">The requirements for establishing a database is to have the company apply the tables of the web application’s database migrated to their database. </w:t>
      </w:r>
    </w:p>
    <w:p w14:paraId="52616973" w14:textId="77777777" w:rsidR="00A64D7C" w:rsidRPr="00224899" w:rsidRDefault="00A64D7C" w:rsidP="00A64D7C">
      <w:pPr>
        <w:spacing w:before="7" w:line="360" w:lineRule="auto"/>
        <w:rPr>
          <w:rFonts w:ascii="Arial" w:hAnsi="Arial" w:cs="Arial"/>
          <w:sz w:val="12"/>
          <w:szCs w:val="12"/>
        </w:rPr>
      </w:pPr>
    </w:p>
    <w:p w14:paraId="75C1C644" w14:textId="77777777" w:rsidR="002001D0" w:rsidRDefault="002001D0" w:rsidP="00A64D7C">
      <w:pPr>
        <w:spacing w:line="360" w:lineRule="auto"/>
        <w:ind w:left="116"/>
        <w:rPr>
          <w:rFonts w:ascii="Arial" w:hAnsi="Arial" w:cs="Arial"/>
          <w:b/>
          <w:spacing w:val="-1"/>
          <w:sz w:val="36"/>
          <w:szCs w:val="36"/>
        </w:rPr>
      </w:pPr>
    </w:p>
    <w:p w14:paraId="25E01983" w14:textId="77777777" w:rsidR="002001D0" w:rsidRDefault="002001D0" w:rsidP="00A64D7C">
      <w:pPr>
        <w:spacing w:line="360" w:lineRule="auto"/>
        <w:ind w:left="116"/>
        <w:rPr>
          <w:rFonts w:ascii="Arial" w:hAnsi="Arial" w:cs="Arial"/>
          <w:b/>
          <w:spacing w:val="-1"/>
          <w:sz w:val="36"/>
          <w:szCs w:val="36"/>
        </w:rPr>
      </w:pPr>
    </w:p>
    <w:p w14:paraId="7E174C39" w14:textId="77777777" w:rsidR="00A64D7C" w:rsidRPr="00224899" w:rsidRDefault="00A64D7C" w:rsidP="00A64D7C">
      <w:pPr>
        <w:spacing w:line="360" w:lineRule="auto"/>
        <w:ind w:left="116"/>
        <w:rPr>
          <w:rFonts w:ascii="Arial" w:hAnsi="Arial" w:cs="Arial"/>
          <w:sz w:val="36"/>
          <w:szCs w:val="36"/>
        </w:rPr>
      </w:pPr>
      <w:r w:rsidRPr="00224899">
        <w:rPr>
          <w:rFonts w:ascii="Arial" w:hAnsi="Arial" w:cs="Arial"/>
          <w:b/>
          <w:spacing w:val="-1"/>
          <w:sz w:val="36"/>
          <w:szCs w:val="36"/>
        </w:rPr>
        <w:t>App</w:t>
      </w:r>
      <w:r w:rsidRPr="00224899">
        <w:rPr>
          <w:rFonts w:ascii="Arial" w:hAnsi="Arial" w:cs="Arial"/>
          <w:b/>
          <w:spacing w:val="1"/>
          <w:sz w:val="36"/>
          <w:szCs w:val="36"/>
        </w:rPr>
        <w:t>e</w:t>
      </w:r>
      <w:r w:rsidRPr="00224899">
        <w:rPr>
          <w:rFonts w:ascii="Arial" w:hAnsi="Arial" w:cs="Arial"/>
          <w:b/>
          <w:spacing w:val="-1"/>
          <w:sz w:val="36"/>
          <w:szCs w:val="36"/>
        </w:rPr>
        <w:t>nd</w:t>
      </w:r>
      <w:r w:rsidRPr="00224899">
        <w:rPr>
          <w:rFonts w:ascii="Arial" w:hAnsi="Arial" w:cs="Arial"/>
          <w:b/>
          <w:spacing w:val="1"/>
          <w:sz w:val="36"/>
          <w:szCs w:val="36"/>
        </w:rPr>
        <w:t>i</w:t>
      </w:r>
      <w:r w:rsidRPr="00224899">
        <w:rPr>
          <w:rFonts w:ascii="Arial" w:hAnsi="Arial" w:cs="Arial"/>
          <w:b/>
          <w:sz w:val="36"/>
          <w:szCs w:val="36"/>
        </w:rPr>
        <w:t>x</w:t>
      </w:r>
      <w:r w:rsidRPr="00224899">
        <w:rPr>
          <w:rFonts w:ascii="Arial" w:hAnsi="Arial" w:cs="Arial"/>
          <w:b/>
          <w:spacing w:val="1"/>
          <w:sz w:val="36"/>
          <w:szCs w:val="36"/>
        </w:rPr>
        <w:t xml:space="preserve"> </w:t>
      </w:r>
      <w:r w:rsidRPr="00224899">
        <w:rPr>
          <w:rFonts w:ascii="Arial" w:hAnsi="Arial" w:cs="Arial"/>
          <w:b/>
          <w:spacing w:val="-1"/>
          <w:sz w:val="36"/>
          <w:szCs w:val="36"/>
        </w:rPr>
        <w:t>A</w:t>
      </w:r>
      <w:r w:rsidRPr="00224899">
        <w:rPr>
          <w:rFonts w:ascii="Arial" w:hAnsi="Arial" w:cs="Arial"/>
          <w:b/>
          <w:sz w:val="36"/>
          <w:szCs w:val="36"/>
        </w:rPr>
        <w:t>:</w:t>
      </w:r>
      <w:r w:rsidRPr="00224899">
        <w:rPr>
          <w:rFonts w:ascii="Arial" w:hAnsi="Arial" w:cs="Arial"/>
          <w:b/>
          <w:spacing w:val="1"/>
          <w:sz w:val="36"/>
          <w:szCs w:val="36"/>
        </w:rPr>
        <w:t xml:space="preserve"> Gl</w:t>
      </w:r>
      <w:r w:rsidRPr="00224899">
        <w:rPr>
          <w:rFonts w:ascii="Arial" w:hAnsi="Arial" w:cs="Arial"/>
          <w:b/>
          <w:sz w:val="36"/>
          <w:szCs w:val="36"/>
        </w:rPr>
        <w:t>o</w:t>
      </w:r>
      <w:r w:rsidRPr="00224899">
        <w:rPr>
          <w:rFonts w:ascii="Arial" w:hAnsi="Arial" w:cs="Arial"/>
          <w:b/>
          <w:spacing w:val="-1"/>
          <w:sz w:val="36"/>
          <w:szCs w:val="36"/>
        </w:rPr>
        <w:t>ss</w:t>
      </w:r>
      <w:r w:rsidRPr="00224899">
        <w:rPr>
          <w:rFonts w:ascii="Arial" w:hAnsi="Arial" w:cs="Arial"/>
          <w:b/>
          <w:sz w:val="36"/>
          <w:szCs w:val="36"/>
        </w:rPr>
        <w:t>a</w:t>
      </w:r>
      <w:r w:rsidRPr="00224899">
        <w:rPr>
          <w:rFonts w:ascii="Arial" w:hAnsi="Arial" w:cs="Arial"/>
          <w:b/>
          <w:spacing w:val="1"/>
          <w:sz w:val="36"/>
          <w:szCs w:val="36"/>
        </w:rPr>
        <w:t>r</w:t>
      </w:r>
      <w:r w:rsidRPr="00224899">
        <w:rPr>
          <w:rFonts w:ascii="Arial" w:hAnsi="Arial" w:cs="Arial"/>
          <w:b/>
          <w:sz w:val="36"/>
          <w:szCs w:val="36"/>
        </w:rPr>
        <w:t>y</w:t>
      </w:r>
    </w:p>
    <w:p w14:paraId="5ED42110" w14:textId="77777777" w:rsidR="00A64D7C" w:rsidRPr="00224899" w:rsidRDefault="00A64D7C" w:rsidP="00A64D7C">
      <w:pPr>
        <w:pStyle w:val="ListParagraph"/>
        <w:numPr>
          <w:ilvl w:val="0"/>
          <w:numId w:val="35"/>
        </w:numPr>
        <w:spacing w:after="0" w:line="360" w:lineRule="auto"/>
        <w:rPr>
          <w:rFonts w:ascii="Arial" w:hAnsi="Arial" w:cs="Arial"/>
          <w:sz w:val="24"/>
          <w:szCs w:val="24"/>
        </w:rPr>
      </w:pPr>
      <w:r w:rsidRPr="00224899">
        <w:rPr>
          <w:rFonts w:ascii="Arial" w:hAnsi="Arial" w:cs="Arial"/>
          <w:sz w:val="24"/>
          <w:szCs w:val="24"/>
        </w:rPr>
        <w:t>CRUD – Create, Read, Update, Delete; standard for any web application</w:t>
      </w:r>
    </w:p>
    <w:p w14:paraId="0B05547B" w14:textId="77777777" w:rsidR="00A64D7C" w:rsidRPr="00224899" w:rsidRDefault="00A64D7C" w:rsidP="00A64D7C">
      <w:pPr>
        <w:pStyle w:val="ListParagraph"/>
        <w:numPr>
          <w:ilvl w:val="0"/>
          <w:numId w:val="35"/>
        </w:numPr>
        <w:spacing w:after="0" w:line="360" w:lineRule="auto"/>
        <w:rPr>
          <w:rFonts w:ascii="Arial" w:hAnsi="Arial" w:cs="Arial"/>
          <w:sz w:val="24"/>
          <w:szCs w:val="24"/>
        </w:rPr>
      </w:pPr>
      <w:r w:rsidRPr="00224899">
        <w:rPr>
          <w:rFonts w:ascii="Arial" w:hAnsi="Arial" w:cs="Arial"/>
          <w:sz w:val="24"/>
          <w:szCs w:val="24"/>
        </w:rPr>
        <w:t>Error 403 – Common HTTP error. Forbidden access to a certain page</w:t>
      </w:r>
    </w:p>
    <w:p w14:paraId="6686BB36" w14:textId="77777777" w:rsidR="00A64D7C" w:rsidRPr="00224899" w:rsidRDefault="00A64D7C" w:rsidP="00A64D7C">
      <w:pPr>
        <w:pStyle w:val="ListParagraph"/>
        <w:numPr>
          <w:ilvl w:val="0"/>
          <w:numId w:val="35"/>
        </w:numPr>
        <w:spacing w:after="0" w:line="360" w:lineRule="auto"/>
        <w:rPr>
          <w:rFonts w:ascii="Arial" w:hAnsi="Arial" w:cs="Arial"/>
          <w:sz w:val="24"/>
          <w:szCs w:val="24"/>
        </w:rPr>
      </w:pPr>
      <w:r w:rsidRPr="00224899">
        <w:rPr>
          <w:rFonts w:ascii="Arial" w:hAnsi="Arial" w:cs="Arial"/>
          <w:sz w:val="24"/>
          <w:szCs w:val="24"/>
        </w:rPr>
        <w:t>HTTP - The Hypertext Transfer Protocol (HTTP) is an application protocol for distributed, collaborative, hypermedia information systems. HTTP is the foundation of data communication for the World Wide Web.</w:t>
      </w:r>
    </w:p>
    <w:p w14:paraId="59C90039" w14:textId="77777777" w:rsidR="00A64D7C" w:rsidRPr="00224899" w:rsidRDefault="00A64D7C" w:rsidP="00A64D7C">
      <w:pPr>
        <w:pStyle w:val="ListParagraph"/>
        <w:numPr>
          <w:ilvl w:val="0"/>
          <w:numId w:val="35"/>
        </w:numPr>
        <w:spacing w:after="0" w:line="360" w:lineRule="auto"/>
        <w:rPr>
          <w:rFonts w:ascii="Arial" w:hAnsi="Arial" w:cs="Arial"/>
          <w:sz w:val="24"/>
          <w:szCs w:val="24"/>
        </w:rPr>
      </w:pPr>
      <w:r w:rsidRPr="00224899">
        <w:rPr>
          <w:rFonts w:ascii="Arial" w:hAnsi="Arial" w:cs="Arial"/>
          <w:sz w:val="24"/>
          <w:szCs w:val="24"/>
        </w:rPr>
        <w:t>IP - The Internet Protocol (IP) is the method or protocol by which data is sent from one computer to another on the Internet.</w:t>
      </w:r>
    </w:p>
    <w:p w14:paraId="0F1A8358" w14:textId="77777777" w:rsidR="00A64D7C" w:rsidRPr="00224899" w:rsidRDefault="00A64D7C" w:rsidP="00A64D7C">
      <w:pPr>
        <w:pStyle w:val="ListParagraph"/>
        <w:numPr>
          <w:ilvl w:val="0"/>
          <w:numId w:val="35"/>
        </w:numPr>
        <w:spacing w:after="0" w:line="360" w:lineRule="auto"/>
        <w:rPr>
          <w:rFonts w:ascii="Arial" w:hAnsi="Arial" w:cs="Arial"/>
          <w:sz w:val="24"/>
          <w:szCs w:val="24"/>
        </w:rPr>
      </w:pPr>
      <w:proofErr w:type="spellStart"/>
      <w:r w:rsidRPr="00224899">
        <w:rPr>
          <w:rFonts w:ascii="Arial" w:hAnsi="Arial" w:cs="Arial"/>
          <w:sz w:val="24"/>
          <w:szCs w:val="24"/>
        </w:rPr>
        <w:t>KBps</w:t>
      </w:r>
      <w:proofErr w:type="spellEnd"/>
      <w:r w:rsidRPr="00224899">
        <w:rPr>
          <w:rFonts w:ascii="Arial" w:hAnsi="Arial" w:cs="Arial"/>
          <w:sz w:val="24"/>
          <w:szCs w:val="24"/>
        </w:rPr>
        <w:t xml:space="preserve"> – Kilobytes per second. Used as a unit of speed in terms of data transfer</w:t>
      </w:r>
    </w:p>
    <w:p w14:paraId="072D8B62" w14:textId="77777777" w:rsidR="00A64D7C" w:rsidRPr="00224899" w:rsidRDefault="00A64D7C" w:rsidP="00A64D7C">
      <w:pPr>
        <w:pStyle w:val="ListParagraph"/>
        <w:numPr>
          <w:ilvl w:val="0"/>
          <w:numId w:val="35"/>
        </w:numPr>
        <w:spacing w:after="0" w:line="360" w:lineRule="auto"/>
        <w:rPr>
          <w:rFonts w:ascii="Arial" w:hAnsi="Arial" w:cs="Arial"/>
          <w:sz w:val="24"/>
          <w:szCs w:val="24"/>
        </w:rPr>
      </w:pPr>
      <w:r w:rsidRPr="00224899">
        <w:rPr>
          <w:rFonts w:ascii="Arial" w:hAnsi="Arial" w:cs="Arial"/>
          <w:sz w:val="24"/>
          <w:szCs w:val="24"/>
        </w:rPr>
        <w:t>MySQL - is an open-source relational database management system</w:t>
      </w:r>
    </w:p>
    <w:p w14:paraId="7948DBDB" w14:textId="77777777" w:rsidR="00A64D7C" w:rsidRPr="00224899" w:rsidRDefault="00A64D7C" w:rsidP="00A64D7C">
      <w:pPr>
        <w:pStyle w:val="ListParagraph"/>
        <w:numPr>
          <w:ilvl w:val="0"/>
          <w:numId w:val="35"/>
        </w:numPr>
        <w:spacing w:after="0" w:line="360" w:lineRule="auto"/>
        <w:rPr>
          <w:rFonts w:ascii="Arial" w:hAnsi="Arial" w:cs="Arial"/>
          <w:sz w:val="24"/>
          <w:szCs w:val="24"/>
        </w:rPr>
      </w:pPr>
      <w:r w:rsidRPr="00224899">
        <w:rPr>
          <w:rFonts w:ascii="Arial" w:hAnsi="Arial" w:cs="Arial"/>
          <w:sz w:val="24"/>
          <w:szCs w:val="24"/>
        </w:rPr>
        <w:t>TCP - The Transmission Control Protocol (TCP) provides a communication service at an intermediate level between an application program and the Internet Protocol</w:t>
      </w:r>
    </w:p>
    <w:p w14:paraId="7B2755AB" w14:textId="77777777" w:rsidR="00A64D7C" w:rsidRPr="00224899" w:rsidRDefault="00A64D7C" w:rsidP="00A64D7C">
      <w:pPr>
        <w:pStyle w:val="ListParagraph"/>
        <w:numPr>
          <w:ilvl w:val="0"/>
          <w:numId w:val="35"/>
        </w:numPr>
        <w:spacing w:after="0" w:line="360" w:lineRule="auto"/>
        <w:rPr>
          <w:rFonts w:ascii="Arial" w:hAnsi="Arial" w:cs="Arial"/>
          <w:sz w:val="24"/>
          <w:szCs w:val="24"/>
        </w:rPr>
      </w:pPr>
      <w:r w:rsidRPr="00224899">
        <w:rPr>
          <w:rFonts w:ascii="Arial" w:hAnsi="Arial" w:cs="Arial"/>
          <w:sz w:val="24"/>
          <w:szCs w:val="24"/>
        </w:rPr>
        <w:t xml:space="preserve">VPN - A virtual private network (VPN) extends a private network across a public network, such as the Internet. It enables users to send and receive data across shared or public networks as if their computing devices were directly connected to the private network. </w:t>
      </w:r>
    </w:p>
    <w:p w14:paraId="2F0E7DBA" w14:textId="77777777" w:rsidR="00A64D7C" w:rsidRPr="00224899" w:rsidRDefault="00A64D7C" w:rsidP="00A64D7C">
      <w:pPr>
        <w:pStyle w:val="ListParagraph"/>
        <w:numPr>
          <w:ilvl w:val="0"/>
          <w:numId w:val="35"/>
        </w:numPr>
        <w:spacing w:after="0" w:line="360" w:lineRule="auto"/>
        <w:rPr>
          <w:rFonts w:ascii="Arial" w:hAnsi="Arial" w:cs="Arial"/>
          <w:sz w:val="24"/>
          <w:szCs w:val="24"/>
        </w:rPr>
      </w:pPr>
      <w:r w:rsidRPr="00224899">
        <w:rPr>
          <w:rFonts w:ascii="Arial" w:hAnsi="Arial" w:cs="Arial"/>
          <w:sz w:val="24"/>
          <w:szCs w:val="24"/>
        </w:rPr>
        <w:t xml:space="preserve">XAMPP - is a free and open source cross-platform web server solution stack package developed by Apache Friends, consisting mainly of the Apache HTTP Server, </w:t>
      </w:r>
      <w:proofErr w:type="spellStart"/>
      <w:r w:rsidRPr="00224899">
        <w:rPr>
          <w:rFonts w:ascii="Arial" w:hAnsi="Arial" w:cs="Arial"/>
          <w:sz w:val="24"/>
          <w:szCs w:val="24"/>
        </w:rPr>
        <w:t>MariaDB</w:t>
      </w:r>
      <w:proofErr w:type="spellEnd"/>
      <w:r w:rsidRPr="00224899">
        <w:rPr>
          <w:rFonts w:ascii="Arial" w:hAnsi="Arial" w:cs="Arial"/>
          <w:sz w:val="24"/>
          <w:szCs w:val="24"/>
        </w:rPr>
        <w:t xml:space="preserve"> database, and interpreters for scripts written in the PHP and Perl programming languages. XAMPP stands for Cross-Platform (X), Apache (A), </w:t>
      </w:r>
      <w:proofErr w:type="spellStart"/>
      <w:r w:rsidRPr="00224899">
        <w:rPr>
          <w:rFonts w:ascii="Arial" w:hAnsi="Arial" w:cs="Arial"/>
          <w:sz w:val="24"/>
          <w:szCs w:val="24"/>
        </w:rPr>
        <w:t>MariaDB</w:t>
      </w:r>
      <w:proofErr w:type="spellEnd"/>
      <w:r w:rsidRPr="00224899">
        <w:rPr>
          <w:rFonts w:ascii="Arial" w:hAnsi="Arial" w:cs="Arial"/>
          <w:sz w:val="24"/>
          <w:szCs w:val="24"/>
        </w:rPr>
        <w:t xml:space="preserve"> (M), PHP (P) and Perl (P).</w:t>
      </w:r>
    </w:p>
    <w:p w14:paraId="59FA251B" w14:textId="77777777" w:rsidR="00A64D7C" w:rsidRPr="00224899" w:rsidRDefault="00A64D7C" w:rsidP="00A64D7C">
      <w:pPr>
        <w:pStyle w:val="ListParagraph"/>
        <w:numPr>
          <w:ilvl w:val="0"/>
          <w:numId w:val="35"/>
        </w:numPr>
        <w:spacing w:after="0" w:line="360" w:lineRule="auto"/>
        <w:rPr>
          <w:rFonts w:ascii="Arial" w:hAnsi="Arial" w:cs="Arial"/>
          <w:sz w:val="24"/>
          <w:szCs w:val="24"/>
        </w:rPr>
      </w:pPr>
      <w:r w:rsidRPr="00224899">
        <w:rPr>
          <w:rFonts w:ascii="Arial" w:hAnsi="Arial" w:cs="Arial"/>
          <w:sz w:val="24"/>
          <w:szCs w:val="24"/>
        </w:rPr>
        <w:t>XSS - Cross-Site Scripting (XSS) attacks are a type of injection, in which malicious scripts are injected into otherwise benign and trusted web sites.</w:t>
      </w:r>
    </w:p>
    <w:p w14:paraId="6C6E6329" w14:textId="77777777" w:rsidR="00A64D7C" w:rsidRPr="00224899" w:rsidRDefault="00A64D7C" w:rsidP="00A64D7C">
      <w:pPr>
        <w:pStyle w:val="ListParagraph"/>
        <w:spacing w:line="360" w:lineRule="auto"/>
        <w:rPr>
          <w:rFonts w:ascii="Arial" w:hAnsi="Arial" w:cs="Arial"/>
          <w:sz w:val="24"/>
          <w:szCs w:val="24"/>
        </w:rPr>
      </w:pPr>
    </w:p>
    <w:p w14:paraId="071E65AD" w14:textId="77777777" w:rsidR="00BE2AF1" w:rsidRDefault="00BE2AF1" w:rsidP="00BE2AF1">
      <w:pPr>
        <w:spacing w:line="360" w:lineRule="auto"/>
        <w:rPr>
          <w:rFonts w:ascii="Arial" w:hAnsi="Arial" w:cs="Arial"/>
          <w:sz w:val="24"/>
          <w:szCs w:val="24"/>
          <w:lang w:val="en-US" w:eastAsia="ja-JP"/>
        </w:rPr>
      </w:pPr>
    </w:p>
    <w:p w14:paraId="342F646E" w14:textId="77777777" w:rsidR="00BE2AF1" w:rsidRDefault="00BE2AF1" w:rsidP="00BE2AF1">
      <w:pPr>
        <w:spacing w:line="360" w:lineRule="auto"/>
        <w:rPr>
          <w:rFonts w:ascii="Arial" w:hAnsi="Arial" w:cs="Arial"/>
          <w:sz w:val="24"/>
          <w:szCs w:val="24"/>
          <w:lang w:val="en-US" w:eastAsia="ja-JP"/>
        </w:rPr>
      </w:pPr>
    </w:p>
    <w:p w14:paraId="192CADD9" w14:textId="77777777" w:rsidR="00BE2AF1" w:rsidRDefault="00BE2AF1" w:rsidP="00BE2AF1">
      <w:pPr>
        <w:spacing w:line="360" w:lineRule="auto"/>
        <w:rPr>
          <w:rFonts w:ascii="Arial" w:hAnsi="Arial" w:cs="Arial"/>
          <w:sz w:val="24"/>
          <w:szCs w:val="24"/>
          <w:lang w:val="en-US" w:eastAsia="ja-JP"/>
        </w:rPr>
      </w:pPr>
    </w:p>
    <w:p w14:paraId="7D0708E6" w14:textId="77777777" w:rsidR="00AF6B83" w:rsidRPr="00AF6B83" w:rsidRDefault="00AF6B83" w:rsidP="00AF6B83">
      <w:pPr>
        <w:pStyle w:val="Heading1"/>
        <w:jc w:val="center"/>
        <w:rPr>
          <w:rFonts w:ascii="Arial" w:hAnsi="Arial" w:cs="Arial"/>
          <w:color w:val="auto"/>
          <w:sz w:val="36"/>
          <w:szCs w:val="36"/>
        </w:rPr>
      </w:pPr>
      <w:r w:rsidRPr="00AF6B83">
        <w:rPr>
          <w:rFonts w:ascii="Arial" w:hAnsi="Arial" w:cs="Arial"/>
          <w:color w:val="auto"/>
          <w:sz w:val="36"/>
          <w:szCs w:val="36"/>
        </w:rPr>
        <w:t>Quality Plan</w:t>
      </w:r>
    </w:p>
    <w:p w14:paraId="11ED6561" w14:textId="77777777" w:rsidR="00AF6B83" w:rsidRPr="009F5058" w:rsidRDefault="00AF6B83" w:rsidP="00AF6B83">
      <w:pPr>
        <w:spacing w:line="360" w:lineRule="auto"/>
        <w:jc w:val="center"/>
        <w:rPr>
          <w:rFonts w:ascii="Arial" w:hAnsi="Arial" w:cs="Arial"/>
          <w:b/>
          <w:sz w:val="28"/>
        </w:rPr>
      </w:pPr>
    </w:p>
    <w:p w14:paraId="5B56FD99" w14:textId="77777777" w:rsidR="00AF6B83" w:rsidRPr="00243B82" w:rsidRDefault="00AF6B83" w:rsidP="00243B82">
      <w:pPr>
        <w:jc w:val="center"/>
        <w:rPr>
          <w:rFonts w:ascii="Arial" w:hAnsi="Arial" w:cs="Arial"/>
          <w:b/>
          <w:sz w:val="28"/>
        </w:rPr>
      </w:pPr>
      <w:r w:rsidRPr="00243B82">
        <w:rPr>
          <w:rFonts w:ascii="Arial" w:hAnsi="Arial" w:cs="Arial"/>
          <w:b/>
          <w:sz w:val="28"/>
        </w:rPr>
        <w:t>Asset Management with Barcode Tagging System</w:t>
      </w:r>
    </w:p>
    <w:p w14:paraId="334BBBBC" w14:textId="77777777" w:rsidR="00AF6B83" w:rsidRPr="009F5058" w:rsidRDefault="00AF6B83" w:rsidP="00AF6B83">
      <w:pPr>
        <w:spacing w:line="360" w:lineRule="auto"/>
        <w:rPr>
          <w:rFonts w:ascii="Arial" w:hAnsi="Arial" w:cs="Arial"/>
        </w:rPr>
      </w:pPr>
    </w:p>
    <w:p w14:paraId="7B6DFD60" w14:textId="77777777" w:rsidR="00AF6B83" w:rsidRPr="00AF6B83" w:rsidRDefault="00AF6B83" w:rsidP="00AF6B83">
      <w:pPr>
        <w:rPr>
          <w:rFonts w:ascii="Arial" w:hAnsi="Arial" w:cs="Arial"/>
          <w:b/>
          <w:sz w:val="24"/>
          <w:szCs w:val="24"/>
        </w:rPr>
      </w:pPr>
      <w:r w:rsidRPr="00AF6B83">
        <w:rPr>
          <w:rFonts w:ascii="Arial" w:hAnsi="Arial" w:cs="Arial"/>
          <w:b/>
          <w:sz w:val="24"/>
          <w:szCs w:val="24"/>
        </w:rPr>
        <w:t>1.</w:t>
      </w:r>
      <w:r w:rsidRPr="00AF6B83">
        <w:rPr>
          <w:rFonts w:ascii="Arial" w:hAnsi="Arial" w:cs="Arial"/>
          <w:b/>
          <w:sz w:val="24"/>
          <w:szCs w:val="24"/>
        </w:rPr>
        <w:tab/>
        <w:t>Introduction</w:t>
      </w:r>
    </w:p>
    <w:p w14:paraId="3FD91A1B" w14:textId="77777777" w:rsidR="00AF6B83" w:rsidRDefault="00AF6B83" w:rsidP="00AF6B83">
      <w:pPr>
        <w:spacing w:after="120" w:line="360" w:lineRule="auto"/>
        <w:ind w:firstLine="720"/>
        <w:jc w:val="both"/>
        <w:rPr>
          <w:rFonts w:ascii="Arial" w:hAnsi="Arial" w:cs="Arial"/>
          <w:sz w:val="24"/>
          <w:szCs w:val="24"/>
        </w:rPr>
      </w:pPr>
    </w:p>
    <w:p w14:paraId="459E4329" w14:textId="77777777" w:rsidR="00AF6B83" w:rsidRDefault="00AF6B83" w:rsidP="00AF6B83">
      <w:pPr>
        <w:spacing w:after="120" w:line="360" w:lineRule="auto"/>
        <w:ind w:firstLine="720"/>
        <w:jc w:val="both"/>
        <w:rPr>
          <w:rFonts w:ascii="Arial" w:hAnsi="Arial" w:cs="Arial"/>
          <w:sz w:val="24"/>
          <w:szCs w:val="24"/>
        </w:rPr>
      </w:pPr>
      <w:r w:rsidRPr="009F5058">
        <w:rPr>
          <w:rFonts w:ascii="Arial" w:hAnsi="Arial" w:cs="Arial"/>
          <w:sz w:val="24"/>
          <w:szCs w:val="24"/>
        </w:rPr>
        <w:t xml:space="preserve">This document, together with other referenced documents, defines the responsibilities and procedures to be adopted to ensure that the data and information produced as part of Project </w:t>
      </w:r>
      <w:r w:rsidRPr="009F5058">
        <w:rPr>
          <w:rFonts w:ascii="Arial" w:hAnsi="Arial" w:cs="Arial"/>
          <w:color w:val="000000"/>
          <w:sz w:val="24"/>
          <w:szCs w:val="24"/>
        </w:rPr>
        <w:t>113</w:t>
      </w:r>
      <w:r w:rsidRPr="009F5058">
        <w:rPr>
          <w:rFonts w:ascii="Arial" w:hAnsi="Arial" w:cs="Arial"/>
          <w:sz w:val="24"/>
          <w:szCs w:val="24"/>
        </w:rPr>
        <w:t xml:space="preserve"> are reliable, fit for purpose and consistent with documented objectives and deliverables.  It summarises the system of internal management that governs the decisions and instructions concerning project quality assurance.</w:t>
      </w:r>
    </w:p>
    <w:p w14:paraId="06CB4C7D" w14:textId="77777777" w:rsidR="00AF6B83" w:rsidRPr="009F5058" w:rsidRDefault="00AF6B83" w:rsidP="00AF6B83">
      <w:pPr>
        <w:spacing w:after="120" w:line="360" w:lineRule="auto"/>
        <w:ind w:firstLine="720"/>
        <w:jc w:val="both"/>
        <w:rPr>
          <w:rFonts w:ascii="Arial" w:hAnsi="Arial" w:cs="Arial"/>
          <w:sz w:val="24"/>
          <w:szCs w:val="24"/>
        </w:rPr>
      </w:pPr>
    </w:p>
    <w:p w14:paraId="63835C53" w14:textId="77777777" w:rsidR="00AF6B83" w:rsidRPr="00AF6B83" w:rsidRDefault="00AF6B83" w:rsidP="00AF6B83">
      <w:pPr>
        <w:rPr>
          <w:rFonts w:ascii="Arial" w:hAnsi="Arial" w:cs="Arial"/>
          <w:b/>
          <w:sz w:val="24"/>
          <w:szCs w:val="24"/>
        </w:rPr>
      </w:pPr>
      <w:r w:rsidRPr="00AF6B83">
        <w:rPr>
          <w:rFonts w:ascii="Arial" w:hAnsi="Arial" w:cs="Arial"/>
          <w:b/>
          <w:sz w:val="24"/>
          <w:szCs w:val="24"/>
        </w:rPr>
        <w:t>2.</w:t>
      </w:r>
      <w:r w:rsidRPr="00AF6B83">
        <w:rPr>
          <w:rFonts w:ascii="Arial" w:hAnsi="Arial" w:cs="Arial"/>
          <w:b/>
          <w:sz w:val="24"/>
          <w:szCs w:val="24"/>
        </w:rPr>
        <w:tab/>
        <w:t>Project Contractual Information</w:t>
      </w:r>
    </w:p>
    <w:p w14:paraId="4179D397" w14:textId="77777777" w:rsidR="00AF6B83" w:rsidRPr="009F5058" w:rsidRDefault="00AF6B83" w:rsidP="00AF6B83">
      <w:pPr>
        <w:spacing w:line="360" w:lineRule="auto"/>
        <w:jc w:val="both"/>
        <w:rPr>
          <w:rFonts w:ascii="Arial" w:hAnsi="Arial" w:cs="Arial"/>
          <w:sz w:val="24"/>
        </w:rPr>
      </w:pPr>
    </w:p>
    <w:tbl>
      <w:tblPr>
        <w:tblW w:w="0" w:type="auto"/>
        <w:tblLayout w:type="fixed"/>
        <w:tblLook w:val="0000" w:firstRow="0" w:lastRow="0" w:firstColumn="0" w:lastColumn="0" w:noHBand="0" w:noVBand="0"/>
      </w:tblPr>
      <w:tblGrid>
        <w:gridCol w:w="4766"/>
        <w:gridCol w:w="4766"/>
      </w:tblGrid>
      <w:tr w:rsidR="00AF6B83" w:rsidRPr="009F5058" w14:paraId="32D5F9A8" w14:textId="77777777" w:rsidTr="00C82646">
        <w:tc>
          <w:tcPr>
            <w:tcW w:w="4766" w:type="dxa"/>
          </w:tcPr>
          <w:p w14:paraId="79B70FDC" w14:textId="77777777" w:rsidR="00AF6B83" w:rsidRPr="009F5058" w:rsidRDefault="00AF6B83" w:rsidP="00C82646">
            <w:pPr>
              <w:spacing w:line="360" w:lineRule="auto"/>
              <w:jc w:val="both"/>
              <w:rPr>
                <w:rFonts w:ascii="Arial" w:hAnsi="Arial" w:cs="Arial"/>
                <w:sz w:val="24"/>
              </w:rPr>
            </w:pPr>
            <w:r w:rsidRPr="009F5058">
              <w:rPr>
                <w:rFonts w:ascii="Arial" w:hAnsi="Arial" w:cs="Arial"/>
                <w:sz w:val="24"/>
              </w:rPr>
              <w:t>Project:</w:t>
            </w:r>
          </w:p>
        </w:tc>
        <w:tc>
          <w:tcPr>
            <w:tcW w:w="4766" w:type="dxa"/>
          </w:tcPr>
          <w:p w14:paraId="7EE85A1D" w14:textId="77777777" w:rsidR="00AF6B83" w:rsidRPr="009F5058" w:rsidRDefault="00AF6B83" w:rsidP="00C82646">
            <w:pPr>
              <w:spacing w:after="120" w:line="360" w:lineRule="auto"/>
              <w:jc w:val="both"/>
              <w:rPr>
                <w:rFonts w:ascii="Arial" w:hAnsi="Arial" w:cs="Arial"/>
                <w:sz w:val="24"/>
              </w:rPr>
            </w:pPr>
            <w:r w:rsidRPr="009F5058">
              <w:rPr>
                <w:rFonts w:ascii="Arial" w:hAnsi="Arial" w:cs="Arial"/>
                <w:i/>
                <w:sz w:val="24"/>
              </w:rPr>
              <w:t>Asset Management with Barcode Tagging System</w:t>
            </w:r>
          </w:p>
        </w:tc>
      </w:tr>
      <w:tr w:rsidR="00AF6B83" w:rsidRPr="009F5058" w14:paraId="40D514F4" w14:textId="77777777" w:rsidTr="00C82646">
        <w:tc>
          <w:tcPr>
            <w:tcW w:w="4766" w:type="dxa"/>
          </w:tcPr>
          <w:p w14:paraId="55D763E4" w14:textId="77777777" w:rsidR="00AF6B83" w:rsidRPr="009F5058" w:rsidRDefault="00AF6B83" w:rsidP="00C82646">
            <w:pPr>
              <w:spacing w:line="360" w:lineRule="auto"/>
              <w:jc w:val="both"/>
              <w:rPr>
                <w:rFonts w:ascii="Arial" w:hAnsi="Arial" w:cs="Arial"/>
                <w:sz w:val="24"/>
              </w:rPr>
            </w:pPr>
            <w:r w:rsidRPr="009F5058">
              <w:rPr>
                <w:rFonts w:ascii="Arial" w:hAnsi="Arial" w:cs="Arial"/>
                <w:sz w:val="24"/>
              </w:rPr>
              <w:t>Project Number:</w:t>
            </w:r>
          </w:p>
        </w:tc>
        <w:tc>
          <w:tcPr>
            <w:tcW w:w="4766" w:type="dxa"/>
          </w:tcPr>
          <w:p w14:paraId="43201511" w14:textId="77777777" w:rsidR="00AF6B83" w:rsidRPr="009F5058" w:rsidRDefault="00AF6B83" w:rsidP="00C82646">
            <w:pPr>
              <w:spacing w:after="120" w:line="360" w:lineRule="auto"/>
              <w:jc w:val="both"/>
              <w:rPr>
                <w:rFonts w:ascii="Arial" w:hAnsi="Arial" w:cs="Arial"/>
                <w:sz w:val="24"/>
              </w:rPr>
            </w:pPr>
            <w:r w:rsidRPr="009F5058">
              <w:rPr>
                <w:rFonts w:ascii="Arial" w:hAnsi="Arial" w:cs="Arial"/>
                <w:sz w:val="24"/>
              </w:rPr>
              <w:t>113</w:t>
            </w:r>
          </w:p>
        </w:tc>
      </w:tr>
      <w:tr w:rsidR="00AF6B83" w:rsidRPr="009F5058" w14:paraId="658FC464" w14:textId="77777777" w:rsidTr="00C82646">
        <w:tc>
          <w:tcPr>
            <w:tcW w:w="4766" w:type="dxa"/>
          </w:tcPr>
          <w:p w14:paraId="49919E12" w14:textId="77777777" w:rsidR="00AF6B83" w:rsidRPr="009F5058" w:rsidRDefault="00AF6B83" w:rsidP="00C82646">
            <w:pPr>
              <w:spacing w:line="360" w:lineRule="auto"/>
              <w:jc w:val="both"/>
              <w:rPr>
                <w:rFonts w:ascii="Arial" w:hAnsi="Arial" w:cs="Arial"/>
                <w:sz w:val="24"/>
              </w:rPr>
            </w:pPr>
            <w:r w:rsidRPr="009F5058">
              <w:rPr>
                <w:rFonts w:ascii="Arial" w:hAnsi="Arial" w:cs="Arial"/>
                <w:sz w:val="24"/>
              </w:rPr>
              <w:t>Programme Co-ordinator:</w:t>
            </w:r>
          </w:p>
        </w:tc>
        <w:tc>
          <w:tcPr>
            <w:tcW w:w="4766" w:type="dxa"/>
          </w:tcPr>
          <w:p w14:paraId="7269F2AD" w14:textId="77777777" w:rsidR="00AF6B83" w:rsidRPr="009F5058" w:rsidRDefault="00AF6B83" w:rsidP="00C82646">
            <w:pPr>
              <w:spacing w:after="120" w:line="360" w:lineRule="auto"/>
              <w:jc w:val="both"/>
              <w:rPr>
                <w:rFonts w:ascii="Arial" w:hAnsi="Arial" w:cs="Arial"/>
                <w:sz w:val="24"/>
              </w:rPr>
            </w:pPr>
            <w:r w:rsidRPr="009F5058">
              <w:rPr>
                <w:rFonts w:ascii="Arial" w:hAnsi="Arial" w:cs="Arial"/>
                <w:sz w:val="24"/>
              </w:rPr>
              <w:t xml:space="preserve">Mr. Paulo </w:t>
            </w:r>
            <w:proofErr w:type="spellStart"/>
            <w:r w:rsidRPr="009F5058">
              <w:rPr>
                <w:rFonts w:ascii="Arial" w:hAnsi="Arial" w:cs="Arial"/>
                <w:sz w:val="24"/>
              </w:rPr>
              <w:t>Oblepias</w:t>
            </w:r>
            <w:proofErr w:type="spellEnd"/>
          </w:p>
        </w:tc>
      </w:tr>
      <w:tr w:rsidR="00AF6B83" w:rsidRPr="009F5058" w14:paraId="1F143314" w14:textId="77777777" w:rsidTr="00C82646">
        <w:tc>
          <w:tcPr>
            <w:tcW w:w="4766" w:type="dxa"/>
          </w:tcPr>
          <w:p w14:paraId="576E1FBF" w14:textId="77777777" w:rsidR="00AF6B83" w:rsidRPr="009F5058" w:rsidRDefault="00AF6B83" w:rsidP="00C82646">
            <w:pPr>
              <w:spacing w:line="360" w:lineRule="auto"/>
              <w:jc w:val="both"/>
              <w:rPr>
                <w:rFonts w:ascii="Arial" w:hAnsi="Arial" w:cs="Arial"/>
                <w:sz w:val="24"/>
              </w:rPr>
            </w:pPr>
            <w:r w:rsidRPr="009F5058">
              <w:rPr>
                <w:rFonts w:ascii="Arial" w:hAnsi="Arial" w:cs="Arial"/>
                <w:sz w:val="24"/>
              </w:rPr>
              <w:t>Principal Investigators(s):</w:t>
            </w:r>
          </w:p>
        </w:tc>
        <w:tc>
          <w:tcPr>
            <w:tcW w:w="4766" w:type="dxa"/>
          </w:tcPr>
          <w:p w14:paraId="36C4C00C" w14:textId="77777777" w:rsidR="00AF6B83" w:rsidRPr="009F5058" w:rsidRDefault="00AF6B83" w:rsidP="00C82646">
            <w:pPr>
              <w:spacing w:after="120" w:line="360" w:lineRule="auto"/>
              <w:jc w:val="both"/>
              <w:rPr>
                <w:rFonts w:ascii="Arial" w:hAnsi="Arial" w:cs="Arial"/>
                <w:i/>
                <w:sz w:val="24"/>
              </w:rPr>
            </w:pPr>
            <w:r w:rsidRPr="009F5058">
              <w:rPr>
                <w:rFonts w:ascii="Arial" w:hAnsi="Arial" w:cs="Arial"/>
                <w:i/>
                <w:sz w:val="24"/>
              </w:rPr>
              <w:t xml:space="preserve">Mr. Manuel Sean </w:t>
            </w:r>
            <w:proofErr w:type="spellStart"/>
            <w:r w:rsidRPr="009F5058">
              <w:rPr>
                <w:rFonts w:ascii="Arial" w:hAnsi="Arial" w:cs="Arial"/>
                <w:i/>
                <w:sz w:val="24"/>
              </w:rPr>
              <w:t>Sebatian</w:t>
            </w:r>
            <w:proofErr w:type="spellEnd"/>
          </w:p>
          <w:p w14:paraId="35086826" w14:textId="77777777" w:rsidR="00AF6B83" w:rsidRPr="009F5058" w:rsidRDefault="00AF6B83" w:rsidP="00C82646">
            <w:pPr>
              <w:spacing w:after="120" w:line="360" w:lineRule="auto"/>
              <w:jc w:val="both"/>
              <w:rPr>
                <w:rFonts w:ascii="Arial" w:hAnsi="Arial" w:cs="Arial"/>
                <w:i/>
                <w:sz w:val="24"/>
              </w:rPr>
            </w:pPr>
            <w:r w:rsidRPr="009F5058">
              <w:rPr>
                <w:rFonts w:ascii="Arial" w:hAnsi="Arial" w:cs="Arial"/>
                <w:i/>
                <w:sz w:val="24"/>
              </w:rPr>
              <w:t>Asia Pacific College</w:t>
            </w:r>
          </w:p>
          <w:p w14:paraId="1E9040D7" w14:textId="114910C7" w:rsidR="00AF6B83" w:rsidRPr="009F5058" w:rsidRDefault="00AF6B83" w:rsidP="00C82646">
            <w:pPr>
              <w:spacing w:after="120" w:line="360" w:lineRule="auto"/>
              <w:jc w:val="both"/>
              <w:rPr>
                <w:rFonts w:ascii="Arial" w:hAnsi="Arial" w:cs="Arial"/>
                <w:sz w:val="24"/>
              </w:rPr>
            </w:pPr>
            <w:proofErr w:type="spellStart"/>
            <w:r w:rsidRPr="009F5058">
              <w:rPr>
                <w:rFonts w:ascii="Arial" w:hAnsi="Arial" w:cs="Arial"/>
                <w:i/>
                <w:sz w:val="24"/>
              </w:rPr>
              <w:t>Humabon</w:t>
            </w:r>
            <w:proofErr w:type="spellEnd"/>
            <w:r w:rsidRPr="009F5058">
              <w:rPr>
                <w:rFonts w:ascii="Arial" w:hAnsi="Arial" w:cs="Arial"/>
                <w:i/>
                <w:sz w:val="24"/>
              </w:rPr>
              <w:t xml:space="preserve"> Place, Magallanes, Makati C</w:t>
            </w:r>
            <w:r>
              <w:rPr>
                <w:rFonts w:ascii="Arial" w:hAnsi="Arial" w:cs="Arial"/>
                <w:i/>
                <w:sz w:val="24"/>
              </w:rPr>
              <w:t>i</w:t>
            </w:r>
            <w:r w:rsidRPr="009F5058">
              <w:rPr>
                <w:rFonts w:ascii="Arial" w:hAnsi="Arial" w:cs="Arial"/>
                <w:i/>
                <w:sz w:val="24"/>
              </w:rPr>
              <w:t>ty</w:t>
            </w:r>
          </w:p>
        </w:tc>
      </w:tr>
    </w:tbl>
    <w:p w14:paraId="64F837DE" w14:textId="77777777" w:rsidR="00AF6B83" w:rsidRPr="009F5058" w:rsidRDefault="00AF6B83" w:rsidP="00AF6B83">
      <w:pPr>
        <w:spacing w:after="120" w:line="360" w:lineRule="auto"/>
        <w:jc w:val="both"/>
        <w:rPr>
          <w:rFonts w:ascii="Arial" w:hAnsi="Arial" w:cs="Arial"/>
          <w:sz w:val="24"/>
        </w:rPr>
      </w:pPr>
    </w:p>
    <w:p w14:paraId="218422EE" w14:textId="77777777" w:rsidR="00AF6B83" w:rsidRPr="00AF6B83" w:rsidRDefault="00AF6B83" w:rsidP="00AF6B83">
      <w:pPr>
        <w:rPr>
          <w:rFonts w:ascii="Arial" w:hAnsi="Arial" w:cs="Arial"/>
          <w:b/>
          <w:sz w:val="24"/>
          <w:szCs w:val="24"/>
        </w:rPr>
      </w:pPr>
      <w:r w:rsidRPr="009F5058">
        <w:br w:type="page"/>
      </w:r>
      <w:r w:rsidRPr="00AF6B83">
        <w:rPr>
          <w:rFonts w:ascii="Arial" w:hAnsi="Arial" w:cs="Arial"/>
          <w:b/>
          <w:sz w:val="24"/>
          <w:szCs w:val="24"/>
        </w:rPr>
        <w:t>3.</w:t>
      </w:r>
      <w:r w:rsidRPr="00AF6B83">
        <w:rPr>
          <w:rFonts w:ascii="Arial" w:hAnsi="Arial" w:cs="Arial"/>
          <w:b/>
          <w:sz w:val="24"/>
          <w:szCs w:val="24"/>
        </w:rPr>
        <w:tab/>
        <w:t>Scope of Work and Quality Objectives</w:t>
      </w:r>
    </w:p>
    <w:p w14:paraId="653CD1C9" w14:textId="77777777" w:rsidR="00AF6B83" w:rsidRPr="009F5058" w:rsidRDefault="00AF6B83" w:rsidP="00AF6B83">
      <w:pPr>
        <w:spacing w:line="360" w:lineRule="auto"/>
        <w:jc w:val="both"/>
        <w:rPr>
          <w:rFonts w:ascii="Arial" w:hAnsi="Arial" w:cs="Arial"/>
          <w:i/>
          <w:sz w:val="24"/>
        </w:rPr>
      </w:pPr>
    </w:p>
    <w:tbl>
      <w:tblPr>
        <w:tblW w:w="0" w:type="auto"/>
        <w:tblLayout w:type="fixed"/>
        <w:tblLook w:val="0000" w:firstRow="0" w:lastRow="0" w:firstColumn="0" w:lastColumn="0" w:noHBand="0" w:noVBand="0"/>
      </w:tblPr>
      <w:tblGrid>
        <w:gridCol w:w="4766"/>
        <w:gridCol w:w="4766"/>
      </w:tblGrid>
      <w:tr w:rsidR="00AF6B83" w:rsidRPr="009F5058" w14:paraId="1FD67F65" w14:textId="77777777" w:rsidTr="00C82646">
        <w:tc>
          <w:tcPr>
            <w:tcW w:w="4766" w:type="dxa"/>
          </w:tcPr>
          <w:p w14:paraId="6948F73D" w14:textId="77777777" w:rsidR="00AF6B83" w:rsidRPr="009F5058" w:rsidRDefault="00AF6B83" w:rsidP="00C82646">
            <w:pPr>
              <w:spacing w:line="360" w:lineRule="auto"/>
              <w:jc w:val="both"/>
              <w:rPr>
                <w:rFonts w:ascii="Arial" w:hAnsi="Arial" w:cs="Arial"/>
                <w:sz w:val="24"/>
                <w:szCs w:val="24"/>
              </w:rPr>
            </w:pPr>
            <w:r w:rsidRPr="009F5058">
              <w:rPr>
                <w:rFonts w:ascii="Arial" w:hAnsi="Arial" w:cs="Arial"/>
                <w:sz w:val="24"/>
                <w:szCs w:val="24"/>
              </w:rPr>
              <w:t>Scope of work:</w:t>
            </w:r>
          </w:p>
        </w:tc>
        <w:tc>
          <w:tcPr>
            <w:tcW w:w="4766" w:type="dxa"/>
          </w:tcPr>
          <w:p w14:paraId="2F41DC97" w14:textId="77777777" w:rsidR="00AF6B83" w:rsidRPr="009F5058" w:rsidRDefault="00AF6B83" w:rsidP="00C82646">
            <w:pPr>
              <w:spacing w:after="120" w:line="360" w:lineRule="auto"/>
              <w:jc w:val="both"/>
              <w:rPr>
                <w:rFonts w:ascii="Arial" w:hAnsi="Arial" w:cs="Arial"/>
                <w:sz w:val="24"/>
                <w:szCs w:val="24"/>
              </w:rPr>
            </w:pPr>
            <w:r w:rsidRPr="009F5058">
              <w:rPr>
                <w:rFonts w:ascii="Arial" w:hAnsi="Arial" w:cs="Arial"/>
                <w:sz w:val="24"/>
                <w:szCs w:val="24"/>
              </w:rPr>
              <w:t>This would involve in the creation and update of the requested functionalities by the client. The specific functionalities are the following:</w:t>
            </w:r>
          </w:p>
          <w:p w14:paraId="0CB8693F" w14:textId="77777777" w:rsidR="00AF6B83" w:rsidRPr="009F5058" w:rsidRDefault="00AF6B83" w:rsidP="00AF6B83">
            <w:pPr>
              <w:numPr>
                <w:ilvl w:val="0"/>
                <w:numId w:val="39"/>
              </w:numPr>
              <w:spacing w:after="120" w:line="360" w:lineRule="auto"/>
              <w:jc w:val="both"/>
              <w:rPr>
                <w:rFonts w:ascii="Arial" w:hAnsi="Arial" w:cs="Arial"/>
                <w:sz w:val="24"/>
                <w:szCs w:val="24"/>
              </w:rPr>
            </w:pPr>
            <w:r w:rsidRPr="009F5058">
              <w:rPr>
                <w:rFonts w:ascii="Arial" w:hAnsi="Arial" w:cs="Arial"/>
                <w:sz w:val="24"/>
                <w:szCs w:val="24"/>
              </w:rPr>
              <w:t>Event Creation</w:t>
            </w:r>
          </w:p>
          <w:p w14:paraId="19AA47F1" w14:textId="77777777" w:rsidR="00AF6B83" w:rsidRPr="009F5058" w:rsidRDefault="00AF6B83" w:rsidP="00AF6B83">
            <w:pPr>
              <w:numPr>
                <w:ilvl w:val="0"/>
                <w:numId w:val="39"/>
              </w:numPr>
              <w:spacing w:after="120" w:line="360" w:lineRule="auto"/>
              <w:jc w:val="both"/>
              <w:rPr>
                <w:rFonts w:ascii="Arial" w:hAnsi="Arial" w:cs="Arial"/>
                <w:sz w:val="24"/>
                <w:szCs w:val="24"/>
              </w:rPr>
            </w:pPr>
            <w:r w:rsidRPr="009F5058">
              <w:rPr>
                <w:rFonts w:ascii="Arial" w:hAnsi="Arial" w:cs="Arial"/>
                <w:sz w:val="24"/>
                <w:szCs w:val="24"/>
              </w:rPr>
              <w:t>Service Report</w:t>
            </w:r>
          </w:p>
          <w:p w14:paraId="3496A8EA" w14:textId="77777777" w:rsidR="00AF6B83" w:rsidRPr="009F5058" w:rsidRDefault="00AF6B83" w:rsidP="00AF6B83">
            <w:pPr>
              <w:numPr>
                <w:ilvl w:val="0"/>
                <w:numId w:val="39"/>
              </w:numPr>
              <w:spacing w:after="120" w:line="360" w:lineRule="auto"/>
              <w:jc w:val="both"/>
              <w:rPr>
                <w:rFonts w:ascii="Arial" w:hAnsi="Arial" w:cs="Arial"/>
                <w:sz w:val="24"/>
                <w:szCs w:val="24"/>
              </w:rPr>
            </w:pPr>
            <w:r w:rsidRPr="009F5058">
              <w:rPr>
                <w:rFonts w:ascii="Arial" w:hAnsi="Arial" w:cs="Arial"/>
                <w:sz w:val="24"/>
                <w:szCs w:val="24"/>
              </w:rPr>
              <w:t>Weather Station</w:t>
            </w:r>
          </w:p>
          <w:p w14:paraId="12DAF3F9" w14:textId="77777777" w:rsidR="00AF6B83" w:rsidRPr="009F5058" w:rsidRDefault="00AF6B83" w:rsidP="00AF6B83">
            <w:pPr>
              <w:numPr>
                <w:ilvl w:val="0"/>
                <w:numId w:val="39"/>
              </w:numPr>
              <w:spacing w:after="120" w:line="360" w:lineRule="auto"/>
              <w:jc w:val="both"/>
              <w:rPr>
                <w:rFonts w:ascii="Arial" w:hAnsi="Arial" w:cs="Arial"/>
                <w:sz w:val="24"/>
                <w:szCs w:val="24"/>
              </w:rPr>
            </w:pPr>
            <w:r w:rsidRPr="009F5058">
              <w:rPr>
                <w:rFonts w:ascii="Arial" w:hAnsi="Arial" w:cs="Arial"/>
                <w:sz w:val="24"/>
                <w:szCs w:val="24"/>
              </w:rPr>
              <w:t>Privilege Assessment</w:t>
            </w:r>
          </w:p>
          <w:p w14:paraId="74CE5E90" w14:textId="77777777" w:rsidR="00AF6B83" w:rsidRPr="009F5058" w:rsidRDefault="00AF6B83" w:rsidP="00AF6B83">
            <w:pPr>
              <w:numPr>
                <w:ilvl w:val="0"/>
                <w:numId w:val="39"/>
              </w:numPr>
              <w:spacing w:after="120" w:line="360" w:lineRule="auto"/>
              <w:jc w:val="both"/>
              <w:rPr>
                <w:rFonts w:ascii="Arial" w:hAnsi="Arial" w:cs="Arial"/>
                <w:sz w:val="24"/>
                <w:szCs w:val="24"/>
              </w:rPr>
            </w:pPr>
            <w:r w:rsidRPr="009F5058">
              <w:rPr>
                <w:rFonts w:ascii="Arial" w:hAnsi="Arial" w:cs="Arial"/>
                <w:sz w:val="24"/>
                <w:szCs w:val="24"/>
              </w:rPr>
              <w:t>Basic Home, Contact and About</w:t>
            </w:r>
          </w:p>
          <w:p w14:paraId="2C0EA29D" w14:textId="77777777" w:rsidR="00AF6B83" w:rsidRPr="009F5058" w:rsidRDefault="00AF6B83" w:rsidP="00AF6B83">
            <w:pPr>
              <w:numPr>
                <w:ilvl w:val="0"/>
                <w:numId w:val="39"/>
              </w:numPr>
              <w:spacing w:after="120" w:line="360" w:lineRule="auto"/>
              <w:jc w:val="both"/>
              <w:rPr>
                <w:rFonts w:ascii="Arial" w:hAnsi="Arial" w:cs="Arial"/>
                <w:sz w:val="24"/>
                <w:szCs w:val="24"/>
              </w:rPr>
            </w:pPr>
            <w:r w:rsidRPr="009F5058">
              <w:rPr>
                <w:rFonts w:ascii="Arial" w:hAnsi="Arial" w:cs="Arial"/>
                <w:sz w:val="24"/>
                <w:szCs w:val="24"/>
              </w:rPr>
              <w:t>Barcode</w:t>
            </w:r>
          </w:p>
          <w:p w14:paraId="488134E1" w14:textId="77777777" w:rsidR="00AF6B83" w:rsidRPr="009F5058" w:rsidRDefault="00AF6B83" w:rsidP="00C82646">
            <w:pPr>
              <w:spacing w:after="120" w:line="360" w:lineRule="auto"/>
              <w:jc w:val="both"/>
              <w:rPr>
                <w:rFonts w:ascii="Arial" w:hAnsi="Arial" w:cs="Arial"/>
                <w:sz w:val="24"/>
                <w:szCs w:val="24"/>
              </w:rPr>
            </w:pPr>
            <w:r w:rsidRPr="009F5058">
              <w:rPr>
                <w:rFonts w:ascii="Arial" w:hAnsi="Arial" w:cs="Arial"/>
                <w:sz w:val="24"/>
                <w:szCs w:val="24"/>
              </w:rPr>
              <w:t>This would not cover any other functionality that is not stated by the client.</w:t>
            </w:r>
          </w:p>
        </w:tc>
      </w:tr>
      <w:tr w:rsidR="00AF6B83" w:rsidRPr="009F5058" w14:paraId="0A42320F" w14:textId="77777777" w:rsidTr="00C82646">
        <w:tc>
          <w:tcPr>
            <w:tcW w:w="4766" w:type="dxa"/>
          </w:tcPr>
          <w:p w14:paraId="02E20F80" w14:textId="77777777" w:rsidR="00AF6B83" w:rsidRPr="009F5058" w:rsidRDefault="00AF6B83" w:rsidP="00C82646">
            <w:pPr>
              <w:spacing w:line="360" w:lineRule="auto"/>
              <w:jc w:val="both"/>
              <w:rPr>
                <w:rFonts w:ascii="Arial" w:hAnsi="Arial" w:cs="Arial"/>
                <w:sz w:val="24"/>
                <w:szCs w:val="24"/>
              </w:rPr>
            </w:pPr>
            <w:r w:rsidRPr="009F5058">
              <w:rPr>
                <w:rFonts w:ascii="Arial" w:hAnsi="Arial" w:cs="Arial"/>
                <w:sz w:val="24"/>
                <w:szCs w:val="24"/>
              </w:rPr>
              <w:t>QA Requirement:</w:t>
            </w:r>
          </w:p>
        </w:tc>
        <w:tc>
          <w:tcPr>
            <w:tcW w:w="4766" w:type="dxa"/>
          </w:tcPr>
          <w:p w14:paraId="357951C1" w14:textId="77777777" w:rsidR="00AF6B83" w:rsidRPr="009F5058" w:rsidRDefault="00AF6B83" w:rsidP="00C82646">
            <w:pPr>
              <w:spacing w:after="120" w:line="360" w:lineRule="auto"/>
              <w:jc w:val="both"/>
              <w:rPr>
                <w:rFonts w:ascii="Arial" w:hAnsi="Arial" w:cs="Arial"/>
                <w:sz w:val="24"/>
                <w:szCs w:val="24"/>
              </w:rPr>
            </w:pPr>
            <w:r w:rsidRPr="009F5058">
              <w:rPr>
                <w:rFonts w:ascii="Arial" w:hAnsi="Arial" w:cs="Arial"/>
                <w:sz w:val="24"/>
                <w:szCs w:val="24"/>
              </w:rPr>
              <w:t>Quality criteria</w:t>
            </w:r>
          </w:p>
        </w:tc>
      </w:tr>
    </w:tbl>
    <w:p w14:paraId="288724DE" w14:textId="77777777" w:rsidR="00AF6B83" w:rsidRPr="009F5058" w:rsidRDefault="00AF6B83" w:rsidP="00AF6B83">
      <w:pPr>
        <w:spacing w:after="120" w:line="360" w:lineRule="auto"/>
        <w:jc w:val="both"/>
        <w:rPr>
          <w:rFonts w:ascii="Arial" w:hAnsi="Arial" w:cs="Arial"/>
          <w:sz w:val="24"/>
        </w:rPr>
      </w:pPr>
    </w:p>
    <w:p w14:paraId="4740145E" w14:textId="6C594BC2" w:rsidR="00AF6B83" w:rsidRPr="00AF6B83" w:rsidRDefault="00AF6B83" w:rsidP="00AF6B83">
      <w:pPr>
        <w:rPr>
          <w:rFonts w:ascii="Arial" w:hAnsi="Arial" w:cs="Arial"/>
          <w:b/>
          <w:sz w:val="24"/>
          <w:szCs w:val="24"/>
        </w:rPr>
      </w:pPr>
      <w:r w:rsidRPr="00AF6B83">
        <w:rPr>
          <w:rFonts w:ascii="Arial" w:hAnsi="Arial" w:cs="Arial"/>
          <w:b/>
          <w:sz w:val="24"/>
          <w:szCs w:val="24"/>
        </w:rPr>
        <w:t>4.</w:t>
      </w:r>
      <w:r w:rsidRPr="00AF6B83">
        <w:rPr>
          <w:rFonts w:ascii="Arial" w:hAnsi="Arial" w:cs="Arial"/>
          <w:b/>
          <w:sz w:val="24"/>
          <w:szCs w:val="24"/>
        </w:rPr>
        <w:tab/>
        <w:t>Project Organization</w:t>
      </w:r>
    </w:p>
    <w:tbl>
      <w:tblPr>
        <w:tblW w:w="9532" w:type="dxa"/>
        <w:tblLayout w:type="fixed"/>
        <w:tblLook w:val="0000" w:firstRow="0" w:lastRow="0" w:firstColumn="0" w:lastColumn="0" w:noHBand="0" w:noVBand="0"/>
      </w:tblPr>
      <w:tblGrid>
        <w:gridCol w:w="4766"/>
        <w:gridCol w:w="4766"/>
      </w:tblGrid>
      <w:tr w:rsidR="00AF6B83" w:rsidRPr="009F5058" w14:paraId="6C1D7C7F" w14:textId="77777777" w:rsidTr="00C82646">
        <w:tc>
          <w:tcPr>
            <w:tcW w:w="4766" w:type="dxa"/>
          </w:tcPr>
          <w:p w14:paraId="005A29BA" w14:textId="77777777" w:rsidR="00AF6B83" w:rsidRPr="009F5058" w:rsidRDefault="00AF6B83" w:rsidP="00C82646">
            <w:pPr>
              <w:spacing w:line="360" w:lineRule="auto"/>
              <w:jc w:val="both"/>
              <w:rPr>
                <w:rFonts w:ascii="Arial" w:hAnsi="Arial" w:cs="Arial"/>
                <w:sz w:val="24"/>
              </w:rPr>
            </w:pPr>
            <w:r w:rsidRPr="009F5058">
              <w:rPr>
                <w:rFonts w:ascii="Arial" w:hAnsi="Arial" w:cs="Arial"/>
                <w:sz w:val="24"/>
              </w:rPr>
              <w:t>Project Manager:</w:t>
            </w:r>
          </w:p>
        </w:tc>
        <w:tc>
          <w:tcPr>
            <w:tcW w:w="4766" w:type="dxa"/>
          </w:tcPr>
          <w:p w14:paraId="1DFF744D" w14:textId="77777777" w:rsidR="00AF6B83" w:rsidRPr="009F5058" w:rsidRDefault="00AF6B83" w:rsidP="00C82646">
            <w:pPr>
              <w:spacing w:after="120" w:line="360" w:lineRule="auto"/>
              <w:jc w:val="both"/>
              <w:rPr>
                <w:rFonts w:ascii="Arial" w:hAnsi="Arial" w:cs="Arial"/>
                <w:sz w:val="24"/>
              </w:rPr>
            </w:pPr>
            <w:r w:rsidRPr="009F5058">
              <w:rPr>
                <w:rFonts w:ascii="Arial" w:hAnsi="Arial" w:cs="Arial"/>
                <w:i/>
                <w:sz w:val="24"/>
              </w:rPr>
              <w:t>Miguel Jaime Mayor</w:t>
            </w:r>
          </w:p>
        </w:tc>
      </w:tr>
      <w:tr w:rsidR="00AF6B83" w:rsidRPr="009F5058" w14:paraId="781A5EEB" w14:textId="77777777" w:rsidTr="00C82646">
        <w:tc>
          <w:tcPr>
            <w:tcW w:w="4766" w:type="dxa"/>
          </w:tcPr>
          <w:p w14:paraId="423E0A26" w14:textId="77777777" w:rsidR="00AF6B83" w:rsidRPr="009F5058" w:rsidRDefault="00AF6B83" w:rsidP="00C82646">
            <w:pPr>
              <w:spacing w:line="360" w:lineRule="auto"/>
              <w:jc w:val="both"/>
              <w:rPr>
                <w:rFonts w:ascii="Arial" w:hAnsi="Arial" w:cs="Arial"/>
                <w:sz w:val="24"/>
              </w:rPr>
            </w:pPr>
            <w:r w:rsidRPr="009F5058">
              <w:rPr>
                <w:rFonts w:ascii="Arial" w:hAnsi="Arial" w:cs="Arial"/>
                <w:sz w:val="24"/>
              </w:rPr>
              <w:t>Task Manager:</w:t>
            </w:r>
          </w:p>
        </w:tc>
        <w:tc>
          <w:tcPr>
            <w:tcW w:w="4766" w:type="dxa"/>
          </w:tcPr>
          <w:p w14:paraId="611830F0" w14:textId="77777777" w:rsidR="00AF6B83" w:rsidRPr="009F5058" w:rsidRDefault="00AF6B83" w:rsidP="00C82646">
            <w:pPr>
              <w:spacing w:after="120" w:line="360" w:lineRule="auto"/>
              <w:jc w:val="both"/>
              <w:rPr>
                <w:rFonts w:ascii="Arial" w:hAnsi="Arial" w:cs="Arial"/>
                <w:sz w:val="24"/>
              </w:rPr>
            </w:pPr>
            <w:r w:rsidRPr="009F5058">
              <w:rPr>
                <w:rFonts w:ascii="Arial" w:hAnsi="Arial" w:cs="Arial"/>
                <w:i/>
                <w:sz w:val="24"/>
              </w:rPr>
              <w:t>Adrian Tobias</w:t>
            </w:r>
          </w:p>
        </w:tc>
      </w:tr>
      <w:tr w:rsidR="00AF6B83" w:rsidRPr="009F5058" w14:paraId="4236D983" w14:textId="77777777" w:rsidTr="00C82646">
        <w:tc>
          <w:tcPr>
            <w:tcW w:w="4766" w:type="dxa"/>
          </w:tcPr>
          <w:p w14:paraId="26B8679E" w14:textId="77777777" w:rsidR="00AF6B83" w:rsidRPr="009F5058" w:rsidRDefault="00AF6B83" w:rsidP="00C82646">
            <w:pPr>
              <w:spacing w:line="360" w:lineRule="auto"/>
              <w:jc w:val="both"/>
              <w:rPr>
                <w:rFonts w:ascii="Arial" w:hAnsi="Arial" w:cs="Arial"/>
                <w:sz w:val="24"/>
              </w:rPr>
            </w:pPr>
            <w:r w:rsidRPr="009F5058">
              <w:rPr>
                <w:rFonts w:ascii="Arial" w:hAnsi="Arial" w:cs="Arial"/>
                <w:sz w:val="24"/>
              </w:rPr>
              <w:t>Quality Assurance:</w:t>
            </w:r>
          </w:p>
        </w:tc>
        <w:tc>
          <w:tcPr>
            <w:tcW w:w="4766" w:type="dxa"/>
          </w:tcPr>
          <w:p w14:paraId="0B6BD0D3" w14:textId="77777777" w:rsidR="00AF6B83" w:rsidRPr="009F5058" w:rsidRDefault="00AF6B83" w:rsidP="00C82646">
            <w:pPr>
              <w:spacing w:after="120" w:line="360" w:lineRule="auto"/>
              <w:jc w:val="both"/>
              <w:rPr>
                <w:rFonts w:ascii="Arial" w:hAnsi="Arial" w:cs="Arial"/>
                <w:sz w:val="24"/>
              </w:rPr>
            </w:pPr>
            <w:r w:rsidRPr="009F5058">
              <w:rPr>
                <w:rFonts w:ascii="Arial" w:hAnsi="Arial" w:cs="Arial"/>
                <w:i/>
                <w:sz w:val="24"/>
              </w:rPr>
              <w:t>Joanna De Guzman</w:t>
            </w:r>
          </w:p>
        </w:tc>
      </w:tr>
      <w:tr w:rsidR="00AF6B83" w:rsidRPr="009F5058" w14:paraId="73D466EC" w14:textId="77777777" w:rsidTr="00C82646">
        <w:tc>
          <w:tcPr>
            <w:tcW w:w="4766" w:type="dxa"/>
          </w:tcPr>
          <w:p w14:paraId="4D434C88" w14:textId="77777777" w:rsidR="00AF6B83" w:rsidRPr="009F5058" w:rsidRDefault="00AF6B83" w:rsidP="00C82646">
            <w:pPr>
              <w:spacing w:line="360" w:lineRule="auto"/>
              <w:jc w:val="both"/>
              <w:rPr>
                <w:rFonts w:ascii="Arial" w:hAnsi="Arial" w:cs="Arial"/>
                <w:sz w:val="24"/>
              </w:rPr>
            </w:pPr>
          </w:p>
        </w:tc>
        <w:tc>
          <w:tcPr>
            <w:tcW w:w="4766" w:type="dxa"/>
          </w:tcPr>
          <w:p w14:paraId="29DBE45C" w14:textId="77777777" w:rsidR="00AF6B83" w:rsidRPr="009F5058" w:rsidRDefault="00AF6B83" w:rsidP="00C82646">
            <w:pPr>
              <w:spacing w:after="120" w:line="360" w:lineRule="auto"/>
              <w:jc w:val="both"/>
              <w:rPr>
                <w:rFonts w:ascii="Arial" w:hAnsi="Arial" w:cs="Arial"/>
                <w:sz w:val="24"/>
              </w:rPr>
            </w:pPr>
          </w:p>
        </w:tc>
      </w:tr>
      <w:tr w:rsidR="00AF6B83" w:rsidRPr="009F5058" w14:paraId="37BC9BB5" w14:textId="77777777" w:rsidTr="00C82646">
        <w:tc>
          <w:tcPr>
            <w:tcW w:w="4766" w:type="dxa"/>
          </w:tcPr>
          <w:p w14:paraId="367D7335" w14:textId="77777777" w:rsidR="00AF6B83" w:rsidRPr="009F5058" w:rsidRDefault="00AF6B83" w:rsidP="00C82646">
            <w:pPr>
              <w:spacing w:line="360" w:lineRule="auto"/>
              <w:jc w:val="both"/>
              <w:rPr>
                <w:rFonts w:ascii="Arial" w:hAnsi="Arial" w:cs="Arial"/>
                <w:sz w:val="24"/>
              </w:rPr>
            </w:pPr>
            <w:r w:rsidRPr="009F5058">
              <w:rPr>
                <w:rFonts w:ascii="Arial" w:hAnsi="Arial" w:cs="Arial"/>
                <w:sz w:val="24"/>
              </w:rPr>
              <w:t>Subcontractors:</w:t>
            </w:r>
          </w:p>
        </w:tc>
        <w:tc>
          <w:tcPr>
            <w:tcW w:w="4766" w:type="dxa"/>
          </w:tcPr>
          <w:p w14:paraId="05B97B52" w14:textId="77777777" w:rsidR="00AF6B83" w:rsidRPr="009F5058" w:rsidRDefault="00AF6B83" w:rsidP="00C82646">
            <w:pPr>
              <w:spacing w:after="120" w:line="360" w:lineRule="auto"/>
              <w:jc w:val="both"/>
              <w:rPr>
                <w:rFonts w:ascii="Arial" w:hAnsi="Arial" w:cs="Arial"/>
                <w:sz w:val="24"/>
              </w:rPr>
            </w:pPr>
            <w:r w:rsidRPr="009F5058">
              <w:rPr>
                <w:rFonts w:ascii="Arial" w:hAnsi="Arial" w:cs="Arial"/>
                <w:i/>
                <w:sz w:val="24"/>
              </w:rPr>
              <w:t>Joanna De Guzman</w:t>
            </w:r>
            <w:r w:rsidRPr="009F5058">
              <w:rPr>
                <w:rFonts w:ascii="Arial" w:hAnsi="Arial" w:cs="Arial"/>
                <w:sz w:val="24"/>
              </w:rPr>
              <w:t xml:space="preserve"> </w:t>
            </w:r>
          </w:p>
        </w:tc>
      </w:tr>
      <w:tr w:rsidR="00AF6B83" w:rsidRPr="009F5058" w14:paraId="269C7C1E" w14:textId="77777777" w:rsidTr="00C82646">
        <w:tc>
          <w:tcPr>
            <w:tcW w:w="4766" w:type="dxa"/>
          </w:tcPr>
          <w:p w14:paraId="59AE3AF4" w14:textId="77777777" w:rsidR="00AF6B83" w:rsidRPr="009F5058" w:rsidRDefault="00AF6B83" w:rsidP="00C82646">
            <w:pPr>
              <w:spacing w:line="360" w:lineRule="auto"/>
              <w:jc w:val="both"/>
              <w:rPr>
                <w:rFonts w:ascii="Arial" w:hAnsi="Arial" w:cs="Arial"/>
                <w:sz w:val="24"/>
              </w:rPr>
            </w:pPr>
            <w:r w:rsidRPr="009F5058">
              <w:rPr>
                <w:rFonts w:ascii="Arial" w:hAnsi="Arial" w:cs="Arial"/>
                <w:sz w:val="24"/>
              </w:rPr>
              <w:t>User Community:</w:t>
            </w:r>
          </w:p>
        </w:tc>
        <w:tc>
          <w:tcPr>
            <w:tcW w:w="4766" w:type="dxa"/>
          </w:tcPr>
          <w:p w14:paraId="0C18986E" w14:textId="77777777" w:rsidR="00AF6B83" w:rsidRPr="009F5058" w:rsidRDefault="00AF6B83" w:rsidP="00C82646">
            <w:pPr>
              <w:spacing w:after="120" w:line="360" w:lineRule="auto"/>
              <w:jc w:val="both"/>
              <w:rPr>
                <w:rFonts w:ascii="Arial" w:hAnsi="Arial" w:cs="Arial"/>
                <w:sz w:val="24"/>
              </w:rPr>
            </w:pPr>
            <w:r w:rsidRPr="009F5058">
              <w:rPr>
                <w:rFonts w:ascii="Arial" w:hAnsi="Arial" w:cs="Arial"/>
                <w:i/>
                <w:sz w:val="24"/>
              </w:rPr>
              <w:t>Adrian Tobias</w:t>
            </w:r>
          </w:p>
        </w:tc>
      </w:tr>
      <w:tr w:rsidR="00AF6B83" w:rsidRPr="009F5058" w14:paraId="57A138C0" w14:textId="77777777" w:rsidTr="00C82646">
        <w:tc>
          <w:tcPr>
            <w:tcW w:w="4766" w:type="dxa"/>
          </w:tcPr>
          <w:p w14:paraId="5C5261AA" w14:textId="77777777" w:rsidR="00AF6B83" w:rsidRPr="009F5058" w:rsidRDefault="00AF6B83" w:rsidP="00C82646">
            <w:pPr>
              <w:spacing w:line="360" w:lineRule="auto"/>
              <w:jc w:val="both"/>
              <w:rPr>
                <w:rFonts w:ascii="Arial" w:hAnsi="Arial" w:cs="Arial"/>
                <w:sz w:val="24"/>
              </w:rPr>
            </w:pPr>
            <w:r w:rsidRPr="009F5058">
              <w:rPr>
                <w:rFonts w:ascii="Arial" w:hAnsi="Arial" w:cs="Arial"/>
                <w:sz w:val="24"/>
              </w:rPr>
              <w:t>Technical Reviews:</w:t>
            </w:r>
          </w:p>
        </w:tc>
        <w:tc>
          <w:tcPr>
            <w:tcW w:w="4766" w:type="dxa"/>
          </w:tcPr>
          <w:p w14:paraId="528EA87E" w14:textId="77777777" w:rsidR="00AF6B83" w:rsidRDefault="00AF6B83" w:rsidP="00C82646">
            <w:pPr>
              <w:spacing w:after="120" w:line="360" w:lineRule="auto"/>
              <w:jc w:val="both"/>
              <w:rPr>
                <w:rFonts w:ascii="Arial" w:hAnsi="Arial" w:cs="Arial"/>
                <w:i/>
                <w:sz w:val="24"/>
              </w:rPr>
            </w:pPr>
            <w:r w:rsidRPr="009F5058">
              <w:rPr>
                <w:rFonts w:ascii="Arial" w:hAnsi="Arial" w:cs="Arial"/>
                <w:i/>
                <w:sz w:val="24"/>
              </w:rPr>
              <w:t xml:space="preserve">Paulo </w:t>
            </w:r>
            <w:proofErr w:type="spellStart"/>
            <w:r w:rsidRPr="009F5058">
              <w:rPr>
                <w:rFonts w:ascii="Arial" w:hAnsi="Arial" w:cs="Arial"/>
                <w:i/>
                <w:sz w:val="24"/>
              </w:rPr>
              <w:t>Oblepias</w:t>
            </w:r>
            <w:proofErr w:type="spellEnd"/>
          </w:p>
          <w:p w14:paraId="5F799DA2" w14:textId="77777777" w:rsidR="00AF6B83" w:rsidRPr="009F5058" w:rsidRDefault="00AF6B83" w:rsidP="00C82646">
            <w:pPr>
              <w:spacing w:after="120" w:line="360" w:lineRule="auto"/>
              <w:jc w:val="both"/>
              <w:rPr>
                <w:rFonts w:ascii="Arial" w:hAnsi="Arial" w:cs="Arial"/>
                <w:sz w:val="24"/>
              </w:rPr>
            </w:pPr>
          </w:p>
        </w:tc>
      </w:tr>
    </w:tbl>
    <w:p w14:paraId="5F0B02FA" w14:textId="77777777" w:rsidR="00AF6B83" w:rsidRPr="00AF6B83" w:rsidRDefault="00AF6B83" w:rsidP="00AF6B83">
      <w:pPr>
        <w:rPr>
          <w:rFonts w:ascii="Arial" w:hAnsi="Arial" w:cs="Arial"/>
          <w:b/>
          <w:sz w:val="24"/>
          <w:szCs w:val="24"/>
        </w:rPr>
      </w:pPr>
      <w:r w:rsidRPr="00AF6B83">
        <w:rPr>
          <w:rFonts w:ascii="Arial" w:hAnsi="Arial" w:cs="Arial"/>
          <w:b/>
          <w:sz w:val="24"/>
          <w:szCs w:val="24"/>
        </w:rPr>
        <w:t>5.</w:t>
      </w:r>
      <w:r w:rsidRPr="00AF6B83">
        <w:rPr>
          <w:rFonts w:ascii="Arial" w:hAnsi="Arial" w:cs="Arial"/>
          <w:b/>
          <w:sz w:val="24"/>
          <w:szCs w:val="24"/>
        </w:rPr>
        <w:tab/>
        <w:t>Project Duration and Scheduling</w:t>
      </w:r>
    </w:p>
    <w:p w14:paraId="447E19DF" w14:textId="77777777" w:rsidR="00AF6B83" w:rsidRPr="009F5058" w:rsidRDefault="00AF6B83" w:rsidP="00AF6B83">
      <w:pPr>
        <w:spacing w:line="360" w:lineRule="auto"/>
        <w:jc w:val="both"/>
        <w:rPr>
          <w:rFonts w:ascii="Arial" w:hAnsi="Arial" w:cs="Arial"/>
          <w:i/>
          <w:sz w:val="24"/>
        </w:rPr>
      </w:pPr>
    </w:p>
    <w:tbl>
      <w:tblPr>
        <w:tblW w:w="0" w:type="auto"/>
        <w:tblLayout w:type="fixed"/>
        <w:tblLook w:val="0000" w:firstRow="0" w:lastRow="0" w:firstColumn="0" w:lastColumn="0" w:noHBand="0" w:noVBand="0"/>
      </w:tblPr>
      <w:tblGrid>
        <w:gridCol w:w="4766"/>
        <w:gridCol w:w="4766"/>
      </w:tblGrid>
      <w:tr w:rsidR="00AF6B83" w:rsidRPr="009F5058" w14:paraId="77C6120F" w14:textId="77777777" w:rsidTr="00C82646">
        <w:tc>
          <w:tcPr>
            <w:tcW w:w="4766" w:type="dxa"/>
          </w:tcPr>
          <w:p w14:paraId="34B34CD0" w14:textId="77777777" w:rsidR="00AF6B83" w:rsidRPr="009F5058" w:rsidRDefault="00AF6B83" w:rsidP="00C82646">
            <w:pPr>
              <w:spacing w:line="360" w:lineRule="auto"/>
              <w:jc w:val="both"/>
              <w:rPr>
                <w:rFonts w:ascii="Arial" w:hAnsi="Arial" w:cs="Arial"/>
                <w:sz w:val="24"/>
              </w:rPr>
            </w:pPr>
            <w:r w:rsidRPr="009F5058">
              <w:rPr>
                <w:rFonts w:ascii="Arial" w:hAnsi="Arial" w:cs="Arial"/>
                <w:sz w:val="24"/>
              </w:rPr>
              <w:t>Start Date:</w:t>
            </w:r>
          </w:p>
        </w:tc>
        <w:tc>
          <w:tcPr>
            <w:tcW w:w="4766" w:type="dxa"/>
          </w:tcPr>
          <w:p w14:paraId="5D96A85E" w14:textId="77777777" w:rsidR="00AF6B83" w:rsidRPr="009F5058" w:rsidRDefault="00AF6B83" w:rsidP="00C82646">
            <w:pPr>
              <w:spacing w:after="120" w:line="360" w:lineRule="auto"/>
              <w:jc w:val="both"/>
              <w:rPr>
                <w:rFonts w:ascii="Arial" w:hAnsi="Arial" w:cs="Arial"/>
                <w:sz w:val="24"/>
              </w:rPr>
            </w:pPr>
            <w:r w:rsidRPr="009F5058">
              <w:rPr>
                <w:rFonts w:ascii="Arial" w:hAnsi="Arial" w:cs="Arial"/>
                <w:sz w:val="24"/>
              </w:rPr>
              <w:t>01/04/16</w:t>
            </w:r>
          </w:p>
        </w:tc>
      </w:tr>
      <w:tr w:rsidR="00AF6B83" w:rsidRPr="009F5058" w14:paraId="141281D9" w14:textId="77777777" w:rsidTr="00C82646">
        <w:tc>
          <w:tcPr>
            <w:tcW w:w="4766" w:type="dxa"/>
          </w:tcPr>
          <w:p w14:paraId="04AFC995" w14:textId="77777777" w:rsidR="00AF6B83" w:rsidRPr="009F5058" w:rsidRDefault="00AF6B83" w:rsidP="00C82646">
            <w:pPr>
              <w:spacing w:line="360" w:lineRule="auto"/>
              <w:jc w:val="both"/>
              <w:rPr>
                <w:rFonts w:ascii="Arial" w:hAnsi="Arial" w:cs="Arial"/>
                <w:sz w:val="24"/>
              </w:rPr>
            </w:pPr>
            <w:r w:rsidRPr="009F5058">
              <w:rPr>
                <w:rFonts w:ascii="Arial" w:hAnsi="Arial" w:cs="Arial"/>
                <w:sz w:val="24"/>
              </w:rPr>
              <w:t>Completion Date:</w:t>
            </w:r>
          </w:p>
        </w:tc>
        <w:tc>
          <w:tcPr>
            <w:tcW w:w="4766" w:type="dxa"/>
          </w:tcPr>
          <w:p w14:paraId="66D4FD9E" w14:textId="77777777" w:rsidR="00AF6B83" w:rsidRPr="009F5058" w:rsidRDefault="00AF6B83" w:rsidP="00C82646">
            <w:pPr>
              <w:spacing w:after="120" w:line="360" w:lineRule="auto"/>
              <w:jc w:val="both"/>
              <w:rPr>
                <w:rFonts w:ascii="Arial" w:hAnsi="Arial" w:cs="Arial"/>
                <w:sz w:val="24"/>
              </w:rPr>
            </w:pPr>
            <w:r>
              <w:rPr>
                <w:rFonts w:ascii="Arial" w:hAnsi="Arial" w:cs="Arial"/>
                <w:sz w:val="24"/>
              </w:rPr>
              <w:t>1215/16</w:t>
            </w:r>
          </w:p>
        </w:tc>
      </w:tr>
      <w:tr w:rsidR="00AF6B83" w:rsidRPr="009F5058" w14:paraId="078DB472" w14:textId="77777777" w:rsidTr="00C82646">
        <w:tc>
          <w:tcPr>
            <w:tcW w:w="4766" w:type="dxa"/>
          </w:tcPr>
          <w:p w14:paraId="250C2771" w14:textId="77777777" w:rsidR="00AF6B83" w:rsidRPr="009F5058" w:rsidRDefault="00AF6B83" w:rsidP="00C82646">
            <w:pPr>
              <w:spacing w:line="360" w:lineRule="auto"/>
              <w:jc w:val="both"/>
              <w:rPr>
                <w:rFonts w:ascii="Arial" w:hAnsi="Arial" w:cs="Arial"/>
                <w:sz w:val="24"/>
              </w:rPr>
            </w:pPr>
            <w:r w:rsidRPr="009F5058">
              <w:rPr>
                <w:rFonts w:ascii="Arial" w:hAnsi="Arial" w:cs="Arial"/>
                <w:sz w:val="24"/>
              </w:rPr>
              <w:t>Scheduling of Activities:</w:t>
            </w:r>
          </w:p>
        </w:tc>
        <w:tc>
          <w:tcPr>
            <w:tcW w:w="4766" w:type="dxa"/>
          </w:tcPr>
          <w:p w14:paraId="280361F8" w14:textId="77777777" w:rsidR="00AF6B83" w:rsidRDefault="00AF6B83" w:rsidP="00C82646">
            <w:pPr>
              <w:spacing w:after="120" w:line="360" w:lineRule="auto"/>
              <w:jc w:val="both"/>
              <w:rPr>
                <w:rFonts w:ascii="Arial" w:hAnsi="Arial" w:cs="Arial"/>
                <w:sz w:val="24"/>
              </w:rPr>
            </w:pPr>
            <w:r w:rsidRPr="009F5058">
              <w:rPr>
                <w:rFonts w:ascii="Arial" w:hAnsi="Arial" w:cs="Arial"/>
                <w:i/>
                <w:sz w:val="24"/>
              </w:rPr>
              <w:t>Gantt chart</w:t>
            </w:r>
            <w:r w:rsidRPr="009F5058">
              <w:rPr>
                <w:rFonts w:ascii="Arial" w:hAnsi="Arial" w:cs="Arial"/>
                <w:sz w:val="24"/>
              </w:rPr>
              <w:t xml:space="preserve"> </w:t>
            </w:r>
          </w:p>
          <w:p w14:paraId="5E51EA13" w14:textId="77777777" w:rsidR="00AF6B83" w:rsidRPr="009F5058" w:rsidRDefault="00AF6B83" w:rsidP="00C82646">
            <w:pPr>
              <w:spacing w:after="120" w:line="360" w:lineRule="auto"/>
              <w:jc w:val="both"/>
              <w:rPr>
                <w:rFonts w:ascii="Arial" w:hAnsi="Arial" w:cs="Arial"/>
                <w:sz w:val="24"/>
              </w:rPr>
            </w:pPr>
          </w:p>
        </w:tc>
      </w:tr>
    </w:tbl>
    <w:p w14:paraId="62502F36" w14:textId="77777777" w:rsidR="00AF6B83" w:rsidRPr="00AF6B83" w:rsidRDefault="00AF6B83" w:rsidP="00AF6B83">
      <w:pPr>
        <w:rPr>
          <w:rFonts w:ascii="Arial" w:hAnsi="Arial" w:cs="Arial"/>
          <w:b/>
          <w:sz w:val="24"/>
          <w:szCs w:val="24"/>
        </w:rPr>
      </w:pPr>
      <w:r w:rsidRPr="00AF6B83">
        <w:rPr>
          <w:rFonts w:ascii="Arial" w:hAnsi="Arial" w:cs="Arial"/>
          <w:b/>
          <w:sz w:val="24"/>
          <w:szCs w:val="24"/>
        </w:rPr>
        <w:t>6.</w:t>
      </w:r>
      <w:r w:rsidRPr="00AF6B83">
        <w:rPr>
          <w:rFonts w:ascii="Arial" w:hAnsi="Arial" w:cs="Arial"/>
          <w:b/>
          <w:sz w:val="24"/>
          <w:szCs w:val="24"/>
        </w:rPr>
        <w:tab/>
        <w:t>Deliverables</w:t>
      </w:r>
    </w:p>
    <w:p w14:paraId="048EF281" w14:textId="24D21EFE" w:rsidR="00AF6B83" w:rsidRPr="009F5058" w:rsidRDefault="00AF6B83" w:rsidP="00AF6B83">
      <w:pPr>
        <w:spacing w:line="360" w:lineRule="auto"/>
        <w:ind w:firstLine="720"/>
        <w:jc w:val="both"/>
        <w:rPr>
          <w:rFonts w:ascii="Arial" w:hAnsi="Arial" w:cs="Arial"/>
          <w:sz w:val="24"/>
        </w:rPr>
      </w:pPr>
      <w:r w:rsidRPr="009F5058">
        <w:rPr>
          <w:rFonts w:ascii="Arial" w:hAnsi="Arial" w:cs="Arial"/>
          <w:sz w:val="24"/>
        </w:rPr>
        <w:t>Deliverables specified for the project include:</w:t>
      </w:r>
    </w:p>
    <w:p w14:paraId="7AF9F256" w14:textId="77777777" w:rsidR="00AF6B83" w:rsidRPr="009F5058" w:rsidRDefault="00AF6B83" w:rsidP="00AF6B83">
      <w:pPr>
        <w:numPr>
          <w:ilvl w:val="0"/>
          <w:numId w:val="36"/>
        </w:numPr>
        <w:spacing w:after="0" w:line="360" w:lineRule="auto"/>
        <w:ind w:left="720" w:hanging="720"/>
        <w:jc w:val="both"/>
        <w:rPr>
          <w:rFonts w:ascii="Arial" w:hAnsi="Arial" w:cs="Arial"/>
          <w:sz w:val="24"/>
        </w:rPr>
      </w:pPr>
      <w:r w:rsidRPr="009F5058">
        <w:rPr>
          <w:rFonts w:ascii="Arial" w:hAnsi="Arial" w:cs="Arial"/>
          <w:sz w:val="24"/>
        </w:rPr>
        <w:t>An acceptable Quality Plan</w:t>
      </w:r>
    </w:p>
    <w:p w14:paraId="61D2C547" w14:textId="77777777" w:rsidR="00AF6B83" w:rsidRPr="009F5058" w:rsidRDefault="00AF6B83" w:rsidP="00AF6B83">
      <w:pPr>
        <w:numPr>
          <w:ilvl w:val="0"/>
          <w:numId w:val="36"/>
        </w:numPr>
        <w:spacing w:after="0" w:line="360" w:lineRule="auto"/>
        <w:ind w:left="720" w:hanging="720"/>
        <w:jc w:val="both"/>
        <w:rPr>
          <w:rFonts w:ascii="Arial" w:hAnsi="Arial" w:cs="Arial"/>
          <w:sz w:val="24"/>
        </w:rPr>
      </w:pPr>
      <w:r w:rsidRPr="009F5058">
        <w:rPr>
          <w:rFonts w:ascii="Arial" w:hAnsi="Arial" w:cs="Arial"/>
          <w:sz w:val="24"/>
        </w:rPr>
        <w:t>An acceptable Data Management Plan</w:t>
      </w:r>
    </w:p>
    <w:p w14:paraId="6DE70E54" w14:textId="77777777" w:rsidR="00AF6B83" w:rsidRPr="009F5058" w:rsidRDefault="00AF6B83" w:rsidP="00AF6B83">
      <w:pPr>
        <w:numPr>
          <w:ilvl w:val="0"/>
          <w:numId w:val="36"/>
        </w:numPr>
        <w:spacing w:after="0" w:line="360" w:lineRule="auto"/>
        <w:ind w:left="720" w:hanging="720"/>
        <w:jc w:val="both"/>
        <w:rPr>
          <w:rFonts w:ascii="Arial" w:hAnsi="Arial" w:cs="Arial"/>
          <w:sz w:val="24"/>
        </w:rPr>
      </w:pPr>
      <w:r w:rsidRPr="009F5058">
        <w:rPr>
          <w:rFonts w:ascii="Arial" w:hAnsi="Arial" w:cs="Arial"/>
          <w:sz w:val="24"/>
        </w:rPr>
        <w:t>Software requirements specification</w:t>
      </w:r>
    </w:p>
    <w:p w14:paraId="541DAF0A" w14:textId="77777777" w:rsidR="00AF6B83" w:rsidRPr="009F5058" w:rsidRDefault="00AF6B83" w:rsidP="00AF6B83">
      <w:pPr>
        <w:numPr>
          <w:ilvl w:val="0"/>
          <w:numId w:val="36"/>
        </w:numPr>
        <w:spacing w:after="0" w:line="360" w:lineRule="auto"/>
        <w:ind w:left="720" w:hanging="720"/>
        <w:jc w:val="both"/>
        <w:rPr>
          <w:rFonts w:ascii="Arial" w:hAnsi="Arial" w:cs="Arial"/>
          <w:sz w:val="24"/>
        </w:rPr>
      </w:pPr>
      <w:r w:rsidRPr="009F5058">
        <w:rPr>
          <w:rFonts w:ascii="Arial" w:hAnsi="Arial" w:cs="Arial"/>
          <w:sz w:val="24"/>
        </w:rPr>
        <w:t>Statement of Work</w:t>
      </w:r>
    </w:p>
    <w:p w14:paraId="11D0FCA9" w14:textId="77777777" w:rsidR="00AF6B83" w:rsidRPr="009F5058" w:rsidRDefault="00AF6B83" w:rsidP="00AF6B83">
      <w:pPr>
        <w:numPr>
          <w:ilvl w:val="0"/>
          <w:numId w:val="36"/>
        </w:numPr>
        <w:spacing w:after="0" w:line="360" w:lineRule="auto"/>
        <w:ind w:left="720" w:hanging="720"/>
        <w:jc w:val="both"/>
        <w:rPr>
          <w:rFonts w:ascii="Arial" w:hAnsi="Arial" w:cs="Arial"/>
          <w:sz w:val="24"/>
        </w:rPr>
      </w:pPr>
      <w:r w:rsidRPr="009F5058">
        <w:rPr>
          <w:rFonts w:ascii="Arial" w:hAnsi="Arial" w:cs="Arial"/>
          <w:sz w:val="24"/>
        </w:rPr>
        <w:t>Project Scope</w:t>
      </w:r>
    </w:p>
    <w:p w14:paraId="197993B2" w14:textId="77777777" w:rsidR="00AF6B83" w:rsidRPr="009F5058" w:rsidRDefault="00AF6B83" w:rsidP="00AF6B83">
      <w:pPr>
        <w:numPr>
          <w:ilvl w:val="0"/>
          <w:numId w:val="36"/>
        </w:numPr>
        <w:spacing w:after="0" w:line="360" w:lineRule="auto"/>
        <w:ind w:left="720" w:hanging="720"/>
        <w:jc w:val="both"/>
        <w:rPr>
          <w:rFonts w:ascii="Arial" w:hAnsi="Arial" w:cs="Arial"/>
          <w:sz w:val="24"/>
        </w:rPr>
      </w:pPr>
      <w:r w:rsidRPr="009F5058">
        <w:rPr>
          <w:rFonts w:ascii="Arial" w:hAnsi="Arial" w:cs="Arial"/>
          <w:sz w:val="24"/>
        </w:rPr>
        <w:t>Final paper</w:t>
      </w:r>
    </w:p>
    <w:p w14:paraId="6823E542" w14:textId="77777777" w:rsidR="00AF6B83" w:rsidRPr="009F5058" w:rsidRDefault="00AF6B83" w:rsidP="00AF6B83">
      <w:pPr>
        <w:numPr>
          <w:ilvl w:val="0"/>
          <w:numId w:val="36"/>
        </w:numPr>
        <w:spacing w:after="0" w:line="360" w:lineRule="auto"/>
        <w:ind w:left="720" w:hanging="720"/>
        <w:jc w:val="both"/>
        <w:rPr>
          <w:rFonts w:ascii="Arial" w:hAnsi="Arial" w:cs="Arial"/>
          <w:sz w:val="24"/>
        </w:rPr>
      </w:pPr>
      <w:r w:rsidRPr="009F5058">
        <w:rPr>
          <w:rFonts w:ascii="Arial" w:hAnsi="Arial" w:cs="Arial"/>
          <w:sz w:val="24"/>
        </w:rPr>
        <w:t>User manual</w:t>
      </w:r>
    </w:p>
    <w:p w14:paraId="441F0DC3" w14:textId="77777777" w:rsidR="00AF6B83" w:rsidRPr="009F5058" w:rsidRDefault="00AF6B83" w:rsidP="00AF6B83">
      <w:pPr>
        <w:numPr>
          <w:ilvl w:val="0"/>
          <w:numId w:val="36"/>
        </w:numPr>
        <w:spacing w:after="0" w:line="360" w:lineRule="auto"/>
        <w:ind w:left="720" w:hanging="720"/>
        <w:jc w:val="both"/>
        <w:rPr>
          <w:rFonts w:ascii="Arial" w:hAnsi="Arial" w:cs="Arial"/>
          <w:sz w:val="24"/>
        </w:rPr>
      </w:pPr>
      <w:r w:rsidRPr="009F5058">
        <w:rPr>
          <w:rFonts w:ascii="Arial" w:hAnsi="Arial" w:cs="Arial"/>
          <w:sz w:val="24"/>
        </w:rPr>
        <w:t>Diagrams</w:t>
      </w:r>
    </w:p>
    <w:p w14:paraId="765FC42F" w14:textId="77777777" w:rsidR="00AF6B83" w:rsidRPr="009F5058" w:rsidRDefault="00AF6B83" w:rsidP="00AF6B83">
      <w:pPr>
        <w:numPr>
          <w:ilvl w:val="0"/>
          <w:numId w:val="36"/>
        </w:numPr>
        <w:spacing w:after="0" w:line="360" w:lineRule="auto"/>
        <w:ind w:left="720" w:hanging="720"/>
        <w:jc w:val="both"/>
        <w:rPr>
          <w:rFonts w:ascii="Arial" w:hAnsi="Arial" w:cs="Arial"/>
          <w:sz w:val="24"/>
        </w:rPr>
      </w:pPr>
      <w:r w:rsidRPr="009F5058">
        <w:rPr>
          <w:rFonts w:ascii="Arial" w:hAnsi="Arial" w:cs="Arial"/>
          <w:sz w:val="24"/>
        </w:rPr>
        <w:t>Progress Reports</w:t>
      </w:r>
    </w:p>
    <w:p w14:paraId="52F630D1" w14:textId="77777777" w:rsidR="00AF6B83" w:rsidRPr="009F5058" w:rsidRDefault="00AF6B83" w:rsidP="00AF6B83">
      <w:pPr>
        <w:numPr>
          <w:ilvl w:val="0"/>
          <w:numId w:val="36"/>
        </w:numPr>
        <w:spacing w:after="0" w:line="360" w:lineRule="auto"/>
        <w:ind w:left="720" w:hanging="720"/>
        <w:jc w:val="both"/>
        <w:rPr>
          <w:rFonts w:ascii="Arial" w:hAnsi="Arial" w:cs="Arial"/>
          <w:sz w:val="24"/>
        </w:rPr>
      </w:pPr>
      <w:r w:rsidRPr="009F5058">
        <w:rPr>
          <w:rFonts w:ascii="Arial" w:hAnsi="Arial" w:cs="Arial"/>
          <w:sz w:val="24"/>
        </w:rPr>
        <w:t>Gantt chart</w:t>
      </w:r>
    </w:p>
    <w:p w14:paraId="49BB9193" w14:textId="77777777" w:rsidR="00AF6B83" w:rsidRPr="009F5058" w:rsidRDefault="00AF6B83" w:rsidP="00AF6B83">
      <w:pPr>
        <w:spacing w:line="360" w:lineRule="auto"/>
        <w:ind w:left="720"/>
        <w:jc w:val="both"/>
        <w:rPr>
          <w:rFonts w:ascii="Arial" w:hAnsi="Arial" w:cs="Arial"/>
          <w:sz w:val="24"/>
        </w:rPr>
      </w:pPr>
    </w:p>
    <w:p w14:paraId="3BCC9177" w14:textId="77777777" w:rsidR="00AF6B83" w:rsidRPr="00AF6B83" w:rsidRDefault="00AF6B83" w:rsidP="00AF6B83">
      <w:pPr>
        <w:rPr>
          <w:rFonts w:ascii="Arial" w:hAnsi="Arial" w:cs="Arial"/>
          <w:b/>
          <w:sz w:val="24"/>
          <w:szCs w:val="24"/>
        </w:rPr>
      </w:pPr>
      <w:r w:rsidRPr="00AF6B83">
        <w:rPr>
          <w:rFonts w:ascii="Arial" w:hAnsi="Arial" w:cs="Arial"/>
          <w:b/>
          <w:sz w:val="24"/>
          <w:szCs w:val="24"/>
        </w:rPr>
        <w:t>7.</w:t>
      </w:r>
      <w:r w:rsidRPr="00AF6B83">
        <w:rPr>
          <w:rFonts w:ascii="Arial" w:hAnsi="Arial" w:cs="Arial"/>
          <w:b/>
          <w:sz w:val="24"/>
          <w:szCs w:val="24"/>
        </w:rPr>
        <w:tab/>
        <w:t>Review of Quality Plan</w:t>
      </w:r>
    </w:p>
    <w:p w14:paraId="177965CA" w14:textId="77777777" w:rsidR="00AF6B83" w:rsidRDefault="00AF6B83" w:rsidP="00AF6B83">
      <w:pPr>
        <w:spacing w:after="120" w:line="360" w:lineRule="auto"/>
        <w:ind w:firstLine="720"/>
        <w:jc w:val="both"/>
        <w:rPr>
          <w:rFonts w:ascii="Arial" w:hAnsi="Arial" w:cs="Arial"/>
          <w:sz w:val="24"/>
        </w:rPr>
      </w:pPr>
    </w:p>
    <w:p w14:paraId="2742A1C5" w14:textId="77777777" w:rsidR="00AF6B83" w:rsidRDefault="00AF6B83" w:rsidP="00AF6B83">
      <w:pPr>
        <w:spacing w:after="120" w:line="360" w:lineRule="auto"/>
        <w:ind w:firstLine="720"/>
        <w:jc w:val="both"/>
        <w:rPr>
          <w:rFonts w:ascii="Arial" w:hAnsi="Arial" w:cs="Arial"/>
          <w:sz w:val="24"/>
        </w:rPr>
      </w:pPr>
      <w:r w:rsidRPr="00AF6B83">
        <w:rPr>
          <w:rFonts w:ascii="Arial" w:hAnsi="Arial" w:cs="Arial"/>
          <w:sz w:val="24"/>
        </w:rPr>
        <w:t>This Quality Plan will be reviewed every three weeks at department meetings with the client.</w:t>
      </w:r>
    </w:p>
    <w:p w14:paraId="6202AA6A" w14:textId="77777777" w:rsidR="00AF6B83" w:rsidRDefault="00AF6B83" w:rsidP="00AF6B83">
      <w:pPr>
        <w:spacing w:after="120" w:line="360" w:lineRule="auto"/>
        <w:ind w:firstLine="720"/>
        <w:jc w:val="both"/>
        <w:rPr>
          <w:rFonts w:ascii="Arial" w:hAnsi="Arial" w:cs="Arial"/>
          <w:sz w:val="24"/>
        </w:rPr>
      </w:pPr>
    </w:p>
    <w:p w14:paraId="1B509700" w14:textId="77777777" w:rsidR="00AF6B83" w:rsidRDefault="00AF6B83" w:rsidP="00AF6B83">
      <w:pPr>
        <w:spacing w:after="120" w:line="360" w:lineRule="auto"/>
        <w:ind w:firstLine="720"/>
        <w:jc w:val="both"/>
        <w:rPr>
          <w:rFonts w:ascii="Arial" w:hAnsi="Arial" w:cs="Arial"/>
          <w:sz w:val="24"/>
        </w:rPr>
      </w:pPr>
    </w:p>
    <w:p w14:paraId="31F54CA3" w14:textId="4244BC90" w:rsidR="00AF6B83" w:rsidRPr="00AF6B83" w:rsidRDefault="00AF6B83" w:rsidP="00AF6B83">
      <w:pPr>
        <w:spacing w:after="120" w:line="360" w:lineRule="auto"/>
        <w:ind w:firstLine="720"/>
        <w:jc w:val="both"/>
        <w:rPr>
          <w:rFonts w:ascii="Arial" w:hAnsi="Arial" w:cs="Arial"/>
          <w:sz w:val="24"/>
        </w:rPr>
      </w:pPr>
      <w:r w:rsidRPr="00AF6B83">
        <w:rPr>
          <w:rFonts w:ascii="Arial" w:hAnsi="Arial" w:cs="Arial"/>
          <w:sz w:val="24"/>
        </w:rPr>
        <w:t xml:space="preserve">  </w:t>
      </w:r>
    </w:p>
    <w:p w14:paraId="2A89CADB" w14:textId="77777777" w:rsidR="00AF6B83" w:rsidRPr="00AF6B83" w:rsidRDefault="00AF6B83" w:rsidP="00AF6B83">
      <w:pPr>
        <w:rPr>
          <w:rFonts w:ascii="Arial" w:hAnsi="Arial" w:cs="Arial"/>
          <w:b/>
          <w:sz w:val="24"/>
          <w:szCs w:val="24"/>
        </w:rPr>
      </w:pPr>
      <w:r w:rsidRPr="00AF6B83">
        <w:rPr>
          <w:rFonts w:ascii="Arial" w:hAnsi="Arial" w:cs="Arial"/>
          <w:b/>
          <w:sz w:val="24"/>
          <w:szCs w:val="24"/>
        </w:rPr>
        <w:t>8.</w:t>
      </w:r>
      <w:r w:rsidRPr="00AF6B83">
        <w:rPr>
          <w:rFonts w:ascii="Arial" w:hAnsi="Arial" w:cs="Arial"/>
          <w:b/>
          <w:sz w:val="24"/>
          <w:szCs w:val="24"/>
        </w:rPr>
        <w:tab/>
        <w:t>Document and Record Control</w:t>
      </w:r>
    </w:p>
    <w:p w14:paraId="7DBDA374" w14:textId="77777777" w:rsidR="00AF6B83" w:rsidRDefault="00AF6B83" w:rsidP="00AF6B83">
      <w:pPr>
        <w:spacing w:after="120" w:line="360" w:lineRule="auto"/>
        <w:jc w:val="both"/>
        <w:rPr>
          <w:rFonts w:ascii="Arial" w:hAnsi="Arial" w:cs="Arial"/>
          <w:sz w:val="24"/>
        </w:rPr>
      </w:pPr>
    </w:p>
    <w:p w14:paraId="0337EB89" w14:textId="77777777" w:rsidR="00AF6B83" w:rsidRPr="009F5058" w:rsidRDefault="00AF6B83" w:rsidP="00AF6B83">
      <w:pPr>
        <w:spacing w:after="120" w:line="360" w:lineRule="auto"/>
        <w:ind w:firstLine="720"/>
        <w:jc w:val="both"/>
        <w:rPr>
          <w:rFonts w:ascii="Arial" w:hAnsi="Arial" w:cs="Arial"/>
          <w:sz w:val="24"/>
        </w:rPr>
      </w:pPr>
      <w:r w:rsidRPr="009F5058">
        <w:rPr>
          <w:rFonts w:ascii="Arial" w:hAnsi="Arial" w:cs="Arial"/>
          <w:sz w:val="24"/>
        </w:rPr>
        <w:t>Project documents, records and any soft copy documents are uploaded and stored through the researchers’ GitHub repository. Notes, written on paper and notebooks, are translated to electronic notes and submitted to the same repository. All documents are filed under a filing cabinet as well as other related paper with the project. The documents are made available to the client and to the programme coordinator and to the client of the project</w:t>
      </w:r>
    </w:p>
    <w:p w14:paraId="13538E2F" w14:textId="77777777" w:rsidR="00AF6B83" w:rsidRPr="009F5058" w:rsidRDefault="00AF6B83" w:rsidP="00AF6B83">
      <w:pPr>
        <w:spacing w:after="120" w:line="360" w:lineRule="auto"/>
        <w:ind w:firstLine="720"/>
        <w:jc w:val="both"/>
        <w:rPr>
          <w:rFonts w:ascii="Arial" w:hAnsi="Arial" w:cs="Arial"/>
          <w:sz w:val="24"/>
        </w:rPr>
      </w:pPr>
      <w:r w:rsidRPr="009F5058">
        <w:rPr>
          <w:rFonts w:ascii="Arial" w:hAnsi="Arial" w:cs="Arial"/>
          <w:sz w:val="24"/>
        </w:rPr>
        <w:t>The Quality Plan and Data Management Plan will be issued to all members of the consortium.</w:t>
      </w:r>
    </w:p>
    <w:p w14:paraId="6F348BC7" w14:textId="77777777" w:rsidR="00AF6B83" w:rsidRDefault="00AF6B83" w:rsidP="00AF6B83">
      <w:pPr>
        <w:spacing w:after="120" w:line="360" w:lineRule="auto"/>
        <w:jc w:val="both"/>
        <w:rPr>
          <w:rFonts w:ascii="Arial" w:hAnsi="Arial" w:cs="Arial"/>
          <w:sz w:val="24"/>
        </w:rPr>
      </w:pPr>
    </w:p>
    <w:p w14:paraId="07826963" w14:textId="77777777" w:rsidR="00AF6B83" w:rsidRPr="009F5058" w:rsidRDefault="00AF6B83" w:rsidP="00AF6B83">
      <w:pPr>
        <w:spacing w:after="120" w:line="360" w:lineRule="auto"/>
        <w:jc w:val="both"/>
        <w:rPr>
          <w:rFonts w:ascii="Arial" w:hAnsi="Arial" w:cs="Arial"/>
          <w:sz w:val="24"/>
        </w:rPr>
      </w:pPr>
      <w:r w:rsidRPr="009F5058">
        <w:rPr>
          <w:rFonts w:ascii="Arial" w:hAnsi="Arial" w:cs="Arial"/>
          <w:sz w:val="24"/>
        </w:rPr>
        <w:t>Project Progress Reports will be issued to the following:</w:t>
      </w:r>
    </w:p>
    <w:p w14:paraId="3111A9F2" w14:textId="77777777" w:rsidR="00AF6B83" w:rsidRPr="009F5058" w:rsidRDefault="00AF6B83" w:rsidP="00AF6B83">
      <w:pPr>
        <w:numPr>
          <w:ilvl w:val="0"/>
          <w:numId w:val="38"/>
        </w:numPr>
        <w:spacing w:after="120" w:line="360" w:lineRule="auto"/>
        <w:jc w:val="both"/>
        <w:rPr>
          <w:rFonts w:ascii="Arial" w:hAnsi="Arial" w:cs="Arial"/>
          <w:sz w:val="24"/>
        </w:rPr>
      </w:pPr>
      <w:r w:rsidRPr="009F5058">
        <w:rPr>
          <w:rFonts w:ascii="Arial" w:hAnsi="Arial" w:cs="Arial"/>
          <w:sz w:val="24"/>
        </w:rPr>
        <w:t>Adrian Tobias</w:t>
      </w:r>
    </w:p>
    <w:p w14:paraId="0DB17E7C" w14:textId="77777777" w:rsidR="00AF6B83" w:rsidRPr="009F5058" w:rsidRDefault="00AF6B83" w:rsidP="00AF6B83">
      <w:pPr>
        <w:numPr>
          <w:ilvl w:val="0"/>
          <w:numId w:val="38"/>
        </w:numPr>
        <w:spacing w:after="120" w:line="360" w:lineRule="auto"/>
        <w:jc w:val="both"/>
        <w:rPr>
          <w:rFonts w:ascii="Arial" w:hAnsi="Arial" w:cs="Arial"/>
          <w:sz w:val="24"/>
        </w:rPr>
      </w:pPr>
      <w:r w:rsidRPr="009F5058">
        <w:rPr>
          <w:rFonts w:ascii="Arial" w:hAnsi="Arial" w:cs="Arial"/>
          <w:sz w:val="24"/>
        </w:rPr>
        <w:t>Joanna De Guzman</w:t>
      </w:r>
    </w:p>
    <w:p w14:paraId="6D4E1F27" w14:textId="77777777" w:rsidR="00AF6B83" w:rsidRPr="009F5058" w:rsidRDefault="00AF6B83" w:rsidP="00AF6B83">
      <w:pPr>
        <w:numPr>
          <w:ilvl w:val="0"/>
          <w:numId w:val="38"/>
        </w:numPr>
        <w:spacing w:after="120" w:line="360" w:lineRule="auto"/>
        <w:jc w:val="both"/>
        <w:rPr>
          <w:rFonts w:ascii="Arial" w:hAnsi="Arial" w:cs="Arial"/>
          <w:sz w:val="24"/>
        </w:rPr>
      </w:pPr>
      <w:r w:rsidRPr="009F5058">
        <w:rPr>
          <w:rFonts w:ascii="Arial" w:hAnsi="Arial" w:cs="Arial"/>
          <w:sz w:val="24"/>
        </w:rPr>
        <w:t>Miguel Mayor</w:t>
      </w:r>
    </w:p>
    <w:p w14:paraId="690E1FA4" w14:textId="77777777" w:rsidR="00AF6B83" w:rsidRPr="009F5058" w:rsidRDefault="00AF6B83" w:rsidP="00AF6B83">
      <w:pPr>
        <w:numPr>
          <w:ilvl w:val="0"/>
          <w:numId w:val="38"/>
        </w:numPr>
        <w:spacing w:after="120" w:line="360" w:lineRule="auto"/>
        <w:jc w:val="both"/>
        <w:rPr>
          <w:rFonts w:ascii="Arial" w:hAnsi="Arial" w:cs="Arial"/>
          <w:sz w:val="24"/>
        </w:rPr>
      </w:pPr>
      <w:r w:rsidRPr="009F5058">
        <w:rPr>
          <w:rFonts w:ascii="Arial" w:hAnsi="Arial" w:cs="Arial"/>
          <w:sz w:val="24"/>
        </w:rPr>
        <w:t>Manuel Sean Sanchez</w:t>
      </w:r>
    </w:p>
    <w:p w14:paraId="5DE0B5CF" w14:textId="77777777" w:rsidR="00AF6B83" w:rsidRPr="009F5058" w:rsidRDefault="00AF6B83" w:rsidP="00AF6B83">
      <w:pPr>
        <w:numPr>
          <w:ilvl w:val="0"/>
          <w:numId w:val="38"/>
        </w:numPr>
        <w:spacing w:after="120" w:line="360" w:lineRule="auto"/>
        <w:jc w:val="both"/>
        <w:rPr>
          <w:rFonts w:ascii="Arial" w:hAnsi="Arial" w:cs="Arial"/>
          <w:sz w:val="24"/>
        </w:rPr>
      </w:pPr>
      <w:r w:rsidRPr="009F5058">
        <w:rPr>
          <w:rFonts w:ascii="Arial" w:hAnsi="Arial" w:cs="Arial"/>
          <w:sz w:val="24"/>
        </w:rPr>
        <w:t xml:space="preserve">Paolo </w:t>
      </w:r>
      <w:proofErr w:type="spellStart"/>
      <w:r w:rsidRPr="009F5058">
        <w:rPr>
          <w:rFonts w:ascii="Arial" w:hAnsi="Arial" w:cs="Arial"/>
          <w:sz w:val="24"/>
        </w:rPr>
        <w:t>Oblepias</w:t>
      </w:r>
      <w:proofErr w:type="spellEnd"/>
    </w:p>
    <w:p w14:paraId="10ABC13C" w14:textId="77777777" w:rsidR="00AF6B83" w:rsidRDefault="00AF6B83" w:rsidP="00AF6B83">
      <w:pPr>
        <w:numPr>
          <w:ilvl w:val="0"/>
          <w:numId w:val="38"/>
        </w:numPr>
        <w:spacing w:after="120" w:line="360" w:lineRule="auto"/>
        <w:jc w:val="both"/>
        <w:rPr>
          <w:rFonts w:ascii="Arial" w:hAnsi="Arial" w:cs="Arial"/>
          <w:sz w:val="24"/>
        </w:rPr>
      </w:pPr>
      <w:r w:rsidRPr="009F5058">
        <w:rPr>
          <w:rFonts w:ascii="Arial" w:hAnsi="Arial" w:cs="Arial"/>
          <w:sz w:val="24"/>
        </w:rPr>
        <w:t>Alvin Tobias</w:t>
      </w:r>
    </w:p>
    <w:p w14:paraId="4DE34E33" w14:textId="77777777" w:rsidR="00AF6B83" w:rsidRPr="009F5058" w:rsidRDefault="00AF6B83" w:rsidP="00AF6B83">
      <w:pPr>
        <w:spacing w:after="120" w:line="360" w:lineRule="auto"/>
        <w:ind w:left="720"/>
        <w:jc w:val="both"/>
        <w:rPr>
          <w:rFonts w:ascii="Arial" w:hAnsi="Arial" w:cs="Arial"/>
          <w:sz w:val="24"/>
        </w:rPr>
      </w:pPr>
    </w:p>
    <w:p w14:paraId="2820D804" w14:textId="77777777" w:rsidR="00AF6B83" w:rsidRPr="00AF6B83" w:rsidRDefault="00AF6B83" w:rsidP="00AF6B83">
      <w:pPr>
        <w:rPr>
          <w:rFonts w:ascii="Arial" w:hAnsi="Arial" w:cs="Arial"/>
          <w:b/>
          <w:sz w:val="24"/>
          <w:szCs w:val="24"/>
        </w:rPr>
      </w:pPr>
      <w:r w:rsidRPr="00AF6B83">
        <w:rPr>
          <w:rFonts w:ascii="Arial" w:hAnsi="Arial" w:cs="Arial"/>
          <w:b/>
          <w:sz w:val="24"/>
          <w:szCs w:val="24"/>
        </w:rPr>
        <w:t>9.</w:t>
      </w:r>
      <w:r w:rsidRPr="00AF6B83">
        <w:rPr>
          <w:rFonts w:ascii="Arial" w:hAnsi="Arial" w:cs="Arial"/>
          <w:b/>
          <w:sz w:val="24"/>
          <w:szCs w:val="24"/>
        </w:rPr>
        <w:tab/>
        <w:t>Documented Procedures</w:t>
      </w:r>
    </w:p>
    <w:p w14:paraId="4F4B016A" w14:textId="77777777" w:rsidR="00AF6B83" w:rsidRDefault="00AF6B83" w:rsidP="00AF6B83">
      <w:pPr>
        <w:spacing w:after="120" w:line="360" w:lineRule="auto"/>
        <w:ind w:firstLine="720"/>
        <w:jc w:val="both"/>
        <w:rPr>
          <w:rFonts w:ascii="Arial" w:hAnsi="Arial" w:cs="Arial"/>
          <w:sz w:val="24"/>
        </w:rPr>
      </w:pPr>
    </w:p>
    <w:p w14:paraId="0F0BD44B" w14:textId="77777777" w:rsidR="00AF6B83" w:rsidRDefault="00AF6B83" w:rsidP="00AF6B83">
      <w:pPr>
        <w:spacing w:after="120" w:line="360" w:lineRule="auto"/>
        <w:ind w:firstLine="720"/>
        <w:jc w:val="both"/>
        <w:rPr>
          <w:rFonts w:ascii="Arial" w:hAnsi="Arial" w:cs="Arial"/>
          <w:sz w:val="24"/>
        </w:rPr>
      </w:pPr>
      <w:r w:rsidRPr="009F5058">
        <w:rPr>
          <w:rFonts w:ascii="Arial" w:hAnsi="Arial" w:cs="Arial"/>
          <w:sz w:val="24"/>
        </w:rPr>
        <w:t xml:space="preserve">The project uses the Yii2 documentation as well as implementing the Agile Methodology which involves the repetition of checking with the client every 3 weeks for iteration. Such methodology improves the overall creation of the project. Each iteration of the project has a progress report for the status check of the project itself and to indicate how far is the project to completion. </w:t>
      </w:r>
    </w:p>
    <w:p w14:paraId="6548CE18" w14:textId="77777777" w:rsidR="00AF6B83" w:rsidRPr="009F5058" w:rsidRDefault="00AF6B83" w:rsidP="00AF6B83">
      <w:pPr>
        <w:spacing w:after="120" w:line="360" w:lineRule="auto"/>
        <w:ind w:firstLine="720"/>
        <w:jc w:val="both"/>
        <w:rPr>
          <w:rFonts w:ascii="Arial" w:hAnsi="Arial" w:cs="Arial"/>
          <w:sz w:val="24"/>
        </w:rPr>
      </w:pPr>
    </w:p>
    <w:p w14:paraId="53DBF59F" w14:textId="77777777" w:rsidR="00AF6B83" w:rsidRPr="00AF6B83" w:rsidRDefault="00AF6B83" w:rsidP="00AF6B83">
      <w:pPr>
        <w:rPr>
          <w:rFonts w:ascii="Arial" w:hAnsi="Arial" w:cs="Arial"/>
          <w:b/>
          <w:sz w:val="24"/>
          <w:szCs w:val="24"/>
        </w:rPr>
      </w:pPr>
      <w:r w:rsidRPr="00AF6B83">
        <w:rPr>
          <w:rFonts w:ascii="Arial" w:hAnsi="Arial" w:cs="Arial"/>
          <w:b/>
          <w:sz w:val="24"/>
          <w:szCs w:val="24"/>
        </w:rPr>
        <w:t>10.</w:t>
      </w:r>
      <w:r w:rsidRPr="00AF6B83">
        <w:rPr>
          <w:rFonts w:ascii="Arial" w:hAnsi="Arial" w:cs="Arial"/>
          <w:b/>
          <w:sz w:val="24"/>
          <w:szCs w:val="24"/>
        </w:rPr>
        <w:tab/>
        <w:t>Additional Information</w:t>
      </w:r>
    </w:p>
    <w:p w14:paraId="386AAD54" w14:textId="77777777" w:rsidR="00AF6B83" w:rsidRDefault="00AF6B83" w:rsidP="00AF6B83">
      <w:pPr>
        <w:spacing w:after="120" w:line="360" w:lineRule="auto"/>
        <w:ind w:firstLine="360"/>
        <w:jc w:val="both"/>
        <w:rPr>
          <w:rFonts w:ascii="Arial" w:hAnsi="Arial" w:cs="Arial"/>
          <w:sz w:val="24"/>
        </w:rPr>
      </w:pPr>
      <w:r w:rsidRPr="009F5058">
        <w:rPr>
          <w:rFonts w:ascii="Arial" w:hAnsi="Arial" w:cs="Arial"/>
          <w:sz w:val="24"/>
        </w:rPr>
        <w:t>Unless included in associated technical procedures, any other information that has direct relevance to the quality of the product or service being provided should be included in the Quality Plan.  This could include:</w:t>
      </w:r>
    </w:p>
    <w:p w14:paraId="0B821CCC" w14:textId="77777777" w:rsidR="00AF6B83" w:rsidRPr="009F5058" w:rsidRDefault="00AF6B83" w:rsidP="00AF6B83">
      <w:pPr>
        <w:spacing w:after="120" w:line="360" w:lineRule="auto"/>
        <w:ind w:firstLine="360"/>
        <w:jc w:val="both"/>
        <w:rPr>
          <w:rFonts w:ascii="Arial" w:hAnsi="Arial" w:cs="Arial"/>
          <w:sz w:val="24"/>
        </w:rPr>
      </w:pPr>
    </w:p>
    <w:p w14:paraId="6F883DD0" w14:textId="77777777" w:rsidR="00AF6B83" w:rsidRPr="009F5058" w:rsidRDefault="00AF6B83" w:rsidP="00AF6B83">
      <w:pPr>
        <w:numPr>
          <w:ilvl w:val="0"/>
          <w:numId w:val="37"/>
        </w:numPr>
        <w:spacing w:after="120" w:line="360" w:lineRule="auto"/>
        <w:jc w:val="both"/>
        <w:rPr>
          <w:rFonts w:ascii="Arial" w:hAnsi="Arial" w:cs="Arial"/>
          <w:sz w:val="24"/>
        </w:rPr>
      </w:pPr>
      <w:r w:rsidRPr="009F5058">
        <w:rPr>
          <w:rFonts w:ascii="Arial" w:hAnsi="Arial" w:cs="Arial"/>
          <w:sz w:val="24"/>
        </w:rPr>
        <w:t>Documentation of the progress of the project</w:t>
      </w:r>
    </w:p>
    <w:p w14:paraId="58B84DA5" w14:textId="77777777" w:rsidR="00AF6B83" w:rsidRPr="009F5058" w:rsidRDefault="00AF6B83" w:rsidP="00AF6B83">
      <w:pPr>
        <w:numPr>
          <w:ilvl w:val="0"/>
          <w:numId w:val="37"/>
        </w:numPr>
        <w:spacing w:after="120" w:line="360" w:lineRule="auto"/>
        <w:jc w:val="both"/>
        <w:rPr>
          <w:rFonts w:ascii="Arial" w:hAnsi="Arial" w:cs="Arial"/>
          <w:sz w:val="24"/>
        </w:rPr>
      </w:pPr>
      <w:r w:rsidRPr="009F5058">
        <w:rPr>
          <w:rFonts w:ascii="Arial" w:hAnsi="Arial" w:cs="Arial"/>
          <w:sz w:val="24"/>
        </w:rPr>
        <w:t>Criteria and approvals of the client</w:t>
      </w:r>
    </w:p>
    <w:p w14:paraId="3187A12A" w14:textId="77777777" w:rsidR="00AF6B83" w:rsidRPr="009F5058" w:rsidRDefault="00AF6B83" w:rsidP="00AF6B83">
      <w:pPr>
        <w:numPr>
          <w:ilvl w:val="0"/>
          <w:numId w:val="37"/>
        </w:numPr>
        <w:spacing w:after="120" w:line="360" w:lineRule="auto"/>
        <w:jc w:val="both"/>
        <w:rPr>
          <w:rFonts w:ascii="Arial" w:hAnsi="Arial" w:cs="Arial"/>
          <w:sz w:val="24"/>
        </w:rPr>
      </w:pPr>
      <w:r w:rsidRPr="009F5058">
        <w:rPr>
          <w:rFonts w:ascii="Arial" w:hAnsi="Arial" w:cs="Arial"/>
          <w:sz w:val="24"/>
        </w:rPr>
        <w:t>Running prototype with at least 80% of the functionalities completed</w:t>
      </w:r>
    </w:p>
    <w:p w14:paraId="3B3E8327" w14:textId="77777777" w:rsidR="00AF6B83" w:rsidRPr="009F5058" w:rsidRDefault="00AF6B83" w:rsidP="00AF6B83">
      <w:pPr>
        <w:numPr>
          <w:ilvl w:val="0"/>
          <w:numId w:val="37"/>
        </w:numPr>
        <w:spacing w:after="120" w:line="360" w:lineRule="auto"/>
        <w:jc w:val="both"/>
        <w:rPr>
          <w:rFonts w:ascii="Arial" w:hAnsi="Arial" w:cs="Arial"/>
          <w:sz w:val="24"/>
        </w:rPr>
      </w:pPr>
      <w:r w:rsidRPr="009F5058">
        <w:rPr>
          <w:rFonts w:ascii="Arial" w:hAnsi="Arial" w:cs="Arial"/>
          <w:sz w:val="24"/>
        </w:rPr>
        <w:t>special criteria for identifying the status of inspection and test products;</w:t>
      </w:r>
    </w:p>
    <w:p w14:paraId="683A402A" w14:textId="77777777" w:rsidR="00AF6B83" w:rsidRPr="009F5058" w:rsidRDefault="00AF6B83" w:rsidP="00AF6B83">
      <w:pPr>
        <w:numPr>
          <w:ilvl w:val="0"/>
          <w:numId w:val="37"/>
        </w:numPr>
        <w:spacing w:after="120" w:line="360" w:lineRule="auto"/>
        <w:jc w:val="both"/>
        <w:rPr>
          <w:rFonts w:ascii="Arial" w:hAnsi="Arial" w:cs="Arial"/>
          <w:sz w:val="24"/>
        </w:rPr>
      </w:pPr>
      <w:r w:rsidRPr="009F5058">
        <w:rPr>
          <w:rFonts w:ascii="Arial" w:hAnsi="Arial" w:cs="Arial"/>
          <w:sz w:val="24"/>
        </w:rPr>
        <w:t>minimum qualifications, training or experience required of staff to undertake certain activities, or any specialist staff training;</w:t>
      </w:r>
    </w:p>
    <w:p w14:paraId="1DBC72A9" w14:textId="77777777" w:rsidR="00AF6B83" w:rsidRPr="009F5058" w:rsidRDefault="00AF6B83" w:rsidP="00AF6B83">
      <w:pPr>
        <w:numPr>
          <w:ilvl w:val="0"/>
          <w:numId w:val="37"/>
        </w:numPr>
        <w:spacing w:after="120" w:line="360" w:lineRule="auto"/>
        <w:jc w:val="both"/>
        <w:rPr>
          <w:rFonts w:ascii="Arial" w:hAnsi="Arial" w:cs="Arial"/>
          <w:sz w:val="24"/>
        </w:rPr>
      </w:pPr>
      <w:r w:rsidRPr="009F5058">
        <w:rPr>
          <w:rFonts w:ascii="Arial" w:hAnsi="Arial" w:cs="Arial"/>
          <w:sz w:val="24"/>
        </w:rPr>
        <w:t>process control requirements, including monitoring of activities;</w:t>
      </w:r>
    </w:p>
    <w:p w14:paraId="61878A58" w14:textId="77777777" w:rsidR="00AF6B83" w:rsidRPr="009F5058" w:rsidRDefault="00AF6B83" w:rsidP="00AF6B83">
      <w:pPr>
        <w:numPr>
          <w:ilvl w:val="0"/>
          <w:numId w:val="37"/>
        </w:numPr>
        <w:spacing w:after="120" w:line="360" w:lineRule="auto"/>
        <w:jc w:val="both"/>
        <w:rPr>
          <w:rFonts w:ascii="Arial" w:hAnsi="Arial" w:cs="Arial"/>
          <w:sz w:val="24"/>
        </w:rPr>
      </w:pPr>
      <w:r w:rsidRPr="009F5058">
        <w:rPr>
          <w:rFonts w:ascii="Arial" w:hAnsi="Arial" w:cs="Arial"/>
          <w:sz w:val="24"/>
        </w:rPr>
        <w:t>Manual and training of the users</w:t>
      </w:r>
    </w:p>
    <w:p w14:paraId="27D340B7" w14:textId="77777777" w:rsidR="00AF6B83" w:rsidRPr="009F5058" w:rsidRDefault="00AF6B83" w:rsidP="00AF6B83">
      <w:pPr>
        <w:spacing w:line="360" w:lineRule="auto"/>
        <w:jc w:val="both"/>
        <w:rPr>
          <w:rFonts w:ascii="Arial" w:hAnsi="Arial" w:cs="Arial"/>
          <w:sz w:val="24"/>
        </w:rPr>
      </w:pPr>
    </w:p>
    <w:p w14:paraId="6E6671C9" w14:textId="77777777" w:rsidR="00AF6B83" w:rsidRPr="009F5058" w:rsidRDefault="00AF6B83" w:rsidP="00AF6B83">
      <w:pPr>
        <w:spacing w:line="360" w:lineRule="auto"/>
        <w:jc w:val="both"/>
        <w:rPr>
          <w:rFonts w:ascii="Arial" w:hAnsi="Arial" w:cs="Arial"/>
          <w:sz w:val="24"/>
        </w:rPr>
      </w:pPr>
    </w:p>
    <w:p w14:paraId="6B282CE5" w14:textId="77777777" w:rsidR="00AF6B83" w:rsidRPr="009F5058" w:rsidRDefault="00AF6B83" w:rsidP="00AF6B83">
      <w:pPr>
        <w:spacing w:line="360" w:lineRule="auto"/>
        <w:jc w:val="both"/>
        <w:rPr>
          <w:rFonts w:ascii="Arial" w:hAnsi="Arial" w:cs="Arial"/>
          <w:sz w:val="24"/>
        </w:rPr>
      </w:pPr>
    </w:p>
    <w:p w14:paraId="7F4F3736" w14:textId="77777777" w:rsidR="00AF6B83" w:rsidRPr="009F5058" w:rsidRDefault="00AF6B83" w:rsidP="00AF6B83">
      <w:pPr>
        <w:spacing w:line="360" w:lineRule="auto"/>
        <w:jc w:val="both"/>
        <w:rPr>
          <w:rFonts w:ascii="Arial" w:hAnsi="Arial" w:cs="Arial"/>
          <w:sz w:val="24"/>
        </w:rPr>
      </w:pPr>
      <w:r w:rsidRPr="009F5058">
        <w:rPr>
          <w:rFonts w:ascii="Arial" w:hAnsi="Arial" w:cs="Arial"/>
          <w:sz w:val="24"/>
        </w:rPr>
        <w:br w:type="page"/>
      </w:r>
    </w:p>
    <w:p w14:paraId="3517590B" w14:textId="77777777" w:rsidR="00AF6B83" w:rsidRDefault="00AF6B83" w:rsidP="00AF6B83">
      <w:pPr>
        <w:tabs>
          <w:tab w:val="left" w:pos="5040"/>
        </w:tabs>
        <w:spacing w:line="360" w:lineRule="auto"/>
        <w:jc w:val="both"/>
        <w:rPr>
          <w:rFonts w:ascii="Arial" w:hAnsi="Arial" w:cs="Arial"/>
          <w:sz w:val="24"/>
        </w:rPr>
      </w:pPr>
    </w:p>
    <w:p w14:paraId="5BBFCB2B" w14:textId="77777777" w:rsidR="00AF6B83" w:rsidRDefault="00AF6B83" w:rsidP="00AF6B83">
      <w:pPr>
        <w:tabs>
          <w:tab w:val="left" w:pos="5040"/>
        </w:tabs>
        <w:spacing w:line="360" w:lineRule="auto"/>
        <w:jc w:val="both"/>
        <w:rPr>
          <w:rFonts w:ascii="Arial" w:hAnsi="Arial" w:cs="Arial"/>
          <w:sz w:val="24"/>
        </w:rPr>
      </w:pPr>
    </w:p>
    <w:p w14:paraId="67E21818" w14:textId="77777777" w:rsidR="00AF6B83" w:rsidRDefault="00AF6B83" w:rsidP="00AF6B83">
      <w:pPr>
        <w:tabs>
          <w:tab w:val="left" w:pos="5040"/>
        </w:tabs>
        <w:spacing w:line="360" w:lineRule="auto"/>
        <w:jc w:val="both"/>
        <w:rPr>
          <w:rFonts w:ascii="Arial" w:hAnsi="Arial" w:cs="Arial"/>
          <w:sz w:val="24"/>
        </w:rPr>
      </w:pPr>
    </w:p>
    <w:p w14:paraId="1D0613B9" w14:textId="77777777" w:rsidR="00AF6B83" w:rsidRPr="009F5058" w:rsidRDefault="00AF6B83" w:rsidP="00AF6B83">
      <w:pPr>
        <w:tabs>
          <w:tab w:val="left" w:pos="5040"/>
        </w:tabs>
        <w:spacing w:line="360" w:lineRule="auto"/>
        <w:jc w:val="both"/>
        <w:rPr>
          <w:rFonts w:ascii="Arial" w:hAnsi="Arial" w:cs="Arial"/>
          <w:sz w:val="24"/>
        </w:rPr>
      </w:pPr>
      <w:r w:rsidRPr="00AF6B83">
        <w:rPr>
          <w:rFonts w:ascii="Arial" w:hAnsi="Arial" w:cs="Arial"/>
          <w:b/>
          <w:sz w:val="24"/>
        </w:rPr>
        <w:t>Prepared by:</w:t>
      </w:r>
      <w:r w:rsidRPr="009F5058">
        <w:rPr>
          <w:rFonts w:ascii="Arial" w:hAnsi="Arial" w:cs="Arial"/>
          <w:sz w:val="24"/>
        </w:rPr>
        <w:tab/>
        <w:t>Date: 24/11/16</w:t>
      </w:r>
    </w:p>
    <w:p w14:paraId="0D2F527D" w14:textId="67C34B00" w:rsidR="00AF6B83" w:rsidRPr="009F5058" w:rsidRDefault="00AF6B83" w:rsidP="00AF6B83">
      <w:pPr>
        <w:tabs>
          <w:tab w:val="left" w:pos="5040"/>
        </w:tabs>
        <w:spacing w:line="360" w:lineRule="auto"/>
        <w:jc w:val="both"/>
        <w:rPr>
          <w:rFonts w:ascii="Arial" w:hAnsi="Arial" w:cs="Arial"/>
          <w:sz w:val="24"/>
        </w:rPr>
      </w:pPr>
      <w:r w:rsidRPr="00AF6B83">
        <w:rPr>
          <w:rFonts w:ascii="Arial" w:hAnsi="Arial" w:cs="Arial"/>
          <w:b/>
          <w:sz w:val="24"/>
        </w:rPr>
        <w:t>Names:</w:t>
      </w:r>
      <w:r w:rsidRPr="009F5058">
        <w:rPr>
          <w:rFonts w:ascii="Arial" w:hAnsi="Arial" w:cs="Arial"/>
          <w:sz w:val="24"/>
        </w:rPr>
        <w:tab/>
        <w:t xml:space="preserve">De Guzman, Joanna </w:t>
      </w:r>
    </w:p>
    <w:p w14:paraId="6B7C3450" w14:textId="77777777" w:rsidR="00AF6B83" w:rsidRPr="009F5058" w:rsidRDefault="00AF6B83" w:rsidP="00AF6B83">
      <w:pPr>
        <w:tabs>
          <w:tab w:val="left" w:pos="5040"/>
        </w:tabs>
        <w:spacing w:line="360" w:lineRule="auto"/>
        <w:jc w:val="both"/>
        <w:rPr>
          <w:rFonts w:ascii="Arial" w:hAnsi="Arial" w:cs="Arial"/>
          <w:sz w:val="24"/>
        </w:rPr>
      </w:pPr>
      <w:r w:rsidRPr="009F5058">
        <w:rPr>
          <w:rFonts w:ascii="Arial" w:hAnsi="Arial" w:cs="Arial"/>
          <w:sz w:val="24"/>
        </w:rPr>
        <w:tab/>
        <w:t>Mayor, Miguel Jaime</w:t>
      </w:r>
    </w:p>
    <w:p w14:paraId="16EFD607" w14:textId="77777777" w:rsidR="00AF6B83" w:rsidRPr="009F5058" w:rsidRDefault="00AF6B83" w:rsidP="00AF6B83">
      <w:pPr>
        <w:tabs>
          <w:tab w:val="left" w:pos="5040"/>
        </w:tabs>
        <w:spacing w:line="360" w:lineRule="auto"/>
        <w:jc w:val="both"/>
        <w:rPr>
          <w:rFonts w:ascii="Arial" w:hAnsi="Arial" w:cs="Arial"/>
          <w:sz w:val="24"/>
        </w:rPr>
      </w:pPr>
      <w:r w:rsidRPr="009F5058">
        <w:rPr>
          <w:rFonts w:ascii="Arial" w:hAnsi="Arial" w:cs="Arial"/>
          <w:sz w:val="24"/>
        </w:rPr>
        <w:tab/>
        <w:t>Tobias, Adrian</w:t>
      </w:r>
    </w:p>
    <w:p w14:paraId="09F292DA" w14:textId="77777777" w:rsidR="00AF6B83" w:rsidRPr="009F5058" w:rsidRDefault="00AF6B83" w:rsidP="00AF6B83">
      <w:pPr>
        <w:tabs>
          <w:tab w:val="left" w:pos="5040"/>
        </w:tabs>
        <w:spacing w:line="360" w:lineRule="auto"/>
        <w:jc w:val="both"/>
        <w:rPr>
          <w:rFonts w:ascii="Arial" w:hAnsi="Arial" w:cs="Arial"/>
          <w:sz w:val="24"/>
        </w:rPr>
      </w:pPr>
    </w:p>
    <w:p w14:paraId="39F87389" w14:textId="77777777" w:rsidR="00AF6B83" w:rsidRPr="009F5058" w:rsidRDefault="00AF6B83" w:rsidP="00AF6B83">
      <w:pPr>
        <w:tabs>
          <w:tab w:val="left" w:pos="5040"/>
        </w:tabs>
        <w:spacing w:line="360" w:lineRule="auto"/>
        <w:jc w:val="both"/>
        <w:rPr>
          <w:rFonts w:ascii="Arial" w:hAnsi="Arial" w:cs="Arial"/>
          <w:sz w:val="24"/>
        </w:rPr>
      </w:pPr>
    </w:p>
    <w:p w14:paraId="0B752D68" w14:textId="77777777" w:rsidR="00AF6B83" w:rsidRPr="009F5058" w:rsidRDefault="00AF6B83" w:rsidP="00AF6B83">
      <w:pPr>
        <w:tabs>
          <w:tab w:val="left" w:pos="5040"/>
        </w:tabs>
        <w:spacing w:line="360" w:lineRule="auto"/>
        <w:jc w:val="both"/>
        <w:rPr>
          <w:rFonts w:ascii="Arial" w:hAnsi="Arial" w:cs="Arial"/>
          <w:sz w:val="24"/>
        </w:rPr>
      </w:pPr>
      <w:r w:rsidRPr="00AF6B83">
        <w:rPr>
          <w:rFonts w:ascii="Arial" w:hAnsi="Arial" w:cs="Arial"/>
          <w:b/>
          <w:sz w:val="24"/>
        </w:rPr>
        <w:t>Checked by:</w:t>
      </w:r>
      <w:r w:rsidRPr="009F5058">
        <w:rPr>
          <w:rFonts w:ascii="Arial" w:hAnsi="Arial" w:cs="Arial"/>
          <w:sz w:val="24"/>
        </w:rPr>
        <w:tab/>
        <w:t>Date: 24/11/16</w:t>
      </w:r>
    </w:p>
    <w:p w14:paraId="295BB212" w14:textId="4A21299F" w:rsidR="00AF6B83" w:rsidRPr="009F5058" w:rsidRDefault="00AF6B83" w:rsidP="00AF6B83">
      <w:pPr>
        <w:tabs>
          <w:tab w:val="left" w:pos="5040"/>
        </w:tabs>
        <w:spacing w:line="360" w:lineRule="auto"/>
        <w:jc w:val="both"/>
        <w:rPr>
          <w:rFonts w:ascii="Arial" w:hAnsi="Arial" w:cs="Arial"/>
          <w:sz w:val="24"/>
        </w:rPr>
      </w:pPr>
      <w:r w:rsidRPr="00AF6B83">
        <w:rPr>
          <w:rFonts w:ascii="Arial" w:hAnsi="Arial" w:cs="Arial"/>
          <w:b/>
          <w:sz w:val="24"/>
        </w:rPr>
        <w:t>Name</w:t>
      </w:r>
      <w:r>
        <w:rPr>
          <w:rFonts w:ascii="Arial" w:hAnsi="Arial" w:cs="Arial"/>
          <w:sz w:val="24"/>
        </w:rPr>
        <w:t>:</w:t>
      </w:r>
      <w:r w:rsidRPr="009F5058">
        <w:rPr>
          <w:rFonts w:ascii="Arial" w:hAnsi="Arial" w:cs="Arial"/>
          <w:sz w:val="24"/>
        </w:rPr>
        <w:tab/>
        <w:t xml:space="preserve">Mr. Paolo </w:t>
      </w:r>
      <w:proofErr w:type="spellStart"/>
      <w:r w:rsidRPr="009F5058">
        <w:rPr>
          <w:rFonts w:ascii="Arial" w:hAnsi="Arial" w:cs="Arial"/>
          <w:sz w:val="24"/>
        </w:rPr>
        <w:t>Oblepias</w:t>
      </w:r>
      <w:proofErr w:type="spellEnd"/>
    </w:p>
    <w:p w14:paraId="3DCB145C" w14:textId="77777777" w:rsidR="00AF6B83" w:rsidRPr="009F5058" w:rsidRDefault="00AF6B83" w:rsidP="00AF6B83">
      <w:pPr>
        <w:tabs>
          <w:tab w:val="left" w:pos="5040"/>
        </w:tabs>
        <w:spacing w:line="360" w:lineRule="auto"/>
        <w:jc w:val="both"/>
        <w:rPr>
          <w:rFonts w:ascii="Arial" w:hAnsi="Arial" w:cs="Arial"/>
          <w:sz w:val="24"/>
        </w:rPr>
      </w:pPr>
    </w:p>
    <w:p w14:paraId="32D8F3A0" w14:textId="77777777" w:rsidR="00AF6B83" w:rsidRPr="009F5058" w:rsidRDefault="00AF6B83" w:rsidP="00AF6B83">
      <w:pPr>
        <w:tabs>
          <w:tab w:val="left" w:pos="5040"/>
        </w:tabs>
        <w:spacing w:line="360" w:lineRule="auto"/>
        <w:jc w:val="both"/>
        <w:rPr>
          <w:rFonts w:ascii="Arial" w:hAnsi="Arial" w:cs="Arial"/>
          <w:sz w:val="24"/>
        </w:rPr>
      </w:pPr>
    </w:p>
    <w:p w14:paraId="480711AC" w14:textId="77777777" w:rsidR="00AF6B83" w:rsidRPr="009F5058" w:rsidRDefault="00AF6B83" w:rsidP="00AF6B83">
      <w:pPr>
        <w:tabs>
          <w:tab w:val="left" w:pos="5040"/>
        </w:tabs>
        <w:spacing w:line="360" w:lineRule="auto"/>
        <w:jc w:val="both"/>
        <w:rPr>
          <w:rFonts w:ascii="Arial" w:hAnsi="Arial" w:cs="Arial"/>
          <w:sz w:val="24"/>
        </w:rPr>
      </w:pPr>
      <w:r w:rsidRPr="00AF6B83">
        <w:rPr>
          <w:rFonts w:ascii="Arial" w:hAnsi="Arial" w:cs="Arial"/>
          <w:b/>
          <w:sz w:val="24"/>
        </w:rPr>
        <w:t>Approved by:</w:t>
      </w:r>
      <w:r w:rsidRPr="009F5058">
        <w:rPr>
          <w:rFonts w:ascii="Arial" w:hAnsi="Arial" w:cs="Arial"/>
          <w:sz w:val="24"/>
        </w:rPr>
        <w:tab/>
        <w:t>Date: 24/11/16</w:t>
      </w:r>
    </w:p>
    <w:p w14:paraId="523DD770" w14:textId="7546A4CE" w:rsidR="00AF6B83" w:rsidRPr="009F5058" w:rsidRDefault="00AF6B83" w:rsidP="00AF6B83">
      <w:pPr>
        <w:tabs>
          <w:tab w:val="left" w:pos="5040"/>
        </w:tabs>
        <w:spacing w:line="360" w:lineRule="auto"/>
        <w:jc w:val="both"/>
        <w:rPr>
          <w:rFonts w:ascii="Arial" w:hAnsi="Arial" w:cs="Arial"/>
          <w:sz w:val="24"/>
        </w:rPr>
      </w:pPr>
      <w:r w:rsidRPr="00AF6B83">
        <w:rPr>
          <w:rFonts w:ascii="Arial" w:hAnsi="Arial" w:cs="Arial"/>
          <w:b/>
          <w:sz w:val="24"/>
        </w:rPr>
        <w:t>Name:</w:t>
      </w:r>
      <w:r w:rsidRPr="009F5058">
        <w:rPr>
          <w:rFonts w:ascii="Arial" w:hAnsi="Arial" w:cs="Arial"/>
          <w:sz w:val="24"/>
        </w:rPr>
        <w:tab/>
        <w:t>Mr. Manuel Sean Sebastian</w:t>
      </w:r>
    </w:p>
    <w:p w14:paraId="297EC95E" w14:textId="77777777" w:rsidR="00AF6B83" w:rsidRPr="009F5058" w:rsidRDefault="00AF6B83" w:rsidP="00AF6B83">
      <w:pPr>
        <w:tabs>
          <w:tab w:val="left" w:pos="5040"/>
        </w:tabs>
        <w:spacing w:line="360" w:lineRule="auto"/>
        <w:jc w:val="both"/>
        <w:rPr>
          <w:rFonts w:ascii="Arial" w:hAnsi="Arial" w:cs="Arial"/>
          <w:sz w:val="24"/>
        </w:rPr>
      </w:pPr>
    </w:p>
    <w:p w14:paraId="7FFFE147" w14:textId="77777777" w:rsidR="00AF6B83" w:rsidRDefault="00AF6B83" w:rsidP="00AF6B83">
      <w:pPr>
        <w:tabs>
          <w:tab w:val="left" w:pos="5040"/>
        </w:tabs>
        <w:spacing w:line="360" w:lineRule="auto"/>
        <w:jc w:val="both"/>
        <w:rPr>
          <w:rFonts w:ascii="Arial" w:hAnsi="Arial" w:cs="Arial"/>
          <w:sz w:val="24"/>
        </w:rPr>
      </w:pPr>
    </w:p>
    <w:p w14:paraId="322D7031" w14:textId="77777777" w:rsidR="00AF6B83" w:rsidRDefault="00AF6B83" w:rsidP="00AF6B83">
      <w:pPr>
        <w:tabs>
          <w:tab w:val="left" w:pos="5040"/>
        </w:tabs>
        <w:spacing w:line="360" w:lineRule="auto"/>
        <w:jc w:val="both"/>
        <w:rPr>
          <w:rFonts w:ascii="Arial" w:hAnsi="Arial" w:cs="Arial"/>
          <w:sz w:val="24"/>
        </w:rPr>
      </w:pPr>
    </w:p>
    <w:p w14:paraId="1435DD4C" w14:textId="77777777" w:rsidR="00AF6B83" w:rsidRDefault="00AF6B83" w:rsidP="00AF6B83">
      <w:pPr>
        <w:tabs>
          <w:tab w:val="left" w:pos="5040"/>
        </w:tabs>
        <w:spacing w:line="360" w:lineRule="auto"/>
        <w:jc w:val="both"/>
        <w:rPr>
          <w:rFonts w:ascii="Arial" w:hAnsi="Arial" w:cs="Arial"/>
          <w:sz w:val="24"/>
        </w:rPr>
      </w:pPr>
    </w:p>
    <w:p w14:paraId="717769C0" w14:textId="77777777" w:rsidR="00AF6B83" w:rsidRDefault="00AF6B83" w:rsidP="00AF6B83">
      <w:pPr>
        <w:tabs>
          <w:tab w:val="left" w:pos="5040"/>
        </w:tabs>
        <w:spacing w:line="360" w:lineRule="auto"/>
        <w:jc w:val="both"/>
        <w:rPr>
          <w:rFonts w:ascii="Arial" w:hAnsi="Arial" w:cs="Arial"/>
          <w:sz w:val="24"/>
        </w:rPr>
      </w:pPr>
    </w:p>
    <w:p w14:paraId="0D20CCFC" w14:textId="77777777" w:rsidR="00AF6B83" w:rsidRDefault="00AF6B83" w:rsidP="00AF6B83">
      <w:pPr>
        <w:tabs>
          <w:tab w:val="left" w:pos="5040"/>
        </w:tabs>
        <w:spacing w:line="360" w:lineRule="auto"/>
        <w:jc w:val="both"/>
        <w:rPr>
          <w:rFonts w:ascii="Arial" w:hAnsi="Arial" w:cs="Arial"/>
          <w:sz w:val="24"/>
        </w:rPr>
      </w:pPr>
    </w:p>
    <w:p w14:paraId="3E64981E" w14:textId="77777777" w:rsidR="00AF6B83" w:rsidRDefault="00AF6B83" w:rsidP="00AF6B83">
      <w:pPr>
        <w:tabs>
          <w:tab w:val="left" w:pos="5040"/>
        </w:tabs>
        <w:spacing w:line="360" w:lineRule="auto"/>
        <w:jc w:val="both"/>
        <w:rPr>
          <w:rFonts w:ascii="Arial" w:hAnsi="Arial" w:cs="Arial"/>
          <w:sz w:val="24"/>
        </w:rPr>
      </w:pPr>
    </w:p>
    <w:p w14:paraId="342C960F" w14:textId="77777777" w:rsidR="00AF6B83" w:rsidRDefault="00AF6B83" w:rsidP="00AF6B83">
      <w:pPr>
        <w:tabs>
          <w:tab w:val="left" w:pos="5040"/>
        </w:tabs>
        <w:spacing w:line="360" w:lineRule="auto"/>
        <w:jc w:val="both"/>
        <w:rPr>
          <w:rFonts w:ascii="Arial" w:hAnsi="Arial" w:cs="Arial"/>
          <w:sz w:val="24"/>
        </w:rPr>
      </w:pPr>
    </w:p>
    <w:p w14:paraId="2D858B27" w14:textId="77777777" w:rsidR="00AF6B83" w:rsidRPr="009F5058" w:rsidRDefault="00AF6B83" w:rsidP="00AF6B83">
      <w:pPr>
        <w:tabs>
          <w:tab w:val="left" w:pos="5040"/>
        </w:tabs>
        <w:spacing w:line="360" w:lineRule="auto"/>
        <w:jc w:val="both"/>
        <w:rPr>
          <w:rFonts w:ascii="Arial" w:hAnsi="Arial" w:cs="Arial"/>
          <w:sz w:val="24"/>
        </w:rPr>
      </w:pPr>
    </w:p>
    <w:p w14:paraId="130C2026" w14:textId="77777777" w:rsidR="00C82646" w:rsidRDefault="00C82646" w:rsidP="00C82646">
      <w:pPr>
        <w:jc w:val="center"/>
        <w:rPr>
          <w:b/>
          <w:smallCaps/>
          <w:sz w:val="36"/>
          <w:szCs w:val="36"/>
        </w:rPr>
      </w:pPr>
    </w:p>
    <w:p w14:paraId="5339FCD0" w14:textId="77777777" w:rsidR="00C82646" w:rsidRDefault="00C82646" w:rsidP="00C82646">
      <w:pPr>
        <w:jc w:val="center"/>
        <w:rPr>
          <w:b/>
          <w:smallCaps/>
          <w:sz w:val="36"/>
          <w:szCs w:val="36"/>
        </w:rPr>
      </w:pPr>
    </w:p>
    <w:p w14:paraId="72A49B70" w14:textId="77777777" w:rsidR="00C82646" w:rsidRDefault="00C82646" w:rsidP="00C82646">
      <w:pPr>
        <w:jc w:val="center"/>
        <w:rPr>
          <w:b/>
          <w:smallCaps/>
          <w:sz w:val="36"/>
          <w:szCs w:val="36"/>
        </w:rPr>
      </w:pPr>
    </w:p>
    <w:p w14:paraId="07F55EE4" w14:textId="77777777" w:rsidR="00C82646" w:rsidRPr="0092668A" w:rsidRDefault="00C82646" w:rsidP="0092668A">
      <w:pPr>
        <w:pStyle w:val="Heading1"/>
        <w:jc w:val="center"/>
        <w:rPr>
          <w:rFonts w:ascii="Arial" w:hAnsi="Arial" w:cs="Arial"/>
          <w:color w:val="auto"/>
          <w:sz w:val="36"/>
        </w:rPr>
      </w:pPr>
      <w:r w:rsidRPr="0092668A">
        <w:rPr>
          <w:rFonts w:ascii="Arial" w:hAnsi="Arial" w:cs="Arial"/>
          <w:color w:val="auto"/>
          <w:sz w:val="36"/>
        </w:rPr>
        <w:t>Change Management Plan</w:t>
      </w:r>
    </w:p>
    <w:p w14:paraId="6B460A12" w14:textId="77777777" w:rsidR="00C82646" w:rsidRPr="00C82646" w:rsidRDefault="00C82646" w:rsidP="00C82646">
      <w:pPr>
        <w:jc w:val="center"/>
        <w:rPr>
          <w:rFonts w:ascii="Arial" w:hAnsi="Arial" w:cs="Arial"/>
        </w:rPr>
      </w:pPr>
      <w:r w:rsidRPr="00C82646">
        <w:rPr>
          <w:rFonts w:ascii="Arial" w:hAnsi="Arial" w:cs="Arial"/>
          <w:b/>
          <w:smallCaps/>
          <w:sz w:val="28"/>
          <w:szCs w:val="28"/>
        </w:rPr>
        <w:t>Asset Management with barcode tagging system For Operations and Maintenance Department of Weather.ph</w:t>
      </w:r>
    </w:p>
    <w:p w14:paraId="78FD4C0C" w14:textId="77777777" w:rsidR="00C82646" w:rsidRDefault="00C82646" w:rsidP="00C82646">
      <w:pPr>
        <w:jc w:val="center"/>
        <w:rPr>
          <w:b/>
          <w:smallCaps/>
          <w:sz w:val="28"/>
          <w:szCs w:val="28"/>
        </w:rPr>
      </w:pPr>
    </w:p>
    <w:p w14:paraId="285B5DC6" w14:textId="77777777" w:rsidR="00C82646" w:rsidRDefault="00C82646" w:rsidP="00C82646">
      <w:pPr>
        <w:jc w:val="center"/>
        <w:rPr>
          <w:b/>
          <w:smallCaps/>
          <w:sz w:val="28"/>
          <w:szCs w:val="28"/>
        </w:rPr>
      </w:pPr>
    </w:p>
    <w:p w14:paraId="542940AE" w14:textId="77777777" w:rsidR="00C82646" w:rsidRDefault="00C82646" w:rsidP="00C82646">
      <w:pPr>
        <w:jc w:val="center"/>
        <w:rPr>
          <w:b/>
          <w:smallCaps/>
          <w:sz w:val="28"/>
          <w:szCs w:val="28"/>
        </w:rPr>
      </w:pPr>
    </w:p>
    <w:p w14:paraId="4DA3458D" w14:textId="77777777" w:rsidR="00C82646" w:rsidRPr="00C82646" w:rsidRDefault="00C82646" w:rsidP="00C82646">
      <w:pPr>
        <w:jc w:val="center"/>
        <w:rPr>
          <w:rFonts w:ascii="Arial" w:hAnsi="Arial" w:cs="Arial"/>
          <w:b/>
          <w:smallCaps/>
          <w:sz w:val="28"/>
          <w:szCs w:val="28"/>
        </w:rPr>
      </w:pPr>
    </w:p>
    <w:p w14:paraId="0BB0131C" w14:textId="77777777" w:rsidR="00C82646" w:rsidRPr="00C82646" w:rsidRDefault="00C82646" w:rsidP="00C82646">
      <w:pPr>
        <w:jc w:val="center"/>
        <w:rPr>
          <w:rFonts w:ascii="Arial" w:hAnsi="Arial" w:cs="Arial"/>
        </w:rPr>
      </w:pPr>
      <w:r w:rsidRPr="00C82646">
        <w:rPr>
          <w:rFonts w:ascii="Arial" w:hAnsi="Arial" w:cs="Arial"/>
          <w:b/>
          <w:smallCaps/>
          <w:sz w:val="28"/>
          <w:szCs w:val="28"/>
        </w:rPr>
        <w:t>Asia Pacific College</w:t>
      </w:r>
    </w:p>
    <w:p w14:paraId="7CD9C753" w14:textId="77777777" w:rsidR="00C82646" w:rsidRPr="00C82646" w:rsidRDefault="00C82646" w:rsidP="00C82646">
      <w:pPr>
        <w:jc w:val="center"/>
        <w:rPr>
          <w:rFonts w:ascii="Arial" w:hAnsi="Arial" w:cs="Arial"/>
          <w:b/>
          <w:smallCaps/>
          <w:sz w:val="28"/>
          <w:szCs w:val="28"/>
        </w:rPr>
      </w:pPr>
    </w:p>
    <w:p w14:paraId="49C0B729" w14:textId="77777777" w:rsidR="00C82646" w:rsidRPr="00C82646" w:rsidRDefault="00C82646" w:rsidP="00C82646">
      <w:pPr>
        <w:jc w:val="center"/>
        <w:rPr>
          <w:rFonts w:ascii="Arial" w:hAnsi="Arial" w:cs="Arial"/>
          <w:b/>
          <w:smallCaps/>
          <w:sz w:val="28"/>
          <w:szCs w:val="28"/>
        </w:rPr>
      </w:pPr>
      <w:r w:rsidRPr="00C82646">
        <w:rPr>
          <w:rFonts w:ascii="Arial" w:hAnsi="Arial" w:cs="Arial"/>
          <w:b/>
          <w:smallCaps/>
          <w:sz w:val="28"/>
          <w:szCs w:val="28"/>
        </w:rPr>
        <w:t>Makati City, 1232</w:t>
      </w:r>
    </w:p>
    <w:p w14:paraId="013F6B0D" w14:textId="77777777" w:rsidR="00C82646" w:rsidRPr="00C82646" w:rsidRDefault="00C82646" w:rsidP="00C82646">
      <w:pPr>
        <w:jc w:val="center"/>
        <w:rPr>
          <w:rFonts w:ascii="Arial" w:hAnsi="Arial" w:cs="Arial"/>
          <w:b/>
          <w:smallCaps/>
          <w:sz w:val="28"/>
          <w:szCs w:val="28"/>
        </w:rPr>
      </w:pPr>
    </w:p>
    <w:p w14:paraId="78FA8C50" w14:textId="77777777" w:rsidR="00C82646" w:rsidRPr="00C82646" w:rsidRDefault="00C82646" w:rsidP="00C82646">
      <w:pPr>
        <w:jc w:val="center"/>
        <w:rPr>
          <w:rFonts w:ascii="Arial" w:hAnsi="Arial" w:cs="Arial"/>
          <w:b/>
          <w:smallCaps/>
          <w:sz w:val="28"/>
          <w:szCs w:val="28"/>
        </w:rPr>
      </w:pPr>
    </w:p>
    <w:p w14:paraId="3EE5DAEA" w14:textId="1FAD0CC2" w:rsidR="00C82646" w:rsidRPr="00C82646" w:rsidRDefault="00C82646" w:rsidP="00C82646">
      <w:pPr>
        <w:jc w:val="center"/>
        <w:rPr>
          <w:rFonts w:ascii="Arial" w:hAnsi="Arial" w:cs="Arial"/>
          <w:b/>
          <w:smallCaps/>
          <w:sz w:val="28"/>
          <w:szCs w:val="28"/>
        </w:rPr>
      </w:pPr>
      <w:r w:rsidRPr="00C82646">
        <w:rPr>
          <w:rFonts w:ascii="Arial" w:hAnsi="Arial" w:cs="Arial"/>
          <w:b/>
          <w:smallCaps/>
          <w:sz w:val="28"/>
          <w:szCs w:val="28"/>
        </w:rPr>
        <w:t>D</w:t>
      </w:r>
      <w:r>
        <w:rPr>
          <w:rFonts w:ascii="Arial" w:hAnsi="Arial" w:cs="Arial"/>
          <w:b/>
          <w:smallCaps/>
          <w:sz w:val="28"/>
          <w:szCs w:val="28"/>
        </w:rPr>
        <w:t>e</w:t>
      </w:r>
      <w:r w:rsidRPr="00C82646">
        <w:rPr>
          <w:rFonts w:ascii="Arial" w:hAnsi="Arial" w:cs="Arial"/>
          <w:b/>
          <w:smallCaps/>
          <w:sz w:val="28"/>
          <w:szCs w:val="28"/>
        </w:rPr>
        <w:t>cember 2, 2016</w:t>
      </w:r>
    </w:p>
    <w:p w14:paraId="2FEC1CC3" w14:textId="77777777" w:rsidR="00C82646" w:rsidRDefault="00C82646" w:rsidP="00C82646">
      <w:pPr>
        <w:jc w:val="center"/>
        <w:rPr>
          <w:b/>
          <w:smallCaps/>
          <w:sz w:val="28"/>
          <w:szCs w:val="28"/>
        </w:rPr>
      </w:pPr>
    </w:p>
    <w:p w14:paraId="10182F19" w14:textId="77777777" w:rsidR="00C82646" w:rsidRDefault="00C82646" w:rsidP="00C82646">
      <w:pPr>
        <w:jc w:val="center"/>
        <w:rPr>
          <w:b/>
          <w:smallCaps/>
          <w:sz w:val="28"/>
          <w:szCs w:val="28"/>
        </w:rPr>
      </w:pPr>
    </w:p>
    <w:p w14:paraId="0AD385C9" w14:textId="77777777" w:rsidR="00C82646" w:rsidRDefault="00C82646" w:rsidP="00C82646">
      <w:pPr>
        <w:jc w:val="center"/>
        <w:rPr>
          <w:b/>
          <w:smallCaps/>
          <w:sz w:val="28"/>
          <w:szCs w:val="28"/>
        </w:rPr>
      </w:pPr>
    </w:p>
    <w:p w14:paraId="6FC0303B" w14:textId="77777777" w:rsidR="00C82646" w:rsidRDefault="00C82646" w:rsidP="00C82646">
      <w:pPr>
        <w:jc w:val="center"/>
        <w:rPr>
          <w:b/>
          <w:smallCaps/>
          <w:sz w:val="28"/>
          <w:szCs w:val="28"/>
        </w:rPr>
      </w:pPr>
    </w:p>
    <w:p w14:paraId="3B073AD3" w14:textId="77777777" w:rsidR="00C82646" w:rsidRDefault="00C82646" w:rsidP="00C82646">
      <w:pPr>
        <w:jc w:val="center"/>
        <w:rPr>
          <w:b/>
          <w:smallCaps/>
          <w:sz w:val="28"/>
          <w:szCs w:val="28"/>
        </w:rPr>
      </w:pPr>
    </w:p>
    <w:p w14:paraId="1F688001" w14:textId="77777777" w:rsidR="00C82646" w:rsidRDefault="00C82646" w:rsidP="00C82646">
      <w:pPr>
        <w:jc w:val="center"/>
        <w:rPr>
          <w:b/>
          <w:smallCaps/>
          <w:sz w:val="28"/>
          <w:szCs w:val="28"/>
        </w:rPr>
      </w:pPr>
    </w:p>
    <w:p w14:paraId="0703678E" w14:textId="77777777" w:rsidR="00C82646" w:rsidRDefault="00C82646" w:rsidP="00C82646">
      <w:pPr>
        <w:jc w:val="center"/>
        <w:rPr>
          <w:b/>
          <w:smallCaps/>
          <w:sz w:val="28"/>
          <w:szCs w:val="28"/>
        </w:rPr>
      </w:pPr>
    </w:p>
    <w:p w14:paraId="379B5A9B" w14:textId="18012373" w:rsidR="00C82646" w:rsidRPr="00C82646" w:rsidRDefault="00C82646" w:rsidP="00C82646">
      <w:pPr>
        <w:spacing w:line="360" w:lineRule="auto"/>
        <w:rPr>
          <w:rFonts w:ascii="Arial" w:hAnsi="Arial" w:cs="Arial"/>
          <w:b/>
          <w:sz w:val="28"/>
        </w:rPr>
      </w:pPr>
      <w:r w:rsidRPr="00C82646">
        <w:rPr>
          <w:rFonts w:ascii="Arial" w:hAnsi="Arial" w:cs="Arial"/>
          <w:b/>
          <w:sz w:val="28"/>
        </w:rPr>
        <w:t>Introduction</w:t>
      </w:r>
    </w:p>
    <w:p w14:paraId="5DEFACAC" w14:textId="77777777" w:rsidR="00C82646" w:rsidRPr="00B32550" w:rsidRDefault="00C82646" w:rsidP="00C82646">
      <w:pPr>
        <w:spacing w:line="360" w:lineRule="auto"/>
        <w:ind w:firstLine="720"/>
        <w:rPr>
          <w:rFonts w:ascii="Arial" w:hAnsi="Arial" w:cs="Arial"/>
          <w:sz w:val="24"/>
          <w:szCs w:val="24"/>
        </w:rPr>
      </w:pPr>
      <w:r w:rsidRPr="00B32550">
        <w:rPr>
          <w:rFonts w:ascii="Arial" w:hAnsi="Arial" w:cs="Arial"/>
          <w:sz w:val="24"/>
          <w:szCs w:val="24"/>
        </w:rPr>
        <w:t xml:space="preserve">The Change Management Plan was created for the Asset Management with Barcode Tagging System to set expectations on how the approach to changes will be managed, what defines a change, the purpose and role of the change control board, and the overall change management process.  All stakeholders will be expected to submit or request changes to the Asset Management with Barcode Tagging System in accordance with this Change Management Plan and all requests and submissions will follow the process detailed herein.  </w:t>
      </w:r>
    </w:p>
    <w:p w14:paraId="4EC01D72" w14:textId="77777777" w:rsidR="00C82646" w:rsidRPr="00B32550" w:rsidRDefault="00C82646" w:rsidP="00C82646">
      <w:pPr>
        <w:spacing w:line="360" w:lineRule="auto"/>
        <w:rPr>
          <w:rFonts w:ascii="Arial" w:hAnsi="Arial" w:cs="Arial"/>
          <w:sz w:val="24"/>
          <w:szCs w:val="24"/>
        </w:rPr>
      </w:pPr>
    </w:p>
    <w:p w14:paraId="3B368BE3" w14:textId="77777777" w:rsidR="00C82646" w:rsidRPr="00C82646" w:rsidRDefault="00C82646" w:rsidP="00C82646">
      <w:pPr>
        <w:spacing w:line="360" w:lineRule="auto"/>
        <w:rPr>
          <w:rFonts w:ascii="Arial" w:hAnsi="Arial" w:cs="Arial"/>
          <w:b/>
          <w:sz w:val="28"/>
          <w:szCs w:val="28"/>
        </w:rPr>
      </w:pPr>
      <w:bookmarkStart w:id="58" w:name="__RefHeading___Toc332192885"/>
      <w:bookmarkEnd w:id="58"/>
      <w:r w:rsidRPr="00C82646">
        <w:rPr>
          <w:rFonts w:ascii="Arial" w:hAnsi="Arial" w:cs="Arial"/>
          <w:b/>
          <w:sz w:val="28"/>
          <w:szCs w:val="28"/>
        </w:rPr>
        <w:t>Change Management Approach</w:t>
      </w:r>
    </w:p>
    <w:p w14:paraId="63F05443" w14:textId="77777777" w:rsidR="00C82646" w:rsidRPr="00B32550" w:rsidRDefault="00C82646" w:rsidP="00C82646">
      <w:pPr>
        <w:spacing w:line="360" w:lineRule="auto"/>
        <w:ind w:firstLine="720"/>
        <w:rPr>
          <w:rFonts w:ascii="Arial" w:hAnsi="Arial" w:cs="Arial"/>
          <w:sz w:val="24"/>
          <w:szCs w:val="24"/>
        </w:rPr>
      </w:pPr>
      <w:r w:rsidRPr="00B32550">
        <w:rPr>
          <w:rFonts w:ascii="Arial" w:hAnsi="Arial" w:cs="Arial"/>
          <w:sz w:val="24"/>
          <w:szCs w:val="24"/>
        </w:rPr>
        <w:t xml:space="preserve">The Change Management approach for the WAMS for Asset Management with Barcode Tagging function will make sure that all needed changes are defined, reviewed, and agreed upon so they can be properly implemented and communicated to all stakeholders.  This approach will also ensure that only changes within the scope of this project are approved and implemented. </w:t>
      </w:r>
    </w:p>
    <w:p w14:paraId="15DD71FF" w14:textId="77777777" w:rsidR="00C82646" w:rsidRPr="00B32550" w:rsidRDefault="00C82646" w:rsidP="00C82646">
      <w:pPr>
        <w:spacing w:line="360" w:lineRule="auto"/>
        <w:rPr>
          <w:rFonts w:ascii="Arial" w:hAnsi="Arial" w:cs="Arial"/>
          <w:sz w:val="24"/>
          <w:szCs w:val="24"/>
        </w:rPr>
      </w:pPr>
    </w:p>
    <w:p w14:paraId="6B6B0D70" w14:textId="77777777" w:rsidR="00C82646" w:rsidRPr="00B32550" w:rsidRDefault="00C82646" w:rsidP="00C82646">
      <w:pPr>
        <w:spacing w:line="360" w:lineRule="auto"/>
        <w:ind w:firstLine="720"/>
        <w:rPr>
          <w:rFonts w:ascii="Arial" w:hAnsi="Arial" w:cs="Arial"/>
          <w:sz w:val="24"/>
          <w:szCs w:val="24"/>
        </w:rPr>
      </w:pPr>
      <w:r w:rsidRPr="00B32550">
        <w:rPr>
          <w:rFonts w:ascii="Arial" w:hAnsi="Arial" w:cs="Arial"/>
          <w:sz w:val="24"/>
          <w:szCs w:val="24"/>
        </w:rPr>
        <w:t>The Change Management approach is not to be confused with the Change Management Process which will be detailed later in this plan.  The Change Management approach consists of three areas:</w:t>
      </w:r>
    </w:p>
    <w:p w14:paraId="04EF7EAC" w14:textId="77777777" w:rsidR="00C82646" w:rsidRPr="00B32550" w:rsidRDefault="00C82646" w:rsidP="00C82646">
      <w:pPr>
        <w:numPr>
          <w:ilvl w:val="0"/>
          <w:numId w:val="41"/>
        </w:numPr>
        <w:suppressAutoHyphens/>
        <w:spacing w:after="0" w:line="360" w:lineRule="auto"/>
        <w:rPr>
          <w:rFonts w:ascii="Arial" w:hAnsi="Arial" w:cs="Arial"/>
          <w:sz w:val="24"/>
          <w:szCs w:val="24"/>
        </w:rPr>
      </w:pPr>
      <w:r w:rsidRPr="00B32550">
        <w:rPr>
          <w:rFonts w:ascii="Arial" w:hAnsi="Arial" w:cs="Arial"/>
          <w:sz w:val="24"/>
          <w:szCs w:val="24"/>
        </w:rPr>
        <w:t>Make sure that the changes comply with the scope of the project</w:t>
      </w:r>
    </w:p>
    <w:p w14:paraId="72DB3F0F" w14:textId="77777777" w:rsidR="00C82646" w:rsidRPr="00B32550" w:rsidRDefault="00C82646" w:rsidP="00C82646">
      <w:pPr>
        <w:numPr>
          <w:ilvl w:val="0"/>
          <w:numId w:val="41"/>
        </w:numPr>
        <w:suppressAutoHyphens/>
        <w:spacing w:after="0" w:line="360" w:lineRule="auto"/>
        <w:rPr>
          <w:rFonts w:ascii="Arial" w:hAnsi="Arial" w:cs="Arial"/>
          <w:sz w:val="24"/>
          <w:szCs w:val="24"/>
        </w:rPr>
      </w:pPr>
      <w:r w:rsidRPr="00B32550">
        <w:rPr>
          <w:rFonts w:ascii="Arial" w:hAnsi="Arial" w:cs="Arial"/>
          <w:sz w:val="24"/>
          <w:szCs w:val="24"/>
        </w:rPr>
        <w:t>Determine how the change will be implemented</w:t>
      </w:r>
    </w:p>
    <w:p w14:paraId="600F1397" w14:textId="77777777" w:rsidR="00C82646" w:rsidRPr="00B32550" w:rsidRDefault="00C82646" w:rsidP="00C82646">
      <w:pPr>
        <w:numPr>
          <w:ilvl w:val="0"/>
          <w:numId w:val="41"/>
        </w:numPr>
        <w:suppressAutoHyphens/>
        <w:spacing w:after="0" w:line="360" w:lineRule="auto"/>
        <w:rPr>
          <w:rFonts w:ascii="Arial" w:hAnsi="Arial" w:cs="Arial"/>
          <w:sz w:val="24"/>
          <w:szCs w:val="24"/>
        </w:rPr>
      </w:pPr>
      <w:r w:rsidRPr="00B32550">
        <w:rPr>
          <w:rFonts w:ascii="Arial" w:hAnsi="Arial" w:cs="Arial"/>
          <w:sz w:val="24"/>
          <w:szCs w:val="24"/>
        </w:rPr>
        <w:t>Manage the change as it is implemented</w:t>
      </w:r>
    </w:p>
    <w:p w14:paraId="3D6F6C7C" w14:textId="77777777" w:rsidR="00C82646" w:rsidRPr="00B32550" w:rsidRDefault="00C82646" w:rsidP="00C82646">
      <w:pPr>
        <w:spacing w:line="360" w:lineRule="auto"/>
        <w:rPr>
          <w:rFonts w:ascii="Arial" w:hAnsi="Arial" w:cs="Arial"/>
          <w:sz w:val="24"/>
          <w:szCs w:val="24"/>
        </w:rPr>
      </w:pPr>
    </w:p>
    <w:p w14:paraId="76A1A8B6" w14:textId="77777777" w:rsidR="00C82646" w:rsidRDefault="00C82646" w:rsidP="00C82646">
      <w:pPr>
        <w:spacing w:line="360" w:lineRule="auto"/>
        <w:rPr>
          <w:rFonts w:ascii="Arial" w:hAnsi="Arial" w:cs="Arial"/>
          <w:sz w:val="24"/>
          <w:szCs w:val="24"/>
        </w:rPr>
      </w:pPr>
    </w:p>
    <w:p w14:paraId="4CCF1F41" w14:textId="77777777" w:rsidR="00C82646" w:rsidRDefault="00C82646" w:rsidP="00C82646">
      <w:pPr>
        <w:spacing w:line="360" w:lineRule="auto"/>
        <w:rPr>
          <w:rFonts w:ascii="Arial" w:hAnsi="Arial" w:cs="Arial"/>
          <w:sz w:val="24"/>
          <w:szCs w:val="24"/>
        </w:rPr>
      </w:pPr>
    </w:p>
    <w:p w14:paraId="40EEE3F8" w14:textId="77777777" w:rsidR="00C82646" w:rsidRPr="00B32550" w:rsidRDefault="00C82646" w:rsidP="00C82646">
      <w:pPr>
        <w:spacing w:line="360" w:lineRule="auto"/>
        <w:rPr>
          <w:rFonts w:ascii="Arial" w:hAnsi="Arial" w:cs="Arial"/>
          <w:sz w:val="24"/>
          <w:szCs w:val="24"/>
        </w:rPr>
      </w:pPr>
    </w:p>
    <w:p w14:paraId="32D23BE3" w14:textId="77777777" w:rsidR="00C82646" w:rsidRPr="00C82646" w:rsidRDefault="00C82646" w:rsidP="00C82646">
      <w:pPr>
        <w:spacing w:line="360" w:lineRule="auto"/>
        <w:rPr>
          <w:rFonts w:ascii="Arial" w:hAnsi="Arial" w:cs="Arial"/>
          <w:b/>
          <w:sz w:val="28"/>
          <w:szCs w:val="28"/>
        </w:rPr>
      </w:pPr>
      <w:bookmarkStart w:id="59" w:name="__RefHeading___Toc332192886"/>
      <w:bookmarkEnd w:id="59"/>
      <w:r w:rsidRPr="00C82646">
        <w:rPr>
          <w:rFonts w:ascii="Arial" w:hAnsi="Arial" w:cs="Arial"/>
          <w:b/>
          <w:sz w:val="28"/>
          <w:szCs w:val="28"/>
        </w:rPr>
        <w:t>Definitions of Change*</w:t>
      </w:r>
    </w:p>
    <w:p w14:paraId="124DB407" w14:textId="77777777" w:rsidR="00C82646" w:rsidRPr="00B32550" w:rsidRDefault="00C82646" w:rsidP="00C82646">
      <w:pPr>
        <w:spacing w:line="360" w:lineRule="auto"/>
        <w:ind w:firstLine="360"/>
        <w:rPr>
          <w:rFonts w:ascii="Arial" w:hAnsi="Arial" w:cs="Arial"/>
          <w:sz w:val="24"/>
          <w:szCs w:val="24"/>
        </w:rPr>
      </w:pPr>
      <w:r w:rsidRPr="00B32550">
        <w:rPr>
          <w:rFonts w:ascii="Arial" w:hAnsi="Arial" w:cs="Arial"/>
          <w:sz w:val="24"/>
          <w:szCs w:val="24"/>
        </w:rPr>
        <w:t>There are several types of changes which may be requested and considered for the WAMS for Asset Management with Barcode Tagging System Project.  Depending on the what the advisor and specially what the client want to proposed in the changes of the system, changes project documentation and the communication of these changes will be required to include any approved changes into the project plan and ensure all stakeholders are notified.  Types of changes include:</w:t>
      </w:r>
    </w:p>
    <w:p w14:paraId="03869914" w14:textId="77777777" w:rsidR="00C82646" w:rsidRPr="00B32550" w:rsidRDefault="00C82646" w:rsidP="00C82646">
      <w:pPr>
        <w:spacing w:line="360" w:lineRule="auto"/>
        <w:rPr>
          <w:rFonts w:ascii="Arial" w:hAnsi="Arial" w:cs="Arial"/>
          <w:sz w:val="24"/>
          <w:szCs w:val="24"/>
        </w:rPr>
      </w:pPr>
    </w:p>
    <w:p w14:paraId="5DAB3B4D" w14:textId="77777777" w:rsidR="00C82646" w:rsidRPr="00B32550" w:rsidRDefault="00C82646" w:rsidP="00C82646">
      <w:pPr>
        <w:numPr>
          <w:ilvl w:val="0"/>
          <w:numId w:val="42"/>
        </w:numPr>
        <w:suppressAutoHyphens/>
        <w:spacing w:after="0" w:line="360" w:lineRule="auto"/>
        <w:rPr>
          <w:rFonts w:ascii="Arial" w:hAnsi="Arial" w:cs="Arial"/>
          <w:sz w:val="24"/>
          <w:szCs w:val="24"/>
        </w:rPr>
      </w:pPr>
      <w:r w:rsidRPr="00B32550">
        <w:rPr>
          <w:rFonts w:ascii="Arial" w:hAnsi="Arial" w:cs="Arial"/>
          <w:sz w:val="24"/>
          <w:szCs w:val="24"/>
        </w:rPr>
        <w:t>Scheduling Changes: changes which will impact the approved project schedule.  These changes may require fast tracking, crashing, or re-base lining the schedule depending on the significance of the impact.</w:t>
      </w:r>
    </w:p>
    <w:p w14:paraId="0D0EEB2B" w14:textId="77777777" w:rsidR="00C82646" w:rsidRPr="00B32550" w:rsidRDefault="00C82646" w:rsidP="00C82646">
      <w:pPr>
        <w:numPr>
          <w:ilvl w:val="0"/>
          <w:numId w:val="42"/>
        </w:numPr>
        <w:suppressAutoHyphens/>
        <w:spacing w:after="0" w:line="360" w:lineRule="auto"/>
        <w:rPr>
          <w:rFonts w:ascii="Arial" w:hAnsi="Arial" w:cs="Arial"/>
          <w:sz w:val="24"/>
          <w:szCs w:val="24"/>
        </w:rPr>
      </w:pPr>
      <w:r w:rsidRPr="00B32550">
        <w:rPr>
          <w:rFonts w:ascii="Arial" w:hAnsi="Arial" w:cs="Arial"/>
          <w:sz w:val="24"/>
          <w:szCs w:val="24"/>
        </w:rPr>
        <w:t>Budget Changes: changes which will impact the approved project budget.  These changes may require requesting additional funding, releasing funding which would no longer be required.  May require changes to the cost baseline. These changes will affect the budget</w:t>
      </w:r>
    </w:p>
    <w:p w14:paraId="5563D2AF" w14:textId="7D036097" w:rsidR="00C82646" w:rsidRDefault="00C82646" w:rsidP="00C82646">
      <w:pPr>
        <w:numPr>
          <w:ilvl w:val="0"/>
          <w:numId w:val="42"/>
        </w:numPr>
        <w:suppressAutoHyphens/>
        <w:spacing w:after="0" w:line="360" w:lineRule="auto"/>
        <w:rPr>
          <w:rFonts w:ascii="Arial" w:hAnsi="Arial" w:cs="Arial"/>
          <w:sz w:val="24"/>
          <w:szCs w:val="24"/>
        </w:rPr>
      </w:pPr>
      <w:r w:rsidRPr="00B32550">
        <w:rPr>
          <w:rFonts w:ascii="Arial" w:hAnsi="Arial" w:cs="Arial"/>
          <w:sz w:val="24"/>
          <w:szCs w:val="24"/>
        </w:rPr>
        <w:t>Scope Changes: changes which are necessary and impact the project’s scope which may be the result of unforeseen requirements which were not initially planned for.  These changes may also impact budget and schedule.  These changes may require revision to WBS, project scope statement, and other project documentation as necessary.</w:t>
      </w:r>
    </w:p>
    <w:p w14:paraId="059D7A9E" w14:textId="77777777" w:rsidR="00C82646" w:rsidRDefault="00C82646" w:rsidP="00C82646">
      <w:pPr>
        <w:suppressAutoHyphens/>
        <w:spacing w:after="0" w:line="240" w:lineRule="auto"/>
        <w:rPr>
          <w:rFonts w:ascii="Arial" w:hAnsi="Arial" w:cs="Arial"/>
          <w:sz w:val="24"/>
          <w:szCs w:val="24"/>
        </w:rPr>
      </w:pPr>
    </w:p>
    <w:p w14:paraId="0575B952" w14:textId="77777777" w:rsidR="00C82646" w:rsidRDefault="00C82646" w:rsidP="00C82646">
      <w:pPr>
        <w:suppressAutoHyphens/>
        <w:spacing w:after="0" w:line="240" w:lineRule="auto"/>
        <w:rPr>
          <w:rFonts w:ascii="Arial" w:hAnsi="Arial" w:cs="Arial"/>
          <w:sz w:val="24"/>
          <w:szCs w:val="24"/>
        </w:rPr>
      </w:pPr>
    </w:p>
    <w:p w14:paraId="3ADAD480" w14:textId="77777777" w:rsidR="00C82646" w:rsidRPr="00C82646" w:rsidRDefault="00C82646" w:rsidP="00C82646">
      <w:pPr>
        <w:spacing w:line="360" w:lineRule="auto"/>
        <w:ind w:firstLine="720"/>
        <w:rPr>
          <w:rFonts w:ascii="Arial" w:hAnsi="Arial" w:cs="Arial"/>
          <w:sz w:val="24"/>
          <w:szCs w:val="24"/>
        </w:rPr>
      </w:pPr>
      <w:r w:rsidRPr="00C82646">
        <w:rPr>
          <w:rFonts w:ascii="Arial" w:hAnsi="Arial" w:cs="Arial"/>
          <w:sz w:val="24"/>
          <w:szCs w:val="24"/>
        </w:rPr>
        <w:t xml:space="preserve">The project manager must ensure that any approved changes are communicated to the project stakeholders.  Additionally, as changes are approved, the project manager must ensure that the changes are captured in the project documentation where necessary.  These document updates must then be communicated to the project team and stakeholders as well.  </w:t>
      </w:r>
    </w:p>
    <w:p w14:paraId="7817072A" w14:textId="77777777" w:rsidR="00C82646" w:rsidRDefault="00C82646" w:rsidP="00C82646">
      <w:pPr>
        <w:rPr>
          <w:sz w:val="24"/>
        </w:rPr>
      </w:pPr>
    </w:p>
    <w:p w14:paraId="3C7C9384" w14:textId="77777777" w:rsidR="00C82646" w:rsidRDefault="00C82646" w:rsidP="00C82646">
      <w:pPr>
        <w:rPr>
          <w:sz w:val="24"/>
        </w:rPr>
      </w:pPr>
    </w:p>
    <w:p w14:paraId="1233F145" w14:textId="77777777" w:rsidR="00C82646" w:rsidRDefault="00C82646" w:rsidP="00C82646">
      <w:pPr>
        <w:rPr>
          <w:sz w:val="24"/>
        </w:rPr>
      </w:pPr>
    </w:p>
    <w:p w14:paraId="52F7EDCD" w14:textId="6DBB8E06" w:rsidR="00C82646" w:rsidRPr="00C82646" w:rsidRDefault="00C82646" w:rsidP="00C82646">
      <w:pPr>
        <w:spacing w:line="360" w:lineRule="auto"/>
        <w:rPr>
          <w:rFonts w:ascii="Arial" w:hAnsi="Arial" w:cs="Arial"/>
          <w:b/>
          <w:sz w:val="28"/>
          <w:szCs w:val="28"/>
        </w:rPr>
      </w:pPr>
      <w:bookmarkStart w:id="60" w:name="__RefHeading___Toc332192887"/>
      <w:bookmarkEnd w:id="60"/>
      <w:r w:rsidRPr="00C82646">
        <w:rPr>
          <w:rFonts w:ascii="Arial" w:hAnsi="Arial" w:cs="Arial"/>
          <w:b/>
          <w:sz w:val="28"/>
          <w:szCs w:val="28"/>
        </w:rPr>
        <w:t>Change Control Board</w:t>
      </w:r>
    </w:p>
    <w:p w14:paraId="0C6AB32F" w14:textId="4F447197" w:rsidR="00C82646" w:rsidRPr="00C82646" w:rsidRDefault="00C82646" w:rsidP="00C82646">
      <w:pPr>
        <w:spacing w:line="360" w:lineRule="auto"/>
        <w:ind w:firstLine="720"/>
        <w:rPr>
          <w:rFonts w:ascii="Arial" w:hAnsi="Arial" w:cs="Arial"/>
          <w:sz w:val="24"/>
          <w:szCs w:val="24"/>
        </w:rPr>
      </w:pPr>
      <w:r w:rsidRPr="00C82646">
        <w:rPr>
          <w:rFonts w:ascii="Arial" w:hAnsi="Arial" w:cs="Arial"/>
          <w:sz w:val="24"/>
          <w:szCs w:val="24"/>
        </w:rPr>
        <w:t>The Change Control Board, or CCB), is the authority that approves for all the r</w:t>
      </w:r>
      <w:r>
        <w:rPr>
          <w:rFonts w:ascii="Arial" w:hAnsi="Arial" w:cs="Arial"/>
          <w:sz w:val="24"/>
          <w:szCs w:val="24"/>
        </w:rPr>
        <w:t>e</w:t>
      </w:r>
      <w:r w:rsidRPr="00C82646">
        <w:rPr>
          <w:rFonts w:ascii="Arial" w:hAnsi="Arial" w:cs="Arial"/>
          <w:sz w:val="24"/>
          <w:szCs w:val="24"/>
        </w:rPr>
        <w:t>quests for change pertaining to the WAMS. The reason why this CCB was made is for the review of all change requests, determine their impacts on the project risk, scope, cost, and schedule, and to approve or deny each change request. The following shows a list of the CCB members for the WAMS:</w:t>
      </w:r>
    </w:p>
    <w:p w14:paraId="7468C027" w14:textId="77777777" w:rsidR="00C82646" w:rsidRDefault="00C82646" w:rsidP="00C82646">
      <w:pPr>
        <w:rPr>
          <w:sz w:val="24"/>
        </w:rPr>
      </w:pPr>
    </w:p>
    <w:tbl>
      <w:tblPr>
        <w:tblW w:w="0" w:type="auto"/>
        <w:tblInd w:w="-5" w:type="dxa"/>
        <w:tblLayout w:type="fixed"/>
        <w:tblLook w:val="0000" w:firstRow="0" w:lastRow="0" w:firstColumn="0" w:lastColumn="0" w:noHBand="0" w:noVBand="0"/>
      </w:tblPr>
      <w:tblGrid>
        <w:gridCol w:w="3192"/>
        <w:gridCol w:w="3192"/>
        <w:gridCol w:w="3202"/>
      </w:tblGrid>
      <w:tr w:rsidR="00C82646" w14:paraId="00CC72E6" w14:textId="77777777" w:rsidTr="00C82646">
        <w:tc>
          <w:tcPr>
            <w:tcW w:w="3192" w:type="dxa"/>
            <w:tcBorders>
              <w:top w:val="single" w:sz="4" w:space="0" w:color="000000"/>
              <w:left w:val="single" w:sz="4" w:space="0" w:color="000000"/>
              <w:bottom w:val="single" w:sz="4" w:space="0" w:color="000000"/>
            </w:tcBorders>
            <w:shd w:val="clear" w:color="auto" w:fill="C0C0C0"/>
          </w:tcPr>
          <w:p w14:paraId="71A08D34" w14:textId="77777777" w:rsidR="00C82646" w:rsidRDefault="00C82646" w:rsidP="00C82646">
            <w:r>
              <w:rPr>
                <w:b/>
                <w:sz w:val="24"/>
              </w:rPr>
              <w:t>Name</w:t>
            </w:r>
          </w:p>
        </w:tc>
        <w:tc>
          <w:tcPr>
            <w:tcW w:w="3192" w:type="dxa"/>
            <w:tcBorders>
              <w:top w:val="single" w:sz="4" w:space="0" w:color="000000"/>
              <w:left w:val="single" w:sz="4" w:space="0" w:color="000000"/>
              <w:bottom w:val="single" w:sz="4" w:space="0" w:color="000000"/>
            </w:tcBorders>
            <w:shd w:val="clear" w:color="auto" w:fill="C0C0C0"/>
          </w:tcPr>
          <w:p w14:paraId="3755F99B" w14:textId="77777777" w:rsidR="00C82646" w:rsidRDefault="00C82646" w:rsidP="00C82646">
            <w:r>
              <w:rPr>
                <w:b/>
                <w:sz w:val="24"/>
              </w:rPr>
              <w:t>Position</w:t>
            </w:r>
          </w:p>
        </w:tc>
        <w:tc>
          <w:tcPr>
            <w:tcW w:w="3202" w:type="dxa"/>
            <w:tcBorders>
              <w:top w:val="single" w:sz="4" w:space="0" w:color="000000"/>
              <w:left w:val="single" w:sz="4" w:space="0" w:color="000000"/>
              <w:bottom w:val="single" w:sz="4" w:space="0" w:color="000000"/>
              <w:right w:val="single" w:sz="4" w:space="0" w:color="000000"/>
            </w:tcBorders>
            <w:shd w:val="clear" w:color="auto" w:fill="C0C0C0"/>
          </w:tcPr>
          <w:p w14:paraId="78557091" w14:textId="77777777" w:rsidR="00C82646" w:rsidRDefault="00C82646" w:rsidP="00C82646">
            <w:r>
              <w:rPr>
                <w:b/>
                <w:sz w:val="24"/>
              </w:rPr>
              <w:t>CCB Role</w:t>
            </w:r>
          </w:p>
        </w:tc>
      </w:tr>
      <w:tr w:rsidR="00C82646" w14:paraId="3862887E" w14:textId="77777777" w:rsidTr="00C82646">
        <w:tc>
          <w:tcPr>
            <w:tcW w:w="3192" w:type="dxa"/>
            <w:tcBorders>
              <w:top w:val="single" w:sz="4" w:space="0" w:color="000000"/>
              <w:left w:val="single" w:sz="4" w:space="0" w:color="000000"/>
              <w:bottom w:val="single" w:sz="4" w:space="0" w:color="000000"/>
            </w:tcBorders>
            <w:shd w:val="clear" w:color="auto" w:fill="auto"/>
          </w:tcPr>
          <w:p w14:paraId="3E609DB9" w14:textId="77777777" w:rsidR="00C82646" w:rsidRPr="00C82646" w:rsidRDefault="00C82646" w:rsidP="00C82646">
            <w:pPr>
              <w:rPr>
                <w:rFonts w:ascii="Arial" w:hAnsi="Arial" w:cs="Arial"/>
              </w:rPr>
            </w:pPr>
            <w:r w:rsidRPr="00C82646">
              <w:rPr>
                <w:rFonts w:ascii="Arial" w:hAnsi="Arial" w:cs="Arial"/>
                <w:sz w:val="24"/>
              </w:rPr>
              <w:t>Al. Tobias</w:t>
            </w:r>
          </w:p>
        </w:tc>
        <w:tc>
          <w:tcPr>
            <w:tcW w:w="3192" w:type="dxa"/>
            <w:tcBorders>
              <w:top w:val="single" w:sz="4" w:space="0" w:color="000000"/>
              <w:left w:val="single" w:sz="4" w:space="0" w:color="000000"/>
              <w:bottom w:val="single" w:sz="4" w:space="0" w:color="000000"/>
            </w:tcBorders>
            <w:shd w:val="clear" w:color="auto" w:fill="auto"/>
          </w:tcPr>
          <w:p w14:paraId="1B8F9694" w14:textId="77777777" w:rsidR="00C82646" w:rsidRPr="00C82646" w:rsidRDefault="00C82646" w:rsidP="00C82646">
            <w:pPr>
              <w:rPr>
                <w:rFonts w:ascii="Arial" w:hAnsi="Arial" w:cs="Arial"/>
              </w:rPr>
            </w:pPr>
            <w:r w:rsidRPr="00C82646">
              <w:rPr>
                <w:rFonts w:ascii="Arial" w:hAnsi="Arial" w:cs="Arial"/>
                <w:sz w:val="24"/>
              </w:rPr>
              <w:t>WAMS Project Sponsor</w:t>
            </w:r>
          </w:p>
        </w:tc>
        <w:tc>
          <w:tcPr>
            <w:tcW w:w="3202" w:type="dxa"/>
            <w:tcBorders>
              <w:top w:val="single" w:sz="4" w:space="0" w:color="000000"/>
              <w:left w:val="single" w:sz="4" w:space="0" w:color="000000"/>
              <w:bottom w:val="single" w:sz="4" w:space="0" w:color="000000"/>
              <w:right w:val="single" w:sz="4" w:space="0" w:color="000000"/>
            </w:tcBorders>
            <w:shd w:val="clear" w:color="auto" w:fill="auto"/>
          </w:tcPr>
          <w:p w14:paraId="6E907EEF" w14:textId="77777777" w:rsidR="00C82646" w:rsidRPr="00C82646" w:rsidRDefault="00C82646" w:rsidP="00C82646">
            <w:pPr>
              <w:rPr>
                <w:rFonts w:ascii="Arial" w:hAnsi="Arial" w:cs="Arial"/>
              </w:rPr>
            </w:pPr>
            <w:r w:rsidRPr="00C82646">
              <w:rPr>
                <w:rFonts w:ascii="Arial" w:hAnsi="Arial" w:cs="Arial"/>
                <w:sz w:val="24"/>
              </w:rPr>
              <w:t>CCB Chair</w:t>
            </w:r>
          </w:p>
        </w:tc>
      </w:tr>
      <w:tr w:rsidR="00C82646" w14:paraId="5D5E8707" w14:textId="77777777" w:rsidTr="00C82646">
        <w:tc>
          <w:tcPr>
            <w:tcW w:w="3192" w:type="dxa"/>
            <w:tcBorders>
              <w:left w:val="single" w:sz="4" w:space="0" w:color="000000"/>
              <w:bottom w:val="single" w:sz="4" w:space="0" w:color="000000"/>
            </w:tcBorders>
            <w:shd w:val="clear" w:color="auto" w:fill="auto"/>
          </w:tcPr>
          <w:p w14:paraId="371B1261" w14:textId="77777777" w:rsidR="00C82646" w:rsidRPr="00C82646" w:rsidRDefault="00C82646" w:rsidP="00C82646">
            <w:pPr>
              <w:rPr>
                <w:rFonts w:ascii="Arial" w:hAnsi="Arial" w:cs="Arial"/>
              </w:rPr>
            </w:pPr>
            <w:r w:rsidRPr="00C82646">
              <w:rPr>
                <w:rFonts w:ascii="Arial" w:hAnsi="Arial" w:cs="Arial"/>
                <w:sz w:val="24"/>
              </w:rPr>
              <w:t>M.J. Mayor</w:t>
            </w:r>
          </w:p>
        </w:tc>
        <w:tc>
          <w:tcPr>
            <w:tcW w:w="3192" w:type="dxa"/>
            <w:tcBorders>
              <w:left w:val="single" w:sz="4" w:space="0" w:color="000000"/>
              <w:bottom w:val="single" w:sz="4" w:space="0" w:color="000000"/>
            </w:tcBorders>
            <w:shd w:val="clear" w:color="auto" w:fill="auto"/>
          </w:tcPr>
          <w:p w14:paraId="249CED74" w14:textId="77777777" w:rsidR="00C82646" w:rsidRPr="00C82646" w:rsidRDefault="00C82646" w:rsidP="00C82646">
            <w:pPr>
              <w:rPr>
                <w:rFonts w:ascii="Arial" w:hAnsi="Arial" w:cs="Arial"/>
              </w:rPr>
            </w:pPr>
            <w:r w:rsidRPr="00C82646">
              <w:rPr>
                <w:rFonts w:ascii="Arial" w:hAnsi="Arial" w:cs="Arial"/>
                <w:sz w:val="24"/>
              </w:rPr>
              <w:t>WAMS Project Manager</w:t>
            </w:r>
          </w:p>
        </w:tc>
        <w:tc>
          <w:tcPr>
            <w:tcW w:w="3202" w:type="dxa"/>
            <w:tcBorders>
              <w:left w:val="single" w:sz="4" w:space="0" w:color="000000"/>
              <w:bottom w:val="single" w:sz="4" w:space="0" w:color="000000"/>
              <w:right w:val="single" w:sz="4" w:space="0" w:color="000000"/>
            </w:tcBorders>
            <w:shd w:val="clear" w:color="auto" w:fill="auto"/>
          </w:tcPr>
          <w:p w14:paraId="334E494B" w14:textId="77777777" w:rsidR="00C82646" w:rsidRPr="00C82646" w:rsidRDefault="00C82646" w:rsidP="00C82646">
            <w:pPr>
              <w:rPr>
                <w:rFonts w:ascii="Arial" w:hAnsi="Arial" w:cs="Arial"/>
              </w:rPr>
            </w:pPr>
            <w:r w:rsidRPr="00C82646">
              <w:rPr>
                <w:rFonts w:ascii="Arial" w:hAnsi="Arial" w:cs="Arial"/>
                <w:sz w:val="24"/>
              </w:rPr>
              <w:t>CCB Member</w:t>
            </w:r>
          </w:p>
        </w:tc>
      </w:tr>
      <w:tr w:rsidR="00C82646" w14:paraId="42922FF9" w14:textId="77777777" w:rsidTr="00C82646">
        <w:tc>
          <w:tcPr>
            <w:tcW w:w="3192" w:type="dxa"/>
            <w:tcBorders>
              <w:top w:val="single" w:sz="4" w:space="0" w:color="000000"/>
              <w:left w:val="single" w:sz="4" w:space="0" w:color="000000"/>
              <w:bottom w:val="single" w:sz="4" w:space="0" w:color="000000"/>
            </w:tcBorders>
            <w:shd w:val="clear" w:color="auto" w:fill="auto"/>
          </w:tcPr>
          <w:p w14:paraId="0E6F0E02" w14:textId="77777777" w:rsidR="00C82646" w:rsidRPr="00C82646" w:rsidRDefault="00C82646" w:rsidP="00C82646">
            <w:pPr>
              <w:rPr>
                <w:rFonts w:ascii="Arial" w:hAnsi="Arial" w:cs="Arial"/>
              </w:rPr>
            </w:pPr>
            <w:r w:rsidRPr="00C82646">
              <w:rPr>
                <w:rFonts w:ascii="Arial" w:hAnsi="Arial" w:cs="Arial"/>
                <w:sz w:val="24"/>
              </w:rPr>
              <w:t>J. De Guzman</w:t>
            </w:r>
          </w:p>
        </w:tc>
        <w:tc>
          <w:tcPr>
            <w:tcW w:w="3192" w:type="dxa"/>
            <w:tcBorders>
              <w:top w:val="single" w:sz="4" w:space="0" w:color="000000"/>
              <w:left w:val="single" w:sz="4" w:space="0" w:color="000000"/>
              <w:bottom w:val="single" w:sz="4" w:space="0" w:color="000000"/>
            </w:tcBorders>
            <w:shd w:val="clear" w:color="auto" w:fill="auto"/>
          </w:tcPr>
          <w:p w14:paraId="55791CDF" w14:textId="77777777" w:rsidR="00C82646" w:rsidRPr="00C82646" w:rsidRDefault="00C82646" w:rsidP="00C82646">
            <w:pPr>
              <w:rPr>
                <w:rFonts w:ascii="Arial" w:hAnsi="Arial" w:cs="Arial"/>
              </w:rPr>
            </w:pPr>
            <w:r w:rsidRPr="00C82646">
              <w:rPr>
                <w:rFonts w:ascii="Arial" w:hAnsi="Arial" w:cs="Arial"/>
                <w:sz w:val="24"/>
              </w:rPr>
              <w:t>WAMS Project Analyst</w:t>
            </w:r>
          </w:p>
        </w:tc>
        <w:tc>
          <w:tcPr>
            <w:tcW w:w="3202" w:type="dxa"/>
            <w:tcBorders>
              <w:top w:val="single" w:sz="4" w:space="0" w:color="000000"/>
              <w:left w:val="single" w:sz="4" w:space="0" w:color="000000"/>
              <w:bottom w:val="single" w:sz="4" w:space="0" w:color="000000"/>
              <w:right w:val="single" w:sz="4" w:space="0" w:color="000000"/>
            </w:tcBorders>
            <w:shd w:val="clear" w:color="auto" w:fill="auto"/>
          </w:tcPr>
          <w:p w14:paraId="22556F0E" w14:textId="77777777" w:rsidR="00C82646" w:rsidRPr="00C82646" w:rsidRDefault="00C82646" w:rsidP="00C82646">
            <w:pPr>
              <w:rPr>
                <w:rFonts w:ascii="Arial" w:hAnsi="Arial" w:cs="Arial"/>
              </w:rPr>
            </w:pPr>
            <w:r w:rsidRPr="00C82646">
              <w:rPr>
                <w:rFonts w:ascii="Arial" w:hAnsi="Arial" w:cs="Arial"/>
                <w:sz w:val="24"/>
              </w:rPr>
              <w:t>CCB Member</w:t>
            </w:r>
          </w:p>
        </w:tc>
      </w:tr>
      <w:tr w:rsidR="00C82646" w14:paraId="29EB4112" w14:textId="77777777" w:rsidTr="00C82646">
        <w:tc>
          <w:tcPr>
            <w:tcW w:w="3192" w:type="dxa"/>
            <w:tcBorders>
              <w:top w:val="single" w:sz="4" w:space="0" w:color="000000"/>
              <w:left w:val="single" w:sz="4" w:space="0" w:color="000000"/>
              <w:bottom w:val="single" w:sz="4" w:space="0" w:color="000000"/>
            </w:tcBorders>
            <w:shd w:val="clear" w:color="auto" w:fill="auto"/>
          </w:tcPr>
          <w:p w14:paraId="7D472CA9" w14:textId="77777777" w:rsidR="00C82646" w:rsidRPr="00C82646" w:rsidRDefault="00C82646" w:rsidP="00C82646">
            <w:pPr>
              <w:rPr>
                <w:rFonts w:ascii="Arial" w:hAnsi="Arial" w:cs="Arial"/>
              </w:rPr>
            </w:pPr>
            <w:r w:rsidRPr="00C82646">
              <w:rPr>
                <w:rFonts w:ascii="Arial" w:hAnsi="Arial" w:cs="Arial"/>
                <w:sz w:val="24"/>
              </w:rPr>
              <w:t>A. Tobias</w:t>
            </w:r>
          </w:p>
        </w:tc>
        <w:tc>
          <w:tcPr>
            <w:tcW w:w="3192" w:type="dxa"/>
            <w:tcBorders>
              <w:top w:val="single" w:sz="4" w:space="0" w:color="000000"/>
              <w:left w:val="single" w:sz="4" w:space="0" w:color="000000"/>
              <w:bottom w:val="single" w:sz="4" w:space="0" w:color="000000"/>
            </w:tcBorders>
            <w:shd w:val="clear" w:color="auto" w:fill="auto"/>
          </w:tcPr>
          <w:p w14:paraId="2E893AFE" w14:textId="77777777" w:rsidR="00C82646" w:rsidRPr="00C82646" w:rsidRDefault="00C82646" w:rsidP="00C82646">
            <w:pPr>
              <w:rPr>
                <w:rFonts w:ascii="Arial" w:hAnsi="Arial" w:cs="Arial"/>
              </w:rPr>
            </w:pPr>
            <w:r w:rsidRPr="00C82646">
              <w:rPr>
                <w:rFonts w:ascii="Arial" w:hAnsi="Arial" w:cs="Arial"/>
                <w:sz w:val="24"/>
              </w:rPr>
              <w:t>WAMS Project Developer</w:t>
            </w:r>
          </w:p>
        </w:tc>
        <w:tc>
          <w:tcPr>
            <w:tcW w:w="3202" w:type="dxa"/>
            <w:tcBorders>
              <w:top w:val="single" w:sz="4" w:space="0" w:color="000000"/>
              <w:left w:val="single" w:sz="4" w:space="0" w:color="000000"/>
              <w:bottom w:val="single" w:sz="4" w:space="0" w:color="000000"/>
              <w:right w:val="single" w:sz="4" w:space="0" w:color="000000"/>
            </w:tcBorders>
            <w:shd w:val="clear" w:color="auto" w:fill="auto"/>
          </w:tcPr>
          <w:p w14:paraId="61A8F5D1" w14:textId="77777777" w:rsidR="00C82646" w:rsidRPr="00C82646" w:rsidRDefault="00C82646" w:rsidP="00C82646">
            <w:pPr>
              <w:rPr>
                <w:rFonts w:ascii="Arial" w:hAnsi="Arial" w:cs="Arial"/>
              </w:rPr>
            </w:pPr>
            <w:r w:rsidRPr="00C82646">
              <w:rPr>
                <w:rFonts w:ascii="Arial" w:hAnsi="Arial" w:cs="Arial"/>
                <w:sz w:val="24"/>
              </w:rPr>
              <w:t>CCB Co-Chair</w:t>
            </w:r>
          </w:p>
        </w:tc>
      </w:tr>
    </w:tbl>
    <w:p w14:paraId="76132260" w14:textId="77777777" w:rsidR="00C82646" w:rsidRDefault="00C82646" w:rsidP="00C82646">
      <w:pPr>
        <w:rPr>
          <w:sz w:val="24"/>
        </w:rPr>
      </w:pPr>
    </w:p>
    <w:p w14:paraId="366D2A41" w14:textId="6CD921DD" w:rsidR="00C82646" w:rsidRPr="00C82646" w:rsidRDefault="00C82646" w:rsidP="00C82646">
      <w:pPr>
        <w:rPr>
          <w:rFonts w:ascii="Arial" w:hAnsi="Arial" w:cs="Arial"/>
          <w:b/>
          <w:sz w:val="28"/>
          <w:szCs w:val="28"/>
        </w:rPr>
      </w:pPr>
      <w:bookmarkStart w:id="61" w:name="__RefHeading___Toc332192888"/>
      <w:bookmarkEnd w:id="61"/>
      <w:r w:rsidRPr="00C82646">
        <w:rPr>
          <w:rFonts w:ascii="Arial" w:hAnsi="Arial" w:cs="Arial"/>
          <w:b/>
          <w:sz w:val="28"/>
          <w:szCs w:val="28"/>
        </w:rPr>
        <w:t>Roles and Responsibilities</w:t>
      </w:r>
    </w:p>
    <w:p w14:paraId="7530376C" w14:textId="60F5109F" w:rsidR="00C82646" w:rsidRDefault="00C82646" w:rsidP="00C82646">
      <w:pPr>
        <w:ind w:firstLine="720"/>
        <w:rPr>
          <w:rFonts w:ascii="Arial" w:hAnsi="Arial" w:cs="Arial"/>
          <w:sz w:val="24"/>
        </w:rPr>
      </w:pPr>
      <w:r w:rsidRPr="00C82646">
        <w:rPr>
          <w:rFonts w:ascii="Arial" w:hAnsi="Arial" w:cs="Arial"/>
          <w:sz w:val="24"/>
        </w:rPr>
        <w:t>The following are the roles and responsibilities for all change management efforts related to the WAMS:</w:t>
      </w:r>
    </w:p>
    <w:p w14:paraId="17B011D9" w14:textId="77777777" w:rsidR="0092668A" w:rsidRPr="00C82646" w:rsidRDefault="0092668A" w:rsidP="00C82646">
      <w:pPr>
        <w:ind w:firstLine="720"/>
        <w:rPr>
          <w:rFonts w:ascii="Arial" w:hAnsi="Arial" w:cs="Arial"/>
        </w:rPr>
      </w:pPr>
    </w:p>
    <w:p w14:paraId="55CB2F4E" w14:textId="77777777" w:rsidR="00C82646" w:rsidRPr="0092668A" w:rsidRDefault="00C82646" w:rsidP="00C82646">
      <w:pPr>
        <w:spacing w:line="360" w:lineRule="auto"/>
        <w:rPr>
          <w:rFonts w:ascii="Arial" w:hAnsi="Arial" w:cs="Arial"/>
          <w:b/>
        </w:rPr>
      </w:pPr>
      <w:r w:rsidRPr="0092668A">
        <w:rPr>
          <w:rFonts w:ascii="Arial" w:hAnsi="Arial" w:cs="Arial"/>
          <w:b/>
          <w:sz w:val="24"/>
        </w:rPr>
        <w:t xml:space="preserve">Project Sponsor: </w:t>
      </w:r>
    </w:p>
    <w:p w14:paraId="6EE2B3F3" w14:textId="77777777" w:rsidR="00C82646" w:rsidRPr="00C82646" w:rsidRDefault="00C82646" w:rsidP="00C82646">
      <w:pPr>
        <w:numPr>
          <w:ilvl w:val="0"/>
          <w:numId w:val="45"/>
        </w:numPr>
        <w:suppressAutoHyphens/>
        <w:spacing w:after="0" w:line="360" w:lineRule="auto"/>
        <w:rPr>
          <w:rFonts w:ascii="Arial" w:hAnsi="Arial" w:cs="Arial"/>
        </w:rPr>
      </w:pPr>
      <w:r w:rsidRPr="00C82646">
        <w:rPr>
          <w:rFonts w:ascii="Arial" w:hAnsi="Arial" w:cs="Arial"/>
          <w:sz w:val="24"/>
        </w:rPr>
        <w:t xml:space="preserve">Approves all requested changes </w:t>
      </w:r>
    </w:p>
    <w:p w14:paraId="0A1E71B5" w14:textId="77777777" w:rsidR="00C82646" w:rsidRPr="00C82646" w:rsidRDefault="00C82646" w:rsidP="00C82646">
      <w:pPr>
        <w:numPr>
          <w:ilvl w:val="0"/>
          <w:numId w:val="45"/>
        </w:numPr>
        <w:suppressAutoHyphens/>
        <w:spacing w:after="0" w:line="360" w:lineRule="auto"/>
        <w:rPr>
          <w:rFonts w:ascii="Arial" w:hAnsi="Arial" w:cs="Arial"/>
        </w:rPr>
      </w:pPr>
      <w:r w:rsidRPr="00C82646">
        <w:rPr>
          <w:rFonts w:ascii="Arial" w:hAnsi="Arial" w:cs="Arial"/>
          <w:sz w:val="24"/>
        </w:rPr>
        <w:t>Approve any change to the project scope</w:t>
      </w:r>
    </w:p>
    <w:p w14:paraId="4CFCED1E" w14:textId="77777777" w:rsidR="00C82646" w:rsidRPr="00C82646" w:rsidRDefault="00C82646" w:rsidP="00C82646">
      <w:pPr>
        <w:numPr>
          <w:ilvl w:val="0"/>
          <w:numId w:val="45"/>
        </w:numPr>
        <w:suppressAutoHyphens/>
        <w:spacing w:after="0" w:line="360" w:lineRule="auto"/>
        <w:rPr>
          <w:rFonts w:ascii="Arial" w:hAnsi="Arial" w:cs="Arial"/>
        </w:rPr>
      </w:pPr>
      <w:r w:rsidRPr="00C82646">
        <w:rPr>
          <w:rFonts w:ascii="Arial" w:hAnsi="Arial" w:cs="Arial"/>
          <w:sz w:val="24"/>
        </w:rPr>
        <w:t>Chairs the CCB</w:t>
      </w:r>
    </w:p>
    <w:p w14:paraId="1E2172DD" w14:textId="77777777" w:rsidR="00C82646" w:rsidRPr="00C82646" w:rsidRDefault="00C82646" w:rsidP="00C82646">
      <w:pPr>
        <w:spacing w:line="360" w:lineRule="auto"/>
        <w:rPr>
          <w:rFonts w:ascii="Arial" w:hAnsi="Arial" w:cs="Arial"/>
          <w:sz w:val="24"/>
        </w:rPr>
      </w:pPr>
    </w:p>
    <w:p w14:paraId="04404F65" w14:textId="77777777" w:rsidR="00C82646" w:rsidRPr="0092668A" w:rsidRDefault="00C82646" w:rsidP="00C82646">
      <w:pPr>
        <w:spacing w:line="360" w:lineRule="auto"/>
        <w:rPr>
          <w:rFonts w:ascii="Arial" w:hAnsi="Arial" w:cs="Arial"/>
          <w:b/>
        </w:rPr>
      </w:pPr>
      <w:r w:rsidRPr="0092668A">
        <w:rPr>
          <w:rFonts w:ascii="Arial" w:hAnsi="Arial" w:cs="Arial"/>
          <w:b/>
          <w:sz w:val="24"/>
        </w:rPr>
        <w:t>Project Manager:</w:t>
      </w:r>
    </w:p>
    <w:p w14:paraId="323297A1" w14:textId="77777777" w:rsidR="00C82646" w:rsidRPr="00C82646" w:rsidRDefault="00C82646" w:rsidP="00C82646">
      <w:pPr>
        <w:numPr>
          <w:ilvl w:val="0"/>
          <w:numId w:val="44"/>
        </w:numPr>
        <w:suppressAutoHyphens/>
        <w:spacing w:after="0" w:line="360" w:lineRule="auto"/>
        <w:rPr>
          <w:rFonts w:ascii="Arial" w:hAnsi="Arial" w:cs="Arial"/>
        </w:rPr>
      </w:pPr>
      <w:r w:rsidRPr="00C82646">
        <w:rPr>
          <w:rFonts w:ascii="Arial" w:hAnsi="Arial" w:cs="Arial"/>
          <w:sz w:val="24"/>
        </w:rPr>
        <w:t>Logs all the requested changes from the stakeholders of the project</w:t>
      </w:r>
    </w:p>
    <w:p w14:paraId="59EFCF55" w14:textId="77777777" w:rsidR="00C82646" w:rsidRPr="00C82646" w:rsidRDefault="00C82646" w:rsidP="00C82646">
      <w:pPr>
        <w:numPr>
          <w:ilvl w:val="0"/>
          <w:numId w:val="44"/>
        </w:numPr>
        <w:suppressAutoHyphens/>
        <w:spacing w:after="0" w:line="360" w:lineRule="auto"/>
        <w:rPr>
          <w:rFonts w:ascii="Arial" w:hAnsi="Arial" w:cs="Arial"/>
        </w:rPr>
      </w:pPr>
      <w:r w:rsidRPr="00C82646">
        <w:rPr>
          <w:rFonts w:ascii="Arial" w:hAnsi="Arial" w:cs="Arial"/>
          <w:sz w:val="24"/>
        </w:rPr>
        <w:t>Conduct preliminary risk, cost, schedule, scope analysis of change prior to CCB</w:t>
      </w:r>
    </w:p>
    <w:p w14:paraId="5FF1D388" w14:textId="77777777" w:rsidR="00C82646" w:rsidRPr="00C82646" w:rsidRDefault="00C82646" w:rsidP="00C82646">
      <w:pPr>
        <w:numPr>
          <w:ilvl w:val="0"/>
          <w:numId w:val="44"/>
        </w:numPr>
        <w:suppressAutoHyphens/>
        <w:spacing w:after="0" w:line="360" w:lineRule="auto"/>
        <w:rPr>
          <w:rFonts w:ascii="Arial" w:hAnsi="Arial" w:cs="Arial"/>
        </w:rPr>
      </w:pPr>
      <w:r w:rsidRPr="00C82646">
        <w:rPr>
          <w:rFonts w:ascii="Arial" w:hAnsi="Arial" w:cs="Arial"/>
          <w:sz w:val="24"/>
        </w:rPr>
        <w:t>Clarifies from the ones who requested change if there are any concerns</w:t>
      </w:r>
    </w:p>
    <w:p w14:paraId="5B4CF893" w14:textId="77777777" w:rsidR="00C82646" w:rsidRPr="00C82646" w:rsidRDefault="00C82646" w:rsidP="00C82646">
      <w:pPr>
        <w:numPr>
          <w:ilvl w:val="0"/>
          <w:numId w:val="44"/>
        </w:numPr>
        <w:suppressAutoHyphens/>
        <w:spacing w:after="0" w:line="360" w:lineRule="auto"/>
        <w:rPr>
          <w:rFonts w:ascii="Arial" w:hAnsi="Arial" w:cs="Arial"/>
        </w:rPr>
      </w:pPr>
      <w:r w:rsidRPr="00C82646">
        <w:rPr>
          <w:rFonts w:ascii="Arial" w:hAnsi="Arial" w:cs="Arial"/>
          <w:sz w:val="24"/>
        </w:rPr>
        <w:t>Revises the documentation for all approved changes if needed</w:t>
      </w:r>
    </w:p>
    <w:p w14:paraId="2E32F6C2" w14:textId="29587D7C" w:rsidR="00C82646" w:rsidRPr="0092668A" w:rsidRDefault="00C82646" w:rsidP="00C82646">
      <w:pPr>
        <w:numPr>
          <w:ilvl w:val="0"/>
          <w:numId w:val="44"/>
        </w:numPr>
        <w:suppressAutoHyphens/>
        <w:spacing w:after="0" w:line="360" w:lineRule="auto"/>
        <w:rPr>
          <w:rFonts w:ascii="Arial" w:hAnsi="Arial" w:cs="Arial"/>
        </w:rPr>
      </w:pPr>
      <w:r w:rsidRPr="00C82646">
        <w:rPr>
          <w:rFonts w:ascii="Arial" w:hAnsi="Arial" w:cs="Arial"/>
          <w:sz w:val="24"/>
        </w:rPr>
        <w:t>Participates on CCB</w:t>
      </w:r>
    </w:p>
    <w:p w14:paraId="74313B41" w14:textId="77777777" w:rsidR="00C82646" w:rsidRPr="0092668A" w:rsidRDefault="00C82646" w:rsidP="00C82646">
      <w:pPr>
        <w:spacing w:line="360" w:lineRule="auto"/>
        <w:rPr>
          <w:rFonts w:ascii="Arial" w:hAnsi="Arial" w:cs="Arial"/>
          <w:b/>
        </w:rPr>
      </w:pPr>
      <w:r w:rsidRPr="0092668A">
        <w:rPr>
          <w:rFonts w:ascii="Arial" w:hAnsi="Arial" w:cs="Arial"/>
          <w:b/>
          <w:sz w:val="24"/>
        </w:rPr>
        <w:t>Project Team/Stakeholders:</w:t>
      </w:r>
    </w:p>
    <w:p w14:paraId="1FBB1118" w14:textId="77777777" w:rsidR="00C82646" w:rsidRPr="00C82646" w:rsidRDefault="00C82646" w:rsidP="00C82646">
      <w:pPr>
        <w:numPr>
          <w:ilvl w:val="0"/>
          <w:numId w:val="43"/>
        </w:numPr>
        <w:suppressAutoHyphens/>
        <w:spacing w:after="0" w:line="360" w:lineRule="auto"/>
        <w:rPr>
          <w:rFonts w:ascii="Arial" w:hAnsi="Arial" w:cs="Arial"/>
        </w:rPr>
      </w:pPr>
      <w:r w:rsidRPr="00C82646">
        <w:rPr>
          <w:rFonts w:ascii="Arial" w:hAnsi="Arial" w:cs="Arial"/>
          <w:sz w:val="24"/>
        </w:rPr>
        <w:t>Submits all request for change on the official change request forms</w:t>
      </w:r>
    </w:p>
    <w:p w14:paraId="668B8F85" w14:textId="77777777" w:rsidR="00C82646" w:rsidRPr="00C82646" w:rsidRDefault="00C82646" w:rsidP="00C82646">
      <w:pPr>
        <w:numPr>
          <w:ilvl w:val="0"/>
          <w:numId w:val="43"/>
        </w:numPr>
        <w:suppressAutoHyphens/>
        <w:spacing w:after="0" w:line="360" w:lineRule="auto"/>
        <w:rPr>
          <w:rFonts w:ascii="Arial" w:hAnsi="Arial" w:cs="Arial"/>
        </w:rPr>
      </w:pPr>
      <w:r w:rsidRPr="00C82646">
        <w:rPr>
          <w:rFonts w:ascii="Arial" w:hAnsi="Arial" w:cs="Arial"/>
          <w:sz w:val="24"/>
        </w:rPr>
        <w:t>Provide all applicable information and detail on change request forms</w:t>
      </w:r>
    </w:p>
    <w:p w14:paraId="130DDE4D" w14:textId="77777777" w:rsidR="00C82646" w:rsidRPr="0092668A" w:rsidRDefault="00C82646" w:rsidP="00C82646">
      <w:pPr>
        <w:numPr>
          <w:ilvl w:val="0"/>
          <w:numId w:val="43"/>
        </w:numPr>
        <w:suppressAutoHyphens/>
        <w:spacing w:after="0" w:line="360" w:lineRule="auto"/>
        <w:rPr>
          <w:rFonts w:ascii="Arial" w:hAnsi="Arial" w:cs="Arial"/>
          <w:sz w:val="20"/>
        </w:rPr>
      </w:pPr>
      <w:r w:rsidRPr="00C82646">
        <w:rPr>
          <w:rFonts w:ascii="Arial" w:hAnsi="Arial" w:cs="Arial"/>
          <w:sz w:val="24"/>
        </w:rPr>
        <w:t xml:space="preserve">Provide comments and feedback on the proposed changes. </w:t>
      </w:r>
    </w:p>
    <w:p w14:paraId="42D2BEDC" w14:textId="77777777" w:rsidR="0092668A" w:rsidRPr="0092668A" w:rsidRDefault="0092668A" w:rsidP="0092668A">
      <w:pPr>
        <w:rPr>
          <w:rFonts w:ascii="Arial" w:hAnsi="Arial" w:cs="Arial"/>
          <w:b/>
        </w:rPr>
      </w:pPr>
    </w:p>
    <w:p w14:paraId="483DE49B" w14:textId="60F7C600" w:rsidR="0092668A" w:rsidRPr="0092668A" w:rsidRDefault="0092668A" w:rsidP="0092668A">
      <w:pPr>
        <w:rPr>
          <w:rFonts w:ascii="Arial" w:hAnsi="Arial" w:cs="Arial"/>
          <w:b/>
        </w:rPr>
      </w:pPr>
      <w:r w:rsidRPr="0092668A">
        <w:rPr>
          <w:rFonts w:ascii="Arial" w:hAnsi="Arial" w:cs="Arial"/>
          <w:b/>
          <w:smallCaps/>
          <w:sz w:val="28"/>
          <w:szCs w:val="28"/>
        </w:rPr>
        <w:t>Change Control Process</w:t>
      </w:r>
    </w:p>
    <w:p w14:paraId="0977F8EF" w14:textId="77777777" w:rsidR="0092668A" w:rsidRDefault="0092668A" w:rsidP="0092668A">
      <w:pPr>
        <w:rPr>
          <w:sz w:val="24"/>
        </w:rPr>
      </w:pPr>
    </w:p>
    <w:p w14:paraId="5A95AE82" w14:textId="77777777" w:rsidR="0092668A" w:rsidRPr="0092668A" w:rsidRDefault="0092668A" w:rsidP="0092668A">
      <w:pPr>
        <w:numPr>
          <w:ilvl w:val="0"/>
          <w:numId w:val="46"/>
        </w:numPr>
        <w:suppressAutoHyphens/>
        <w:spacing w:after="0" w:line="360" w:lineRule="auto"/>
        <w:rPr>
          <w:rFonts w:ascii="Arial" w:hAnsi="Arial" w:cs="Arial"/>
        </w:rPr>
      </w:pPr>
      <w:r w:rsidRPr="0092668A">
        <w:rPr>
          <w:rFonts w:ascii="Arial" w:hAnsi="Arial" w:cs="Arial"/>
          <w:sz w:val="24"/>
        </w:rPr>
        <w:t>Identify any aspect that needs change (Stakeholders) – Request for any change must submit a complete and filled change request form to the Project Manager.</w:t>
      </w:r>
    </w:p>
    <w:p w14:paraId="3B548838" w14:textId="77777777" w:rsidR="0092668A" w:rsidRPr="0092668A" w:rsidRDefault="0092668A" w:rsidP="0092668A">
      <w:pPr>
        <w:numPr>
          <w:ilvl w:val="0"/>
          <w:numId w:val="46"/>
        </w:numPr>
        <w:suppressAutoHyphens/>
        <w:spacing w:after="0" w:line="360" w:lineRule="auto"/>
        <w:rPr>
          <w:rFonts w:ascii="Arial" w:hAnsi="Arial" w:cs="Arial"/>
        </w:rPr>
      </w:pPr>
      <w:r w:rsidRPr="0092668A">
        <w:rPr>
          <w:rFonts w:ascii="Arial" w:hAnsi="Arial" w:cs="Arial"/>
          <w:sz w:val="24"/>
        </w:rPr>
        <w:t>Log any change that was requested in an organized manner (Project Manager) – The PM should keep a log of the submitted change request forms throughout the project life cycle.</w:t>
      </w:r>
    </w:p>
    <w:p w14:paraId="34FAA1C3" w14:textId="3652075B" w:rsidR="0092668A" w:rsidRPr="0092668A" w:rsidRDefault="0092668A" w:rsidP="0092668A">
      <w:pPr>
        <w:numPr>
          <w:ilvl w:val="0"/>
          <w:numId w:val="46"/>
        </w:numPr>
        <w:suppressAutoHyphens/>
        <w:spacing w:after="0" w:line="360" w:lineRule="auto"/>
        <w:rPr>
          <w:rFonts w:ascii="Arial" w:hAnsi="Arial" w:cs="Arial"/>
        </w:rPr>
      </w:pPr>
      <w:r w:rsidRPr="0092668A">
        <w:rPr>
          <w:rFonts w:ascii="Arial" w:hAnsi="Arial" w:cs="Arial"/>
          <w:sz w:val="24"/>
        </w:rPr>
        <w:t>Evaluate each change ( Project Manager, Project Team, Requestor of the Change) – The PM will analyse the impact of the proposed change in all aspects such as risk, cost, etc. and consult with the Project Team and the ones who requested the change.</w:t>
      </w:r>
    </w:p>
    <w:p w14:paraId="0E1C9261" w14:textId="4DFA348F" w:rsidR="0092668A" w:rsidRPr="0092668A" w:rsidRDefault="0092668A" w:rsidP="0092668A">
      <w:pPr>
        <w:numPr>
          <w:ilvl w:val="0"/>
          <w:numId w:val="46"/>
        </w:numPr>
        <w:suppressAutoHyphens/>
        <w:spacing w:after="0" w:line="360" w:lineRule="auto"/>
        <w:rPr>
          <w:rFonts w:ascii="Arial" w:hAnsi="Arial" w:cs="Arial"/>
        </w:rPr>
      </w:pPr>
      <w:r w:rsidRPr="0092668A">
        <w:rPr>
          <w:rFonts w:ascii="Arial" w:hAnsi="Arial" w:cs="Arial"/>
          <w:sz w:val="24"/>
        </w:rPr>
        <w:t xml:space="preserve">Submit the </w:t>
      </w:r>
      <w:r>
        <w:rPr>
          <w:rFonts w:ascii="Arial" w:hAnsi="Arial" w:cs="Arial"/>
          <w:sz w:val="24"/>
        </w:rPr>
        <w:t>request for change to the CCB (</w:t>
      </w:r>
      <w:r w:rsidRPr="0092668A">
        <w:rPr>
          <w:rFonts w:ascii="Arial" w:hAnsi="Arial" w:cs="Arial"/>
          <w:sz w:val="24"/>
        </w:rPr>
        <w:t xml:space="preserve">Project Manager) – The PM will forward all the necessary documents that are related to the proposed changes to the </w:t>
      </w:r>
      <w:proofErr w:type="spellStart"/>
      <w:r w:rsidRPr="0092668A">
        <w:rPr>
          <w:rFonts w:ascii="Arial" w:hAnsi="Arial" w:cs="Arial"/>
          <w:sz w:val="24"/>
        </w:rPr>
        <w:t>the</w:t>
      </w:r>
      <w:proofErr w:type="spellEnd"/>
      <w:r w:rsidRPr="0092668A">
        <w:rPr>
          <w:rFonts w:ascii="Arial" w:hAnsi="Arial" w:cs="Arial"/>
          <w:sz w:val="24"/>
        </w:rPr>
        <w:t xml:space="preserve"> CCB for them to review.</w:t>
      </w:r>
    </w:p>
    <w:p w14:paraId="79285339" w14:textId="77777777" w:rsidR="0092668A" w:rsidRPr="0092668A" w:rsidRDefault="0092668A" w:rsidP="0092668A">
      <w:pPr>
        <w:numPr>
          <w:ilvl w:val="0"/>
          <w:numId w:val="46"/>
        </w:numPr>
        <w:suppressAutoHyphens/>
        <w:spacing w:after="0" w:line="360" w:lineRule="auto"/>
        <w:rPr>
          <w:rFonts w:ascii="Arial" w:hAnsi="Arial" w:cs="Arial"/>
        </w:rPr>
      </w:pPr>
      <w:r w:rsidRPr="0092668A">
        <w:rPr>
          <w:rFonts w:ascii="Arial" w:hAnsi="Arial" w:cs="Arial"/>
          <w:sz w:val="24"/>
        </w:rPr>
        <w:t>Evaluation of change (CCB) – the CCB will evaluate and review the documents and vote upon the requested changes.</w:t>
      </w:r>
    </w:p>
    <w:p w14:paraId="1B0DB68F" w14:textId="77777777" w:rsidR="0092668A" w:rsidRPr="0092668A" w:rsidRDefault="0092668A" w:rsidP="0092668A">
      <w:pPr>
        <w:numPr>
          <w:ilvl w:val="0"/>
          <w:numId w:val="46"/>
        </w:numPr>
        <w:suppressAutoHyphens/>
        <w:spacing w:after="0" w:line="360" w:lineRule="auto"/>
        <w:rPr>
          <w:rFonts w:ascii="Arial" w:hAnsi="Arial" w:cs="Arial"/>
        </w:rPr>
      </w:pPr>
      <w:r w:rsidRPr="0092668A">
        <w:rPr>
          <w:rFonts w:ascii="Arial" w:hAnsi="Arial" w:cs="Arial"/>
          <w:sz w:val="24"/>
        </w:rPr>
        <w:t>Implement the approved change (Project Manager and Project Team) – If change was approved, the Project Manager will notify his/her team that the proposed changes have been approved and work with them to update those changes into the system or documentation.</w:t>
      </w:r>
    </w:p>
    <w:p w14:paraId="7821415F" w14:textId="77777777" w:rsidR="0092668A" w:rsidRDefault="0092668A" w:rsidP="0092668A">
      <w:pPr>
        <w:rPr>
          <w:sz w:val="24"/>
        </w:rPr>
      </w:pPr>
    </w:p>
    <w:p w14:paraId="2ED5C6E9" w14:textId="77777777" w:rsidR="0092668A" w:rsidRDefault="0092668A" w:rsidP="0092668A">
      <w:pPr>
        <w:rPr>
          <w:sz w:val="24"/>
        </w:rPr>
      </w:pPr>
    </w:p>
    <w:p w14:paraId="5A3C939D" w14:textId="77777777" w:rsidR="0092668A" w:rsidRDefault="0092668A" w:rsidP="0092668A">
      <w:pPr>
        <w:rPr>
          <w:sz w:val="24"/>
        </w:rPr>
      </w:pPr>
    </w:p>
    <w:p w14:paraId="29F0DC55" w14:textId="77777777" w:rsidR="0092668A" w:rsidRPr="00C82646" w:rsidRDefault="0092668A" w:rsidP="0092668A">
      <w:pPr>
        <w:suppressAutoHyphens/>
        <w:spacing w:after="0" w:line="360" w:lineRule="auto"/>
        <w:rPr>
          <w:rFonts w:ascii="Arial" w:hAnsi="Arial" w:cs="Arial"/>
          <w:sz w:val="20"/>
        </w:rPr>
      </w:pPr>
    </w:p>
    <w:p w14:paraId="205399DC" w14:textId="77777777" w:rsidR="00C82646" w:rsidRPr="00C82646" w:rsidRDefault="00C82646" w:rsidP="00C82646">
      <w:pPr>
        <w:suppressAutoHyphens/>
        <w:spacing w:after="0" w:line="240" w:lineRule="auto"/>
        <w:rPr>
          <w:rFonts w:ascii="Arial" w:hAnsi="Arial" w:cs="Arial"/>
          <w:sz w:val="24"/>
          <w:szCs w:val="24"/>
        </w:rPr>
      </w:pPr>
    </w:p>
    <w:p w14:paraId="40035598" w14:textId="77777777" w:rsidR="0092668A" w:rsidRPr="0092668A" w:rsidRDefault="0092668A" w:rsidP="0092668A">
      <w:pPr>
        <w:pageBreakBefore/>
        <w:rPr>
          <w:rFonts w:ascii="Arial" w:hAnsi="Arial" w:cs="Arial"/>
          <w:sz w:val="28"/>
          <w:szCs w:val="28"/>
        </w:rPr>
      </w:pPr>
      <w:r w:rsidRPr="0092668A">
        <w:rPr>
          <w:rFonts w:ascii="Arial" w:hAnsi="Arial" w:cs="Arial"/>
          <w:b/>
          <w:smallCaps/>
          <w:sz w:val="28"/>
          <w:szCs w:val="28"/>
        </w:rPr>
        <w:t>Sponsor Acceptance*</w:t>
      </w:r>
    </w:p>
    <w:p w14:paraId="5AF775FE" w14:textId="77777777" w:rsidR="0092668A" w:rsidRDefault="0092668A" w:rsidP="0092668A">
      <w:pPr>
        <w:pStyle w:val="BodyText"/>
        <w:rPr>
          <w:b/>
          <w:smallCaps/>
          <w:sz w:val="28"/>
          <w:szCs w:val="28"/>
        </w:rPr>
      </w:pPr>
    </w:p>
    <w:p w14:paraId="62767FF1" w14:textId="77777777" w:rsidR="0092668A" w:rsidRDefault="0092668A" w:rsidP="0092668A"/>
    <w:p w14:paraId="77172540" w14:textId="77777777" w:rsidR="0092668A" w:rsidRPr="0092668A" w:rsidRDefault="0092668A" w:rsidP="0092668A">
      <w:pPr>
        <w:rPr>
          <w:rFonts w:ascii="Arial" w:hAnsi="Arial" w:cs="Arial"/>
        </w:rPr>
      </w:pPr>
      <w:r w:rsidRPr="0092668A">
        <w:rPr>
          <w:rFonts w:ascii="Arial" w:hAnsi="Arial" w:cs="Arial"/>
          <w:sz w:val="24"/>
        </w:rPr>
        <w:t>Approved by the Project Sponsor:</w:t>
      </w:r>
    </w:p>
    <w:p w14:paraId="4DFD0D3F" w14:textId="77777777" w:rsidR="0092668A" w:rsidRPr="0092668A" w:rsidRDefault="0092668A" w:rsidP="0092668A">
      <w:pPr>
        <w:rPr>
          <w:rFonts w:ascii="Arial" w:hAnsi="Arial" w:cs="Arial"/>
          <w:sz w:val="24"/>
        </w:rPr>
      </w:pPr>
    </w:p>
    <w:p w14:paraId="7FF2139B" w14:textId="77777777" w:rsidR="0092668A" w:rsidRPr="0092668A" w:rsidRDefault="0092668A" w:rsidP="0092668A">
      <w:pPr>
        <w:pStyle w:val="Header"/>
        <w:rPr>
          <w:rFonts w:ascii="Arial" w:hAnsi="Arial" w:cs="Arial"/>
          <w:sz w:val="24"/>
        </w:rPr>
      </w:pPr>
    </w:p>
    <w:p w14:paraId="04E72CD4" w14:textId="48DA08D8" w:rsidR="0092668A" w:rsidRPr="0092668A" w:rsidRDefault="0092668A" w:rsidP="0092668A">
      <w:pPr>
        <w:rPr>
          <w:rFonts w:ascii="Arial" w:hAnsi="Arial" w:cs="Arial"/>
          <w:sz w:val="24"/>
        </w:rPr>
      </w:pPr>
      <w:r>
        <w:rPr>
          <w:rFonts w:ascii="Arial" w:hAnsi="Arial" w:cs="Arial"/>
          <w:sz w:val="24"/>
        </w:rPr>
        <w:t xml:space="preserve">                </w:t>
      </w:r>
      <w:r w:rsidRPr="0092668A">
        <w:rPr>
          <w:rFonts w:ascii="Arial" w:hAnsi="Arial" w:cs="Arial"/>
          <w:i/>
          <w:sz w:val="24"/>
          <w:u w:val="single"/>
        </w:rPr>
        <w:t>Mr. Alvin Tobias</w:t>
      </w:r>
      <w:r w:rsidRPr="0092668A">
        <w:rPr>
          <w:rFonts w:ascii="Arial" w:hAnsi="Arial" w:cs="Arial"/>
          <w:i/>
          <w:sz w:val="24"/>
        </w:rPr>
        <w:tab/>
      </w:r>
      <w:r w:rsidRPr="0092668A">
        <w:rPr>
          <w:rFonts w:ascii="Arial" w:hAnsi="Arial" w:cs="Arial"/>
          <w:sz w:val="24"/>
        </w:rPr>
        <w:tab/>
      </w:r>
      <w:r w:rsidRPr="0092668A">
        <w:rPr>
          <w:rFonts w:ascii="Arial" w:hAnsi="Arial" w:cs="Arial"/>
          <w:sz w:val="24"/>
        </w:rPr>
        <w:tab/>
      </w:r>
      <w:r w:rsidRPr="0092668A">
        <w:rPr>
          <w:rFonts w:ascii="Arial" w:hAnsi="Arial" w:cs="Arial"/>
          <w:sz w:val="24"/>
        </w:rPr>
        <w:tab/>
      </w:r>
      <w:r w:rsidRPr="0092668A">
        <w:rPr>
          <w:rFonts w:ascii="Arial" w:hAnsi="Arial" w:cs="Arial"/>
          <w:sz w:val="24"/>
        </w:rPr>
        <w:tab/>
      </w:r>
      <w:r w:rsidRPr="0092668A">
        <w:rPr>
          <w:rFonts w:ascii="Arial" w:hAnsi="Arial" w:cs="Arial"/>
          <w:sz w:val="24"/>
        </w:rPr>
        <w:tab/>
      </w:r>
      <w:r w:rsidRPr="0092668A">
        <w:rPr>
          <w:rFonts w:ascii="Arial" w:hAnsi="Arial" w:cs="Arial"/>
          <w:b/>
          <w:sz w:val="24"/>
        </w:rPr>
        <w:t>Date:</w:t>
      </w:r>
      <w:r w:rsidRPr="0092668A">
        <w:rPr>
          <w:rFonts w:ascii="Arial" w:hAnsi="Arial" w:cs="Arial"/>
          <w:sz w:val="24"/>
        </w:rPr>
        <w:t xml:space="preserve"> December 2, 2016</w:t>
      </w:r>
    </w:p>
    <w:p w14:paraId="33AF7CE2" w14:textId="77777777" w:rsidR="0092668A" w:rsidRPr="0092668A" w:rsidRDefault="0092668A" w:rsidP="0092668A">
      <w:pPr>
        <w:rPr>
          <w:rFonts w:ascii="Arial" w:hAnsi="Arial" w:cs="Arial"/>
          <w:b/>
          <w:sz w:val="24"/>
        </w:rPr>
      </w:pPr>
      <w:r w:rsidRPr="0092668A">
        <w:rPr>
          <w:rFonts w:ascii="Arial" w:hAnsi="Arial" w:cs="Arial"/>
          <w:b/>
          <w:sz w:val="24"/>
        </w:rPr>
        <w:t>Manager of Operations and Maintenance</w:t>
      </w:r>
    </w:p>
    <w:p w14:paraId="60B010A6" w14:textId="77777777" w:rsidR="00C82646" w:rsidRPr="00B32550" w:rsidRDefault="00C82646" w:rsidP="00C82646">
      <w:pPr>
        <w:rPr>
          <w:rFonts w:ascii="Arial" w:hAnsi="Arial" w:cs="Arial"/>
          <w:sz w:val="24"/>
          <w:szCs w:val="24"/>
        </w:rPr>
      </w:pPr>
    </w:p>
    <w:p w14:paraId="28A8671D" w14:textId="77777777" w:rsidR="00C82646" w:rsidRDefault="00C82646" w:rsidP="00C82646">
      <w:pPr>
        <w:jc w:val="center"/>
      </w:pPr>
    </w:p>
    <w:p w14:paraId="16726199" w14:textId="77777777" w:rsidR="00AF6B83" w:rsidRPr="009F5058" w:rsidRDefault="00AF6B83" w:rsidP="00AF6B83">
      <w:pPr>
        <w:tabs>
          <w:tab w:val="left" w:pos="5040"/>
        </w:tabs>
        <w:spacing w:line="360" w:lineRule="auto"/>
        <w:jc w:val="both"/>
        <w:rPr>
          <w:rFonts w:ascii="Arial" w:hAnsi="Arial" w:cs="Arial"/>
          <w:sz w:val="24"/>
        </w:rPr>
      </w:pPr>
    </w:p>
    <w:p w14:paraId="3D16E759" w14:textId="77777777" w:rsidR="00AF6B83" w:rsidRPr="009F5058" w:rsidRDefault="00AF6B83" w:rsidP="00AF6B83">
      <w:pPr>
        <w:tabs>
          <w:tab w:val="left" w:pos="5040"/>
        </w:tabs>
        <w:spacing w:line="360" w:lineRule="auto"/>
        <w:jc w:val="both"/>
        <w:rPr>
          <w:rFonts w:ascii="Arial" w:hAnsi="Arial" w:cs="Arial"/>
          <w:sz w:val="24"/>
        </w:rPr>
      </w:pPr>
    </w:p>
    <w:p w14:paraId="51736AA0" w14:textId="77777777" w:rsidR="004A25C1" w:rsidRDefault="004A25C1" w:rsidP="00BE2AF1">
      <w:pPr>
        <w:spacing w:line="360" w:lineRule="auto"/>
        <w:rPr>
          <w:rFonts w:ascii="Arial" w:hAnsi="Arial" w:cs="Arial"/>
          <w:sz w:val="24"/>
          <w:szCs w:val="24"/>
          <w:lang w:val="en-US" w:eastAsia="ja-JP"/>
        </w:rPr>
      </w:pPr>
    </w:p>
    <w:p w14:paraId="53CE57B0" w14:textId="77777777" w:rsidR="004A25C1" w:rsidRDefault="004A25C1" w:rsidP="00BE2AF1">
      <w:pPr>
        <w:spacing w:line="360" w:lineRule="auto"/>
        <w:rPr>
          <w:rFonts w:ascii="Arial" w:hAnsi="Arial" w:cs="Arial"/>
          <w:sz w:val="24"/>
          <w:szCs w:val="24"/>
          <w:lang w:val="en-US" w:eastAsia="ja-JP"/>
        </w:rPr>
      </w:pPr>
    </w:p>
    <w:p w14:paraId="7BEAF84B" w14:textId="77777777" w:rsidR="00FA0982" w:rsidRDefault="00FA0982" w:rsidP="00BE2AF1">
      <w:pPr>
        <w:spacing w:line="360" w:lineRule="auto"/>
        <w:rPr>
          <w:rFonts w:ascii="Arial" w:hAnsi="Arial" w:cs="Arial"/>
          <w:sz w:val="24"/>
          <w:szCs w:val="24"/>
          <w:lang w:val="en-US" w:eastAsia="ja-JP"/>
        </w:rPr>
      </w:pPr>
    </w:p>
    <w:p w14:paraId="00445F7E" w14:textId="77777777" w:rsidR="00FA0982" w:rsidRDefault="00FA0982" w:rsidP="00BE2AF1">
      <w:pPr>
        <w:spacing w:line="360" w:lineRule="auto"/>
        <w:rPr>
          <w:rFonts w:ascii="Arial" w:hAnsi="Arial" w:cs="Arial"/>
          <w:sz w:val="24"/>
          <w:szCs w:val="24"/>
          <w:lang w:val="en-US" w:eastAsia="ja-JP"/>
        </w:rPr>
      </w:pPr>
    </w:p>
    <w:p w14:paraId="5A101D31" w14:textId="77777777" w:rsidR="00FA0982" w:rsidRDefault="00FA0982" w:rsidP="00BE2AF1">
      <w:pPr>
        <w:spacing w:line="360" w:lineRule="auto"/>
        <w:rPr>
          <w:rFonts w:ascii="Arial" w:hAnsi="Arial" w:cs="Arial"/>
          <w:sz w:val="24"/>
          <w:szCs w:val="24"/>
          <w:lang w:val="en-US" w:eastAsia="ja-JP"/>
        </w:rPr>
      </w:pPr>
    </w:p>
    <w:p w14:paraId="373CD863" w14:textId="77777777" w:rsidR="00FA0982" w:rsidRDefault="00FA0982" w:rsidP="00BE2AF1">
      <w:pPr>
        <w:spacing w:line="360" w:lineRule="auto"/>
        <w:rPr>
          <w:rFonts w:ascii="Arial" w:hAnsi="Arial" w:cs="Arial"/>
          <w:sz w:val="24"/>
          <w:szCs w:val="24"/>
          <w:lang w:val="en-US" w:eastAsia="ja-JP"/>
        </w:rPr>
      </w:pPr>
    </w:p>
    <w:p w14:paraId="3446324B" w14:textId="77777777" w:rsidR="00FA0982" w:rsidRDefault="00FA0982" w:rsidP="00BE2AF1">
      <w:pPr>
        <w:spacing w:line="360" w:lineRule="auto"/>
        <w:rPr>
          <w:rFonts w:ascii="Arial" w:hAnsi="Arial" w:cs="Arial"/>
          <w:sz w:val="24"/>
          <w:szCs w:val="24"/>
          <w:lang w:val="en-US" w:eastAsia="ja-JP"/>
        </w:rPr>
      </w:pPr>
    </w:p>
    <w:p w14:paraId="04044968" w14:textId="77777777" w:rsidR="00FA0982" w:rsidRDefault="00FA0982" w:rsidP="00BE2AF1">
      <w:pPr>
        <w:spacing w:line="360" w:lineRule="auto"/>
        <w:rPr>
          <w:rFonts w:ascii="Arial" w:hAnsi="Arial" w:cs="Arial"/>
          <w:sz w:val="24"/>
          <w:szCs w:val="24"/>
          <w:lang w:val="en-US" w:eastAsia="ja-JP"/>
        </w:rPr>
      </w:pPr>
    </w:p>
    <w:p w14:paraId="3380CC4F" w14:textId="77777777" w:rsidR="00FA0982" w:rsidRDefault="00FA0982" w:rsidP="00BE2AF1">
      <w:pPr>
        <w:spacing w:line="360" w:lineRule="auto"/>
        <w:rPr>
          <w:rFonts w:ascii="Arial" w:hAnsi="Arial" w:cs="Arial"/>
          <w:sz w:val="24"/>
          <w:szCs w:val="24"/>
          <w:lang w:val="en-US" w:eastAsia="ja-JP"/>
        </w:rPr>
      </w:pPr>
    </w:p>
    <w:p w14:paraId="6F2ACF02" w14:textId="77777777" w:rsidR="00FA0982" w:rsidRDefault="00FA0982" w:rsidP="00BE2AF1">
      <w:pPr>
        <w:spacing w:line="360" w:lineRule="auto"/>
        <w:rPr>
          <w:rFonts w:ascii="Arial" w:hAnsi="Arial" w:cs="Arial"/>
          <w:sz w:val="24"/>
          <w:szCs w:val="24"/>
          <w:lang w:val="en-US" w:eastAsia="ja-JP"/>
        </w:rPr>
      </w:pPr>
    </w:p>
    <w:p w14:paraId="58547789" w14:textId="77777777" w:rsidR="00FA0982" w:rsidRDefault="00FA0982" w:rsidP="00BE2AF1">
      <w:pPr>
        <w:spacing w:line="360" w:lineRule="auto"/>
        <w:rPr>
          <w:rFonts w:ascii="Arial" w:hAnsi="Arial" w:cs="Arial"/>
          <w:sz w:val="24"/>
          <w:szCs w:val="24"/>
          <w:lang w:val="en-US" w:eastAsia="ja-JP"/>
        </w:rPr>
      </w:pPr>
    </w:p>
    <w:p w14:paraId="3B7AADB1" w14:textId="77777777" w:rsidR="00FA0982" w:rsidRDefault="00FA0982" w:rsidP="00BE2AF1">
      <w:pPr>
        <w:spacing w:line="360" w:lineRule="auto"/>
        <w:rPr>
          <w:rFonts w:ascii="Arial" w:hAnsi="Arial" w:cs="Arial"/>
          <w:sz w:val="24"/>
          <w:szCs w:val="24"/>
          <w:lang w:val="en-US" w:eastAsia="ja-JP"/>
        </w:rPr>
      </w:pPr>
    </w:p>
    <w:p w14:paraId="6C6640DB" w14:textId="77777777" w:rsidR="00FA0982" w:rsidRDefault="00FA0982" w:rsidP="00BE2AF1">
      <w:pPr>
        <w:spacing w:line="360" w:lineRule="auto"/>
        <w:rPr>
          <w:rFonts w:ascii="Arial" w:hAnsi="Arial" w:cs="Arial"/>
          <w:sz w:val="24"/>
          <w:szCs w:val="24"/>
          <w:lang w:val="en-US" w:eastAsia="ja-JP"/>
        </w:rPr>
      </w:pPr>
    </w:p>
    <w:p w14:paraId="29D2FE6E" w14:textId="1E7798F4" w:rsidR="00FA0982" w:rsidRPr="00FA0982" w:rsidRDefault="00FA0982" w:rsidP="00BE2AF1">
      <w:pPr>
        <w:spacing w:line="360" w:lineRule="auto"/>
        <w:rPr>
          <w:rFonts w:ascii="Arial" w:hAnsi="Arial" w:cs="Arial"/>
          <w:b/>
          <w:sz w:val="28"/>
          <w:szCs w:val="24"/>
          <w:lang w:val="en-US" w:eastAsia="ja-JP"/>
        </w:rPr>
      </w:pPr>
      <w:r w:rsidRPr="00FA0982">
        <w:rPr>
          <w:rFonts w:ascii="Arial" w:hAnsi="Arial" w:cs="Arial"/>
          <w:b/>
          <w:sz w:val="28"/>
          <w:szCs w:val="24"/>
          <w:lang w:val="en-US" w:eastAsia="ja-JP"/>
        </w:rPr>
        <w:t>Glossary:</w:t>
      </w:r>
    </w:p>
    <w:p w14:paraId="6D339E0E" w14:textId="77777777" w:rsidR="00FA0982" w:rsidRDefault="00FA0982" w:rsidP="00BE2AF1">
      <w:pPr>
        <w:spacing w:line="360" w:lineRule="auto"/>
        <w:rPr>
          <w:rFonts w:ascii="Arial" w:hAnsi="Arial" w:cs="Arial"/>
          <w:b/>
          <w:sz w:val="32"/>
          <w:szCs w:val="24"/>
          <w:lang w:val="en-US" w:eastAsia="ja-JP"/>
        </w:rPr>
      </w:pPr>
    </w:p>
    <w:p w14:paraId="704381FC" w14:textId="24AD1B0E" w:rsidR="00FA0982" w:rsidRPr="00A943F4" w:rsidRDefault="00FA0982" w:rsidP="00A943F4">
      <w:pPr>
        <w:spacing w:line="360" w:lineRule="auto"/>
        <w:rPr>
          <w:rFonts w:ascii="Arial" w:hAnsi="Arial" w:cs="Arial"/>
          <w:sz w:val="24"/>
          <w:szCs w:val="24"/>
          <w:lang w:val="en-US" w:eastAsia="ja-JP"/>
        </w:rPr>
      </w:pPr>
      <w:r w:rsidRPr="00A943F4">
        <w:rPr>
          <w:rFonts w:ascii="Arial" w:hAnsi="Arial" w:cs="Arial"/>
          <w:b/>
          <w:sz w:val="24"/>
          <w:szCs w:val="24"/>
          <w:lang w:val="en-US" w:eastAsia="ja-JP"/>
        </w:rPr>
        <w:t>Asset Management</w:t>
      </w:r>
      <w:r>
        <w:rPr>
          <w:rFonts w:ascii="Arial" w:hAnsi="Arial" w:cs="Arial"/>
          <w:sz w:val="24"/>
          <w:szCs w:val="24"/>
          <w:lang w:val="en-US" w:eastAsia="ja-JP"/>
        </w:rPr>
        <w:t xml:space="preserve"> –</w:t>
      </w:r>
      <w:r w:rsidR="00A943F4">
        <w:rPr>
          <w:rFonts w:ascii="Arial" w:hAnsi="Arial" w:cs="Arial"/>
          <w:sz w:val="24"/>
          <w:szCs w:val="24"/>
          <w:lang w:val="en-US" w:eastAsia="ja-JP"/>
        </w:rPr>
        <w:t xml:space="preserve"> </w:t>
      </w:r>
      <w:r w:rsidR="00A943F4" w:rsidRPr="00840371">
        <w:rPr>
          <w:rFonts w:ascii="Arial" w:hAnsi="Arial" w:cs="Arial"/>
          <w:sz w:val="24"/>
          <w:szCs w:val="24"/>
        </w:rPr>
        <w:t>is basically organizing the assets of a company to improve efficiency and productivity as well as maintenance of the assets.</w:t>
      </w:r>
    </w:p>
    <w:p w14:paraId="68DE86F9" w14:textId="60CEF66E" w:rsidR="00FA0982" w:rsidRDefault="00FA0982" w:rsidP="00BE2AF1">
      <w:pPr>
        <w:spacing w:line="360" w:lineRule="auto"/>
        <w:rPr>
          <w:rFonts w:ascii="Arial" w:hAnsi="Arial" w:cs="Arial"/>
          <w:sz w:val="24"/>
          <w:szCs w:val="24"/>
          <w:lang w:val="en-US" w:eastAsia="ja-JP"/>
        </w:rPr>
      </w:pPr>
      <w:r w:rsidRPr="00A943F4">
        <w:rPr>
          <w:rFonts w:ascii="Arial" w:hAnsi="Arial" w:cs="Arial"/>
          <w:b/>
          <w:sz w:val="24"/>
          <w:szCs w:val="24"/>
          <w:lang w:val="en-US" w:eastAsia="ja-JP"/>
        </w:rPr>
        <w:t>Barcode</w:t>
      </w:r>
      <w:r>
        <w:rPr>
          <w:rFonts w:ascii="Arial" w:hAnsi="Arial" w:cs="Arial"/>
          <w:sz w:val="24"/>
          <w:szCs w:val="24"/>
          <w:lang w:val="en-US" w:eastAsia="ja-JP"/>
        </w:rPr>
        <w:t xml:space="preserve"> </w:t>
      </w:r>
      <w:r w:rsidR="00EE54A6">
        <w:rPr>
          <w:rFonts w:ascii="Arial" w:hAnsi="Arial" w:cs="Arial"/>
          <w:sz w:val="24"/>
          <w:szCs w:val="24"/>
          <w:lang w:val="en-US" w:eastAsia="ja-JP"/>
        </w:rPr>
        <w:t>– is</w:t>
      </w:r>
      <w:r w:rsidR="00A943F4" w:rsidRPr="00A943F4">
        <w:rPr>
          <w:rFonts w:ascii="Arial" w:hAnsi="Arial" w:cs="Arial"/>
          <w:sz w:val="24"/>
          <w:szCs w:val="24"/>
          <w:lang w:val="en-US" w:eastAsia="ja-JP"/>
        </w:rPr>
        <w:t xml:space="preserve"> an optical, machine-readable, representation of data; the data usually describes something about the object that carries the barcode.</w:t>
      </w:r>
    </w:p>
    <w:p w14:paraId="71F5E4CC" w14:textId="77777777" w:rsidR="00E33FB3" w:rsidRDefault="00E33FB3" w:rsidP="00BE2AF1">
      <w:pPr>
        <w:spacing w:line="360" w:lineRule="auto"/>
        <w:rPr>
          <w:rFonts w:ascii="Arial" w:hAnsi="Arial" w:cs="Arial"/>
          <w:sz w:val="24"/>
          <w:szCs w:val="24"/>
        </w:rPr>
      </w:pPr>
      <w:r>
        <w:rPr>
          <w:rFonts w:ascii="Arial" w:hAnsi="Arial" w:cs="Arial"/>
          <w:b/>
          <w:sz w:val="24"/>
          <w:szCs w:val="24"/>
          <w:lang w:val="en-US" w:eastAsia="ja-JP"/>
        </w:rPr>
        <w:t xml:space="preserve">Barcode System </w:t>
      </w:r>
      <w:r>
        <w:rPr>
          <w:rFonts w:ascii="Arial" w:hAnsi="Arial" w:cs="Arial"/>
          <w:sz w:val="24"/>
          <w:szCs w:val="24"/>
          <w:lang w:val="en-US" w:eastAsia="ja-JP"/>
        </w:rPr>
        <w:t xml:space="preserve">- </w:t>
      </w:r>
      <w:r w:rsidRPr="00840371">
        <w:rPr>
          <w:rFonts w:ascii="Arial" w:hAnsi="Arial" w:cs="Arial"/>
          <w:sz w:val="24"/>
          <w:szCs w:val="24"/>
        </w:rPr>
        <w:t xml:space="preserve">Barcoding, or barcode system, is a form of collecting data and an identification tool which does not require the use of physical keys. </w:t>
      </w:r>
    </w:p>
    <w:p w14:paraId="28803CEF" w14:textId="56EC44BC" w:rsidR="00E33FB3" w:rsidRPr="00E33FB3" w:rsidRDefault="00E33FB3" w:rsidP="00E33FB3">
      <w:pPr>
        <w:pStyle w:val="ListParagraph"/>
        <w:numPr>
          <w:ilvl w:val="0"/>
          <w:numId w:val="49"/>
        </w:numPr>
        <w:spacing w:line="360" w:lineRule="auto"/>
        <w:rPr>
          <w:rFonts w:ascii="Arial" w:hAnsi="Arial" w:cs="Arial"/>
          <w:sz w:val="24"/>
          <w:szCs w:val="24"/>
          <w:lang w:val="en-US" w:eastAsia="ja-JP"/>
        </w:rPr>
      </w:pPr>
      <w:r>
        <w:rPr>
          <w:rFonts w:ascii="Arial" w:hAnsi="Arial" w:cs="Arial"/>
          <w:sz w:val="24"/>
          <w:szCs w:val="24"/>
        </w:rPr>
        <w:t>A</w:t>
      </w:r>
      <w:r w:rsidRPr="00E33FB3">
        <w:rPr>
          <w:rFonts w:ascii="Arial" w:hAnsi="Arial" w:cs="Arial"/>
          <w:sz w:val="24"/>
          <w:szCs w:val="24"/>
        </w:rPr>
        <w:t>re the black bars with gaps which are parallel that hold data contained in binary coding. Barcodes nowadays also come in other shapes such as rectangular ones.</w:t>
      </w:r>
    </w:p>
    <w:p w14:paraId="30540F41" w14:textId="77777777" w:rsidR="00A943F4" w:rsidRDefault="00FA0982" w:rsidP="00A943F4">
      <w:pPr>
        <w:spacing w:line="360" w:lineRule="auto"/>
        <w:jc w:val="both"/>
        <w:rPr>
          <w:rFonts w:ascii="Arial" w:hAnsi="Arial" w:cs="Arial"/>
          <w:sz w:val="24"/>
          <w:szCs w:val="24"/>
        </w:rPr>
      </w:pPr>
      <w:r w:rsidRPr="00A943F4">
        <w:rPr>
          <w:rFonts w:ascii="Arial" w:hAnsi="Arial" w:cs="Arial"/>
          <w:b/>
          <w:sz w:val="24"/>
          <w:szCs w:val="24"/>
          <w:lang w:val="en-US" w:eastAsia="ja-JP"/>
        </w:rPr>
        <w:t>Preventive Maintenance</w:t>
      </w:r>
      <w:r>
        <w:rPr>
          <w:rFonts w:ascii="Arial" w:hAnsi="Arial" w:cs="Arial"/>
          <w:sz w:val="24"/>
          <w:szCs w:val="24"/>
          <w:lang w:val="en-US" w:eastAsia="ja-JP"/>
        </w:rPr>
        <w:t xml:space="preserve"> - </w:t>
      </w:r>
      <w:r w:rsidR="00A943F4" w:rsidRPr="00840371">
        <w:rPr>
          <w:rFonts w:ascii="Arial" w:hAnsi="Arial" w:cs="Arial"/>
          <w:sz w:val="24"/>
          <w:szCs w:val="24"/>
        </w:rPr>
        <w:t xml:space="preserve">is maintenance that is regularly performed on a piece of equipment to lessen the likelihood of it failing. </w:t>
      </w:r>
    </w:p>
    <w:p w14:paraId="0536C989" w14:textId="27A5901D" w:rsidR="00A943F4" w:rsidRPr="00A943F4" w:rsidRDefault="00EE54A6" w:rsidP="00A943F4">
      <w:pPr>
        <w:pStyle w:val="ListParagraph"/>
        <w:numPr>
          <w:ilvl w:val="0"/>
          <w:numId w:val="48"/>
        </w:numPr>
        <w:spacing w:line="360" w:lineRule="auto"/>
        <w:jc w:val="both"/>
        <w:rPr>
          <w:rFonts w:ascii="Arial" w:hAnsi="Arial" w:cs="Arial"/>
          <w:sz w:val="24"/>
          <w:szCs w:val="24"/>
        </w:rPr>
      </w:pPr>
      <w:r w:rsidRPr="00A943F4">
        <w:rPr>
          <w:rFonts w:ascii="Arial" w:hAnsi="Arial" w:cs="Arial"/>
          <w:sz w:val="24"/>
          <w:szCs w:val="24"/>
        </w:rPr>
        <w:t>Is</w:t>
      </w:r>
      <w:r w:rsidR="00A943F4" w:rsidRPr="00A943F4">
        <w:rPr>
          <w:rFonts w:ascii="Arial" w:hAnsi="Arial" w:cs="Arial"/>
          <w:sz w:val="24"/>
          <w:szCs w:val="24"/>
        </w:rPr>
        <w:t xml:space="preserve"> performed while the equipment is still working, so that it does not break down unexpectedly.</w:t>
      </w:r>
    </w:p>
    <w:p w14:paraId="707339F6" w14:textId="0F8395DF" w:rsidR="00FA0982" w:rsidRDefault="00FA0982" w:rsidP="00BE2AF1">
      <w:pPr>
        <w:spacing w:line="360" w:lineRule="auto"/>
        <w:rPr>
          <w:rFonts w:ascii="Arial" w:hAnsi="Arial" w:cs="Arial"/>
          <w:sz w:val="24"/>
          <w:szCs w:val="24"/>
          <w:lang w:val="en-US" w:eastAsia="ja-JP"/>
        </w:rPr>
      </w:pPr>
    </w:p>
    <w:p w14:paraId="63EDB4B7" w14:textId="0B10F5A9" w:rsidR="00FA0982" w:rsidRDefault="00FA0982" w:rsidP="00BE2AF1">
      <w:pPr>
        <w:spacing w:line="360" w:lineRule="auto"/>
        <w:rPr>
          <w:rFonts w:ascii="Arial" w:hAnsi="Arial" w:cs="Arial"/>
          <w:sz w:val="24"/>
          <w:szCs w:val="24"/>
          <w:lang w:val="en-US" w:eastAsia="ja-JP"/>
        </w:rPr>
      </w:pPr>
      <w:r w:rsidRPr="00A943F4">
        <w:rPr>
          <w:rFonts w:ascii="Arial" w:hAnsi="Arial" w:cs="Arial"/>
          <w:b/>
          <w:sz w:val="24"/>
          <w:szCs w:val="24"/>
          <w:lang w:val="en-US" w:eastAsia="ja-JP"/>
        </w:rPr>
        <w:t>Tagging System</w:t>
      </w:r>
      <w:r>
        <w:rPr>
          <w:rFonts w:ascii="Arial" w:hAnsi="Arial" w:cs="Arial"/>
          <w:sz w:val="24"/>
          <w:szCs w:val="24"/>
          <w:lang w:val="en-US" w:eastAsia="ja-JP"/>
        </w:rPr>
        <w:t xml:space="preserve"> –</w:t>
      </w:r>
      <w:r w:rsidR="00A943F4">
        <w:rPr>
          <w:rFonts w:ascii="Arial" w:hAnsi="Arial" w:cs="Arial"/>
          <w:sz w:val="24"/>
          <w:szCs w:val="24"/>
          <w:lang w:val="en-US" w:eastAsia="ja-JP"/>
        </w:rPr>
        <w:t xml:space="preserve"> </w:t>
      </w:r>
      <w:r w:rsidR="00A943F4" w:rsidRPr="00A943F4">
        <w:rPr>
          <w:rFonts w:ascii="Arial" w:hAnsi="Arial" w:cs="Arial"/>
          <w:sz w:val="24"/>
          <w:szCs w:val="24"/>
          <w:lang w:val="en-US" w:eastAsia="ja-JP"/>
        </w:rPr>
        <w:t>a manual process that uses actual tags to track movement of products.</w:t>
      </w:r>
    </w:p>
    <w:p w14:paraId="1DDD0AF4" w14:textId="77777777" w:rsidR="00A943F4" w:rsidRDefault="00FA0982" w:rsidP="00A943F4">
      <w:pPr>
        <w:spacing w:line="360" w:lineRule="auto"/>
        <w:rPr>
          <w:rFonts w:ascii="Arial" w:hAnsi="Arial" w:cs="Arial"/>
          <w:sz w:val="24"/>
          <w:szCs w:val="24"/>
        </w:rPr>
      </w:pPr>
      <w:r w:rsidRPr="00A943F4">
        <w:rPr>
          <w:rFonts w:ascii="Arial" w:hAnsi="Arial" w:cs="Arial"/>
          <w:b/>
          <w:sz w:val="24"/>
          <w:szCs w:val="24"/>
          <w:lang w:val="en-US" w:eastAsia="ja-JP"/>
        </w:rPr>
        <w:t>Weather Station</w:t>
      </w:r>
      <w:r>
        <w:rPr>
          <w:rFonts w:ascii="Arial" w:hAnsi="Arial" w:cs="Arial"/>
          <w:sz w:val="24"/>
          <w:szCs w:val="24"/>
          <w:lang w:val="en-US" w:eastAsia="ja-JP"/>
        </w:rPr>
        <w:t xml:space="preserve"> – </w:t>
      </w:r>
      <w:r w:rsidR="00A943F4" w:rsidRPr="00840371">
        <w:rPr>
          <w:rFonts w:ascii="Arial" w:hAnsi="Arial" w:cs="Arial"/>
          <w:sz w:val="24"/>
          <w:szCs w:val="24"/>
        </w:rPr>
        <w:t xml:space="preserve">are devices used by several weather-related companies that, as the name implies, collect data that are related to the weather and environment. </w:t>
      </w:r>
    </w:p>
    <w:p w14:paraId="43F9E9A3" w14:textId="77777777" w:rsidR="00A943F4" w:rsidRPr="00A943F4" w:rsidRDefault="00A943F4" w:rsidP="00A943F4">
      <w:pPr>
        <w:pStyle w:val="ListParagraph"/>
        <w:numPr>
          <w:ilvl w:val="0"/>
          <w:numId w:val="47"/>
        </w:numPr>
        <w:spacing w:line="360" w:lineRule="auto"/>
        <w:rPr>
          <w:rFonts w:ascii="Arial" w:hAnsi="Arial" w:cs="Arial"/>
          <w:sz w:val="24"/>
          <w:szCs w:val="24"/>
          <w:lang w:val="en-US" w:eastAsia="ja-JP"/>
        </w:rPr>
      </w:pPr>
      <w:r w:rsidRPr="00A943F4">
        <w:rPr>
          <w:rFonts w:ascii="Arial" w:hAnsi="Arial" w:cs="Arial"/>
          <w:sz w:val="24"/>
          <w:szCs w:val="24"/>
        </w:rPr>
        <w:t>Use multiple sensors to be able to forecast and a</w:t>
      </w:r>
      <w:r>
        <w:rPr>
          <w:rFonts w:ascii="Arial" w:hAnsi="Arial" w:cs="Arial"/>
          <w:sz w:val="24"/>
          <w:szCs w:val="24"/>
        </w:rPr>
        <w:t>nalys</w:t>
      </w:r>
      <w:r w:rsidRPr="00A943F4">
        <w:rPr>
          <w:rFonts w:ascii="Arial" w:hAnsi="Arial" w:cs="Arial"/>
          <w:sz w:val="24"/>
          <w:szCs w:val="24"/>
        </w:rPr>
        <w:t>e weather.</w:t>
      </w:r>
    </w:p>
    <w:p w14:paraId="6AAABFA4" w14:textId="7C269D73" w:rsidR="00FA0982" w:rsidRDefault="00FA0982" w:rsidP="00BE2AF1">
      <w:pPr>
        <w:spacing w:line="360" w:lineRule="auto"/>
        <w:rPr>
          <w:rFonts w:ascii="Arial" w:hAnsi="Arial" w:cs="Arial"/>
          <w:sz w:val="24"/>
          <w:szCs w:val="24"/>
          <w:lang w:val="en-US" w:eastAsia="ja-JP"/>
        </w:rPr>
      </w:pPr>
    </w:p>
    <w:p w14:paraId="331B87D4" w14:textId="77777777" w:rsidR="00FA0982" w:rsidRDefault="00FA0982" w:rsidP="00BE2AF1">
      <w:pPr>
        <w:spacing w:line="360" w:lineRule="auto"/>
        <w:rPr>
          <w:rFonts w:ascii="Arial" w:hAnsi="Arial" w:cs="Arial"/>
          <w:sz w:val="24"/>
          <w:szCs w:val="24"/>
          <w:lang w:val="en-US" w:eastAsia="ja-JP"/>
        </w:rPr>
      </w:pPr>
    </w:p>
    <w:p w14:paraId="4C34DBCD" w14:textId="77777777" w:rsidR="00EE54A6" w:rsidRDefault="00EE54A6" w:rsidP="00BE2AF1">
      <w:pPr>
        <w:spacing w:line="360" w:lineRule="auto"/>
        <w:rPr>
          <w:rFonts w:ascii="Arial" w:hAnsi="Arial" w:cs="Arial"/>
          <w:sz w:val="24"/>
          <w:szCs w:val="24"/>
          <w:lang w:val="en-US" w:eastAsia="ja-JP"/>
        </w:rPr>
      </w:pPr>
    </w:p>
    <w:p w14:paraId="32886312" w14:textId="77777777" w:rsidR="00EE54A6" w:rsidRDefault="00EE54A6" w:rsidP="00EE54A6">
      <w:pPr>
        <w:pStyle w:val="Heading1"/>
        <w:rPr>
          <w:rFonts w:ascii="Arial" w:hAnsi="Arial" w:cs="Arial"/>
          <w:color w:val="000000" w:themeColor="text1"/>
        </w:rPr>
      </w:pPr>
      <w:r w:rsidRPr="00EE54A6">
        <w:rPr>
          <w:rFonts w:ascii="Arial" w:hAnsi="Arial" w:cs="Arial"/>
          <w:color w:val="000000" w:themeColor="text1"/>
        </w:rPr>
        <w:t>Bibliography</w:t>
      </w:r>
    </w:p>
    <w:p w14:paraId="339AB4FF" w14:textId="77777777" w:rsidR="00EE54A6" w:rsidRPr="00EE54A6" w:rsidRDefault="00EE54A6" w:rsidP="00EE54A6">
      <w:pPr>
        <w:rPr>
          <w:lang w:val="en-US" w:eastAsia="ja-JP"/>
        </w:rPr>
      </w:pPr>
    </w:p>
    <w:sdt>
      <w:sdtPr>
        <w:rPr>
          <w:rFonts w:ascii="Arial" w:hAnsi="Arial" w:cs="Arial"/>
          <w:color w:val="000000" w:themeColor="text1"/>
          <w:sz w:val="24"/>
          <w:szCs w:val="24"/>
        </w:rPr>
        <w:id w:val="111145805"/>
        <w:bibliography/>
      </w:sdtPr>
      <w:sdtContent>
        <w:p w14:paraId="354D7B5D" w14:textId="77777777" w:rsidR="00EE54A6" w:rsidRPr="002A124D" w:rsidRDefault="00EE54A6" w:rsidP="00EE54A6">
          <w:pPr>
            <w:pStyle w:val="Bibliography"/>
            <w:ind w:left="720" w:hanging="720"/>
            <w:rPr>
              <w:rFonts w:ascii="Times New Roman" w:hAnsi="Times New Roman" w:cs="Times New Roman"/>
              <w:noProof/>
              <w:color w:val="000000" w:themeColor="text1"/>
              <w:sz w:val="24"/>
              <w:szCs w:val="24"/>
              <w:lang w:val="en-US"/>
            </w:rPr>
          </w:pPr>
          <w:r w:rsidRPr="002A124D">
            <w:rPr>
              <w:rFonts w:ascii="Times New Roman" w:hAnsi="Times New Roman" w:cs="Times New Roman"/>
              <w:color w:val="000000" w:themeColor="text1"/>
              <w:sz w:val="24"/>
              <w:szCs w:val="24"/>
            </w:rPr>
            <w:fldChar w:fldCharType="begin"/>
          </w:r>
          <w:r w:rsidRPr="002A124D">
            <w:rPr>
              <w:rFonts w:ascii="Times New Roman" w:hAnsi="Times New Roman" w:cs="Times New Roman"/>
              <w:color w:val="000000" w:themeColor="text1"/>
              <w:sz w:val="24"/>
              <w:szCs w:val="24"/>
            </w:rPr>
            <w:instrText xml:space="preserve"> BIBLIOGRAPHY </w:instrText>
          </w:r>
          <w:r w:rsidRPr="002A124D">
            <w:rPr>
              <w:rFonts w:ascii="Times New Roman" w:hAnsi="Times New Roman" w:cs="Times New Roman"/>
              <w:color w:val="000000" w:themeColor="text1"/>
              <w:sz w:val="24"/>
              <w:szCs w:val="24"/>
            </w:rPr>
            <w:fldChar w:fldCharType="separate"/>
          </w:r>
          <w:r w:rsidRPr="002A124D">
            <w:rPr>
              <w:rFonts w:ascii="Times New Roman" w:hAnsi="Times New Roman" w:cs="Times New Roman"/>
              <w:noProof/>
              <w:color w:val="000000" w:themeColor="text1"/>
              <w:sz w:val="24"/>
              <w:szCs w:val="24"/>
              <w:lang w:val="en-US"/>
            </w:rPr>
            <w:t xml:space="preserve">Ableserve. (n.d.). </w:t>
          </w:r>
          <w:r w:rsidRPr="002A124D">
            <w:rPr>
              <w:rFonts w:ascii="Times New Roman" w:hAnsi="Times New Roman" w:cs="Times New Roman"/>
              <w:i/>
              <w:iCs/>
              <w:noProof/>
              <w:color w:val="000000" w:themeColor="text1"/>
              <w:sz w:val="24"/>
              <w:szCs w:val="24"/>
              <w:lang w:val="en-US"/>
            </w:rPr>
            <w:t>THE BENEFITS OF PREVENTIVE MAINTENANCE</w:t>
          </w:r>
          <w:r w:rsidRPr="002A124D">
            <w:rPr>
              <w:rFonts w:ascii="Times New Roman" w:hAnsi="Times New Roman" w:cs="Times New Roman"/>
              <w:noProof/>
              <w:color w:val="000000" w:themeColor="text1"/>
              <w:sz w:val="24"/>
              <w:szCs w:val="24"/>
              <w:lang w:val="en-US"/>
            </w:rPr>
            <w:t>. Retrieved from Ableserve: http://ableserve.com/issue-1/the-benefits-of-preventive-maintenance/</w:t>
          </w:r>
        </w:p>
        <w:p w14:paraId="78825FBF" w14:textId="77777777" w:rsidR="00EE54A6" w:rsidRPr="002A124D" w:rsidRDefault="00EE54A6" w:rsidP="00EE54A6">
          <w:pPr>
            <w:pStyle w:val="Bibliography"/>
            <w:ind w:left="720" w:hanging="720"/>
            <w:rPr>
              <w:rFonts w:ascii="Times New Roman" w:hAnsi="Times New Roman" w:cs="Times New Roman"/>
              <w:noProof/>
              <w:color w:val="000000" w:themeColor="text1"/>
              <w:sz w:val="24"/>
              <w:szCs w:val="24"/>
              <w:lang w:val="en-US"/>
            </w:rPr>
          </w:pPr>
          <w:r w:rsidRPr="002A124D">
            <w:rPr>
              <w:rFonts w:ascii="Times New Roman" w:hAnsi="Times New Roman" w:cs="Times New Roman"/>
              <w:noProof/>
              <w:color w:val="000000" w:themeColor="text1"/>
              <w:sz w:val="24"/>
              <w:szCs w:val="24"/>
              <w:lang w:val="en-US"/>
            </w:rPr>
            <w:t xml:space="preserve">Acurite. (2010). </w:t>
          </w:r>
          <w:r w:rsidRPr="002A124D">
            <w:rPr>
              <w:rFonts w:ascii="Times New Roman" w:hAnsi="Times New Roman" w:cs="Times New Roman"/>
              <w:i/>
              <w:iCs/>
              <w:noProof/>
              <w:color w:val="000000" w:themeColor="text1"/>
              <w:sz w:val="24"/>
              <w:szCs w:val="24"/>
              <w:lang w:val="en-US"/>
            </w:rPr>
            <w:t>What is a Weather Station?</w:t>
          </w:r>
          <w:r w:rsidRPr="002A124D">
            <w:rPr>
              <w:rFonts w:ascii="Times New Roman" w:hAnsi="Times New Roman" w:cs="Times New Roman"/>
              <w:noProof/>
              <w:color w:val="000000" w:themeColor="text1"/>
              <w:sz w:val="24"/>
              <w:szCs w:val="24"/>
              <w:lang w:val="en-US"/>
            </w:rPr>
            <w:t xml:space="preserve"> Retrieved from Acurite: http://www.acurite.com/what-is-a-weather-station</w:t>
          </w:r>
        </w:p>
        <w:p w14:paraId="3CA00EBC" w14:textId="77777777" w:rsidR="00EE54A6" w:rsidRPr="002A124D" w:rsidRDefault="00EE54A6" w:rsidP="00EE54A6">
          <w:pPr>
            <w:pStyle w:val="Bibliography"/>
            <w:ind w:left="720" w:hanging="720"/>
            <w:rPr>
              <w:rFonts w:ascii="Times New Roman" w:hAnsi="Times New Roman" w:cs="Times New Roman"/>
              <w:noProof/>
              <w:color w:val="000000" w:themeColor="text1"/>
              <w:sz w:val="24"/>
              <w:szCs w:val="24"/>
              <w:lang w:val="en-US"/>
            </w:rPr>
          </w:pPr>
          <w:r w:rsidRPr="002A124D">
            <w:rPr>
              <w:rFonts w:ascii="Times New Roman" w:hAnsi="Times New Roman" w:cs="Times New Roman"/>
              <w:noProof/>
              <w:color w:val="000000" w:themeColor="text1"/>
              <w:sz w:val="24"/>
              <w:szCs w:val="24"/>
              <w:lang w:val="en-US"/>
            </w:rPr>
            <w:t xml:space="preserve">adaptalift. (2012, May 01). </w:t>
          </w:r>
          <w:r w:rsidRPr="002A124D">
            <w:rPr>
              <w:rFonts w:ascii="Times New Roman" w:hAnsi="Times New Roman" w:cs="Times New Roman"/>
              <w:i/>
              <w:iCs/>
              <w:noProof/>
              <w:color w:val="000000" w:themeColor="text1"/>
              <w:sz w:val="24"/>
              <w:szCs w:val="24"/>
              <w:lang w:val="en-US"/>
            </w:rPr>
            <w:t>RFID VS BARCODES: Advantages and disadvantages comparison</w:t>
          </w:r>
          <w:r w:rsidRPr="002A124D">
            <w:rPr>
              <w:rFonts w:ascii="Times New Roman" w:hAnsi="Times New Roman" w:cs="Times New Roman"/>
              <w:noProof/>
              <w:color w:val="000000" w:themeColor="text1"/>
              <w:sz w:val="24"/>
              <w:szCs w:val="24"/>
              <w:lang w:val="en-US"/>
            </w:rPr>
            <w:t>. Retrieved from adaptalift: http://www.aalhysterforklifts.com.au/index.php/about/blog-post/rfid_vs_barcodes_advantages_and_disadvantages_comparison</w:t>
          </w:r>
        </w:p>
        <w:p w14:paraId="63620EF2" w14:textId="77777777" w:rsidR="00EE54A6" w:rsidRDefault="00EE54A6" w:rsidP="00EE54A6">
          <w:pPr>
            <w:rPr>
              <w:rFonts w:ascii="Times New Roman" w:hAnsi="Times New Roman" w:cs="Times New Roman"/>
              <w:color w:val="000000" w:themeColor="text1"/>
              <w:sz w:val="24"/>
              <w:szCs w:val="24"/>
              <w:lang w:val="en-US"/>
            </w:rPr>
          </w:pPr>
          <w:r w:rsidRPr="002A124D">
            <w:rPr>
              <w:rFonts w:ascii="Times New Roman" w:hAnsi="Times New Roman" w:cs="Times New Roman"/>
              <w:color w:val="000000" w:themeColor="text1"/>
              <w:sz w:val="24"/>
              <w:szCs w:val="24"/>
              <w:lang w:val="en-US"/>
            </w:rPr>
            <w:t>Alikhani, P., Ganji, H., Abtahi, M., Vesal, S., &amp; Naghdi, B. (2013). Preventive maintenance of medical equipment in Alzahra Hospital, Isfahan, Iran 2013. Retrieved from http://www.ijhsdm.org/: http://www.ijhsdm.org/temp/IntJHealthSystDisasterManage14217-9746547_024226.pdf</w:t>
          </w:r>
        </w:p>
        <w:p w14:paraId="4DB65E30" w14:textId="1E8AB060" w:rsidR="002D4276" w:rsidRDefault="002D4801" w:rsidP="00EE54A6">
          <w:pPr>
            <w:rPr>
              <w:rFonts w:ascii="Times New Roman" w:hAnsi="Times New Roman" w:cs="Times New Roman"/>
              <w:color w:val="000000" w:themeColor="text1"/>
              <w:sz w:val="24"/>
              <w:szCs w:val="24"/>
              <w:lang w:val="en-US"/>
            </w:rPr>
          </w:pPr>
          <w:r w:rsidRPr="002D4801">
            <w:rPr>
              <w:rFonts w:ascii="Times New Roman" w:hAnsi="Times New Roman" w:cs="Times New Roman"/>
              <w:color w:val="000000" w:themeColor="text1"/>
              <w:sz w:val="24"/>
              <w:szCs w:val="24"/>
              <w:lang w:val="en-US"/>
            </w:rPr>
            <w:t>Andrew Canfield</w:t>
          </w:r>
          <w:r>
            <w:rPr>
              <w:rFonts w:ascii="Times New Roman" w:hAnsi="Times New Roman" w:cs="Times New Roman"/>
              <w:color w:val="000000" w:themeColor="text1"/>
              <w:sz w:val="24"/>
              <w:szCs w:val="24"/>
              <w:lang w:val="en-US"/>
            </w:rPr>
            <w:t xml:space="preserve">. (2007) Asset Management System. Retrieved from </w:t>
          </w:r>
          <w:r w:rsidR="002D4276" w:rsidRPr="002D4276">
            <w:rPr>
              <w:rFonts w:ascii="Times New Roman" w:hAnsi="Times New Roman" w:cs="Times New Roman"/>
              <w:color w:val="000000" w:themeColor="text1"/>
              <w:sz w:val="24"/>
              <w:szCs w:val="24"/>
              <w:lang w:val="en-US"/>
            </w:rPr>
            <w:t>https://www.google.com/patents/US20070005558</w:t>
          </w:r>
        </w:p>
        <w:p w14:paraId="43E45326" w14:textId="77777777" w:rsidR="00EE54A6" w:rsidRPr="002A124D" w:rsidRDefault="00EE54A6" w:rsidP="00EE54A6">
          <w:pPr>
            <w:pStyle w:val="Bibliography"/>
            <w:ind w:left="720" w:hanging="720"/>
            <w:rPr>
              <w:rFonts w:ascii="Times New Roman" w:hAnsi="Times New Roman" w:cs="Times New Roman"/>
              <w:noProof/>
              <w:color w:val="000000" w:themeColor="text1"/>
              <w:sz w:val="24"/>
              <w:szCs w:val="24"/>
              <w:lang w:val="en-US"/>
            </w:rPr>
          </w:pPr>
          <w:r w:rsidRPr="002A124D">
            <w:rPr>
              <w:rFonts w:ascii="Times New Roman" w:hAnsi="Times New Roman" w:cs="Times New Roman"/>
              <w:noProof/>
              <w:color w:val="000000" w:themeColor="text1"/>
              <w:sz w:val="24"/>
              <w:szCs w:val="24"/>
              <w:lang w:val="en-US"/>
            </w:rPr>
            <w:t xml:space="preserve">Barcoding Inc. (n.d.). </w:t>
          </w:r>
          <w:r w:rsidRPr="002A124D">
            <w:rPr>
              <w:rFonts w:ascii="Times New Roman" w:hAnsi="Times New Roman" w:cs="Times New Roman"/>
              <w:i/>
              <w:iCs/>
              <w:noProof/>
              <w:color w:val="000000" w:themeColor="text1"/>
              <w:sz w:val="24"/>
              <w:szCs w:val="24"/>
              <w:lang w:val="en-US"/>
            </w:rPr>
            <w:t>Barcode Systems: Extend the Enterprise</w:t>
          </w:r>
          <w:r w:rsidRPr="002A124D">
            <w:rPr>
              <w:rFonts w:ascii="Times New Roman" w:hAnsi="Times New Roman" w:cs="Times New Roman"/>
              <w:noProof/>
              <w:color w:val="000000" w:themeColor="text1"/>
              <w:sz w:val="24"/>
              <w:szCs w:val="24"/>
              <w:lang w:val="en-US"/>
            </w:rPr>
            <w:t>. Retrieved April 12, 2016, from Barcoding: http://www.barcoding.com/barcode/</w:t>
          </w:r>
        </w:p>
        <w:p w14:paraId="2956AE99" w14:textId="77777777" w:rsidR="00EE54A6" w:rsidRPr="002A124D" w:rsidRDefault="00EE54A6" w:rsidP="00EE54A6">
          <w:pPr>
            <w:pStyle w:val="Bibliography"/>
            <w:ind w:left="720" w:hanging="720"/>
            <w:rPr>
              <w:rFonts w:ascii="Times New Roman" w:hAnsi="Times New Roman" w:cs="Times New Roman"/>
              <w:noProof/>
              <w:color w:val="000000" w:themeColor="text1"/>
              <w:sz w:val="24"/>
              <w:szCs w:val="24"/>
              <w:lang w:val="en-US"/>
            </w:rPr>
          </w:pPr>
          <w:r w:rsidRPr="002A124D">
            <w:rPr>
              <w:rFonts w:ascii="Times New Roman" w:hAnsi="Times New Roman" w:cs="Times New Roman"/>
              <w:noProof/>
              <w:color w:val="000000" w:themeColor="text1"/>
              <w:sz w:val="24"/>
              <w:szCs w:val="24"/>
              <w:lang w:val="en-US"/>
            </w:rPr>
            <w:t xml:space="preserve">Boissy, P., Jacobs, K., &amp; Roy, S. H. (2006, December 21). </w:t>
          </w:r>
          <w:r w:rsidRPr="002A124D">
            <w:rPr>
              <w:rFonts w:ascii="Times New Roman" w:hAnsi="Times New Roman" w:cs="Times New Roman"/>
              <w:i/>
              <w:iCs/>
              <w:noProof/>
              <w:color w:val="000000" w:themeColor="text1"/>
              <w:sz w:val="24"/>
              <w:szCs w:val="24"/>
              <w:lang w:val="en-US"/>
            </w:rPr>
            <w:t>Usability of a barcode scanning system as a means of data entry on a PDA for self-report health outcome questionnaires</w:t>
          </w:r>
          <w:r w:rsidRPr="002A124D">
            <w:rPr>
              <w:rFonts w:ascii="Times New Roman" w:hAnsi="Times New Roman" w:cs="Times New Roman"/>
              <w:noProof/>
              <w:color w:val="000000" w:themeColor="text1"/>
              <w:sz w:val="24"/>
              <w:szCs w:val="24"/>
              <w:lang w:val="en-US"/>
            </w:rPr>
            <w:t>. Retrieved April 12, 2016, from Bio Med Central: http://bmcmedinformdecismak.biomedcentral.com/articles/10.1186/1472-6947-6-42</w:t>
          </w:r>
        </w:p>
        <w:p w14:paraId="7D74FC98" w14:textId="77777777" w:rsidR="00EE54A6" w:rsidRDefault="00EE54A6" w:rsidP="00EE54A6">
          <w:pPr>
            <w:pStyle w:val="Bibliography"/>
            <w:ind w:left="720" w:hanging="720"/>
            <w:rPr>
              <w:rFonts w:ascii="Times New Roman" w:hAnsi="Times New Roman" w:cs="Times New Roman"/>
              <w:noProof/>
              <w:color w:val="000000" w:themeColor="text1"/>
              <w:sz w:val="24"/>
              <w:szCs w:val="24"/>
              <w:lang w:val="en-US"/>
            </w:rPr>
          </w:pPr>
          <w:r w:rsidRPr="002A124D">
            <w:rPr>
              <w:rFonts w:ascii="Times New Roman" w:hAnsi="Times New Roman" w:cs="Times New Roman"/>
              <w:noProof/>
              <w:color w:val="000000" w:themeColor="text1"/>
              <w:sz w:val="24"/>
              <w:szCs w:val="24"/>
              <w:lang w:val="en-US"/>
            </w:rPr>
            <w:t xml:space="preserve">FHWA. (2015, August 3). </w:t>
          </w:r>
          <w:r w:rsidRPr="002A124D">
            <w:rPr>
              <w:rFonts w:ascii="Times New Roman" w:hAnsi="Times New Roman" w:cs="Times New Roman"/>
              <w:i/>
              <w:iCs/>
              <w:noProof/>
              <w:color w:val="000000" w:themeColor="text1"/>
              <w:sz w:val="24"/>
              <w:szCs w:val="24"/>
              <w:lang w:val="en-US"/>
            </w:rPr>
            <w:t>Chapter 1. Literature Review</w:t>
          </w:r>
          <w:r w:rsidRPr="002A124D">
            <w:rPr>
              <w:rFonts w:ascii="Times New Roman" w:hAnsi="Times New Roman" w:cs="Times New Roman"/>
              <w:noProof/>
              <w:color w:val="000000" w:themeColor="text1"/>
              <w:sz w:val="24"/>
              <w:szCs w:val="24"/>
              <w:lang w:val="en-US"/>
            </w:rPr>
            <w:t>. Retrieved from Federal HIghway Administration: https://www.fhwa.dot.gov/asset/dataintegration/if08018/amdc_03.cfm</w:t>
          </w:r>
        </w:p>
        <w:p w14:paraId="7137E746" w14:textId="3A1F8B9A" w:rsidR="005E474F" w:rsidRPr="002D4801" w:rsidRDefault="002D4801" w:rsidP="005E474F">
          <w:pPr>
            <w:rPr>
              <w:rFonts w:ascii="Times New Roman" w:hAnsi="Times New Roman" w:cs="Times New Roman"/>
              <w:sz w:val="24"/>
              <w:lang w:val="en-US"/>
            </w:rPr>
          </w:pPr>
          <w:r w:rsidRPr="002D4801">
            <w:rPr>
              <w:rFonts w:ascii="Times New Roman" w:hAnsi="Times New Roman" w:cs="Times New Roman"/>
              <w:sz w:val="24"/>
              <w:lang w:val="en-US"/>
            </w:rPr>
            <w:t xml:space="preserve">Robert R. Champion, Basil R. Twist, Jr. (1992) Goal-directed financial asset management system. </w:t>
          </w:r>
          <w:r w:rsidR="005E474F" w:rsidRPr="002D4801">
            <w:rPr>
              <w:rFonts w:ascii="Times New Roman" w:hAnsi="Times New Roman" w:cs="Times New Roman"/>
              <w:sz w:val="24"/>
              <w:lang w:val="en-US"/>
            </w:rPr>
            <w:t>https://www.google.com/patents/US5126936</w:t>
          </w:r>
        </w:p>
        <w:p w14:paraId="4CD3E4C8" w14:textId="36A028CC" w:rsidR="002D4801" w:rsidRPr="002D4801" w:rsidRDefault="002D4801" w:rsidP="005E474F">
          <w:pPr>
            <w:rPr>
              <w:rFonts w:ascii="Times New Roman" w:hAnsi="Times New Roman" w:cs="Times New Roman"/>
              <w:sz w:val="24"/>
              <w:szCs w:val="24"/>
              <w:lang w:val="en-US"/>
            </w:rPr>
          </w:pPr>
          <w:r w:rsidRPr="002D4801">
            <w:rPr>
              <w:rFonts w:ascii="Times New Roman" w:hAnsi="Times New Roman" w:cs="Times New Roman"/>
              <w:sz w:val="24"/>
              <w:szCs w:val="24"/>
              <w:lang w:val="en-US"/>
            </w:rPr>
            <w:t>Jay Dawson. (2007) Asset Management System. Retrieved from https://www.google.com/patents/US20070145109</w:t>
          </w:r>
        </w:p>
        <w:p w14:paraId="0C0B4B55" w14:textId="77777777" w:rsidR="00EE54A6" w:rsidRPr="002A124D" w:rsidRDefault="00EE54A6" w:rsidP="00EE54A6">
          <w:pPr>
            <w:pStyle w:val="Bibliography"/>
            <w:ind w:left="720" w:hanging="720"/>
            <w:rPr>
              <w:rFonts w:ascii="Times New Roman" w:hAnsi="Times New Roman" w:cs="Times New Roman"/>
              <w:noProof/>
              <w:color w:val="000000" w:themeColor="text1"/>
              <w:sz w:val="24"/>
              <w:szCs w:val="24"/>
              <w:lang w:val="en-US"/>
            </w:rPr>
          </w:pPr>
          <w:r w:rsidRPr="002A124D">
            <w:rPr>
              <w:rFonts w:ascii="Times New Roman" w:hAnsi="Times New Roman" w:cs="Times New Roman"/>
              <w:noProof/>
              <w:color w:val="000000" w:themeColor="text1"/>
              <w:sz w:val="24"/>
              <w:szCs w:val="24"/>
              <w:lang w:val="en-US"/>
            </w:rPr>
            <w:t xml:space="preserve">Jinisys Software Inc. . (n.d.). </w:t>
          </w:r>
          <w:r w:rsidRPr="002A124D">
            <w:rPr>
              <w:rFonts w:ascii="Times New Roman" w:hAnsi="Times New Roman" w:cs="Times New Roman"/>
              <w:i/>
              <w:iCs/>
              <w:noProof/>
              <w:color w:val="000000" w:themeColor="text1"/>
              <w:sz w:val="24"/>
              <w:szCs w:val="24"/>
              <w:lang w:val="en-US"/>
            </w:rPr>
            <w:t>Asset Management System</w:t>
          </w:r>
          <w:r w:rsidRPr="002A124D">
            <w:rPr>
              <w:rFonts w:ascii="Times New Roman" w:hAnsi="Times New Roman" w:cs="Times New Roman"/>
              <w:noProof/>
              <w:color w:val="000000" w:themeColor="text1"/>
              <w:sz w:val="24"/>
              <w:szCs w:val="24"/>
              <w:lang w:val="en-US"/>
            </w:rPr>
            <w:t>. Retrieved from jinisys software: http://jinisyssoftware.com/asset-management-system/</w:t>
          </w:r>
        </w:p>
        <w:p w14:paraId="2855B5F3" w14:textId="77777777" w:rsidR="00EE54A6" w:rsidRPr="002A124D" w:rsidRDefault="00EE54A6" w:rsidP="00EE54A6">
          <w:pPr>
            <w:pStyle w:val="Bibliography"/>
            <w:ind w:left="720" w:hanging="720"/>
            <w:rPr>
              <w:rFonts w:ascii="Times New Roman" w:hAnsi="Times New Roman" w:cs="Times New Roman"/>
              <w:noProof/>
              <w:color w:val="000000" w:themeColor="text1"/>
              <w:sz w:val="24"/>
              <w:szCs w:val="24"/>
              <w:lang w:val="en-US"/>
            </w:rPr>
          </w:pPr>
          <w:r w:rsidRPr="002A124D">
            <w:rPr>
              <w:rFonts w:ascii="Times New Roman" w:hAnsi="Times New Roman" w:cs="Times New Roman"/>
              <w:noProof/>
              <w:color w:val="000000" w:themeColor="text1"/>
              <w:sz w:val="24"/>
              <w:szCs w:val="24"/>
              <w:lang w:val="en-US"/>
            </w:rPr>
            <w:t xml:space="preserve">Moore, C. (2016, February 26). </w:t>
          </w:r>
          <w:r w:rsidRPr="002A124D">
            <w:rPr>
              <w:rFonts w:ascii="Times New Roman" w:hAnsi="Times New Roman" w:cs="Times New Roman"/>
              <w:i/>
              <w:iCs/>
              <w:noProof/>
              <w:color w:val="000000" w:themeColor="text1"/>
              <w:sz w:val="24"/>
              <w:szCs w:val="24"/>
              <w:lang w:val="en-US"/>
            </w:rPr>
            <w:t>I want a weather station (part 1): Manual or automatic?</w:t>
          </w:r>
          <w:r w:rsidRPr="002A124D">
            <w:rPr>
              <w:rFonts w:ascii="Times New Roman" w:hAnsi="Times New Roman" w:cs="Times New Roman"/>
              <w:noProof/>
              <w:color w:val="000000" w:themeColor="text1"/>
              <w:sz w:val="24"/>
              <w:szCs w:val="24"/>
              <w:lang w:val="en-US"/>
            </w:rPr>
            <w:t xml:space="preserve"> Retrieved from BBC: http://www.bbc.co.uk/weatherwatchers/article/35669024/i-want-a-weather-station-manual-or-automatic</w:t>
          </w:r>
        </w:p>
        <w:p w14:paraId="7B31FC59" w14:textId="77777777" w:rsidR="00EE54A6" w:rsidRPr="002A124D" w:rsidRDefault="00EE54A6" w:rsidP="00EE54A6">
          <w:pPr>
            <w:pStyle w:val="Bibliography"/>
            <w:ind w:left="720" w:hanging="720"/>
            <w:rPr>
              <w:rFonts w:ascii="Times New Roman" w:hAnsi="Times New Roman" w:cs="Times New Roman"/>
              <w:noProof/>
              <w:color w:val="000000" w:themeColor="text1"/>
              <w:sz w:val="24"/>
              <w:szCs w:val="24"/>
              <w:lang w:val="en-US"/>
            </w:rPr>
          </w:pPr>
          <w:r w:rsidRPr="002A124D">
            <w:rPr>
              <w:rFonts w:ascii="Times New Roman" w:hAnsi="Times New Roman" w:cs="Times New Roman"/>
              <w:noProof/>
              <w:color w:val="000000" w:themeColor="text1"/>
              <w:sz w:val="24"/>
              <w:szCs w:val="24"/>
              <w:lang w:val="en-US"/>
            </w:rPr>
            <w:t xml:space="preserve">Morriss Jr, F. H., Abramowitz, P. W., Nelson, S. P., Milavetz, G., Michael, S. L., Gordon, S. N., . . . Cook, F. (2009, March). </w:t>
          </w:r>
          <w:r w:rsidRPr="002A124D">
            <w:rPr>
              <w:rFonts w:ascii="Times New Roman" w:hAnsi="Times New Roman" w:cs="Times New Roman"/>
              <w:i/>
              <w:iCs/>
              <w:noProof/>
              <w:color w:val="000000" w:themeColor="text1"/>
              <w:sz w:val="24"/>
              <w:szCs w:val="24"/>
              <w:lang w:val="en-US"/>
            </w:rPr>
            <w:t>Effectiveness of a Barcode Medication Administration System in Reducing Preventable Adverse Drug Events in a Neonatal Intensive Care Unit</w:t>
          </w:r>
          <w:r w:rsidRPr="002A124D">
            <w:rPr>
              <w:rFonts w:ascii="Times New Roman" w:hAnsi="Times New Roman" w:cs="Times New Roman"/>
              <w:noProof/>
              <w:color w:val="000000" w:themeColor="text1"/>
              <w:sz w:val="24"/>
              <w:szCs w:val="24"/>
              <w:lang w:val="en-US"/>
            </w:rPr>
            <w:t>. Retrieved from The Journal of Pediatrics: http://www.jpeds.com/article/S0022-3476(08)00705-1/fulltext</w:t>
          </w:r>
        </w:p>
        <w:p w14:paraId="47AAD0B4" w14:textId="77777777" w:rsidR="00EE54A6" w:rsidRDefault="00EE54A6" w:rsidP="00EE54A6">
          <w:pPr>
            <w:pStyle w:val="Bibliography"/>
            <w:ind w:left="720" w:hanging="720"/>
            <w:rPr>
              <w:rFonts w:ascii="Times New Roman" w:hAnsi="Times New Roman" w:cs="Times New Roman"/>
              <w:noProof/>
              <w:color w:val="000000" w:themeColor="text1"/>
              <w:sz w:val="24"/>
              <w:szCs w:val="24"/>
              <w:lang w:val="en-US"/>
            </w:rPr>
          </w:pPr>
          <w:r w:rsidRPr="002A124D">
            <w:rPr>
              <w:rFonts w:ascii="Times New Roman" w:hAnsi="Times New Roman" w:cs="Times New Roman"/>
              <w:noProof/>
              <w:color w:val="000000" w:themeColor="text1"/>
              <w:sz w:val="24"/>
              <w:szCs w:val="24"/>
              <w:lang w:val="en-US"/>
            </w:rPr>
            <w:t xml:space="preserve">Pepperl+Fuchs Inc. (2007, September 12). </w:t>
          </w:r>
          <w:r w:rsidRPr="002A124D">
            <w:rPr>
              <w:rFonts w:ascii="Times New Roman" w:hAnsi="Times New Roman" w:cs="Times New Roman"/>
              <w:i/>
              <w:iCs/>
              <w:noProof/>
              <w:color w:val="000000" w:themeColor="text1"/>
              <w:sz w:val="24"/>
              <w:szCs w:val="24"/>
              <w:lang w:val="en-US"/>
            </w:rPr>
            <w:t>LASER BARCODE SCANNERS FOR INDUSTRIAL AUTOMATION</w:t>
          </w:r>
          <w:r w:rsidRPr="002A124D">
            <w:rPr>
              <w:rFonts w:ascii="Times New Roman" w:hAnsi="Times New Roman" w:cs="Times New Roman"/>
              <w:noProof/>
              <w:color w:val="000000" w:themeColor="text1"/>
              <w:sz w:val="24"/>
              <w:szCs w:val="24"/>
              <w:lang w:val="en-US"/>
            </w:rPr>
            <w:t>. Retrieved April 2016, from Pepperl+Fuchs Inc.: http://files.pepperl-fuchs.com/selector_files/navi/productInfo/doct/tdoctb014__usa.pdf</w:t>
          </w:r>
        </w:p>
        <w:p w14:paraId="27E46591" w14:textId="5F7CD150" w:rsidR="00E33FB3" w:rsidRPr="00E33FB3" w:rsidRDefault="00E33FB3" w:rsidP="00E33FB3">
          <w:pPr>
            <w:rPr>
              <w:lang w:val="en-US"/>
            </w:rPr>
          </w:pPr>
          <w:r w:rsidRPr="00E33FB3">
            <w:rPr>
              <w:lang w:val="en-US"/>
            </w:rPr>
            <w:t>https://www.google.com/patents/US7116228</w:t>
          </w:r>
        </w:p>
        <w:p w14:paraId="7F15524B" w14:textId="77777777" w:rsidR="00EE54A6" w:rsidRPr="002A124D" w:rsidRDefault="00EE54A6" w:rsidP="00EE54A6">
          <w:pPr>
            <w:pStyle w:val="Bibliography"/>
            <w:ind w:left="720" w:hanging="720"/>
            <w:rPr>
              <w:rFonts w:ascii="Times New Roman" w:hAnsi="Times New Roman" w:cs="Times New Roman"/>
              <w:noProof/>
              <w:color w:val="000000" w:themeColor="text1"/>
              <w:sz w:val="24"/>
              <w:szCs w:val="24"/>
              <w:lang w:val="en-US"/>
            </w:rPr>
          </w:pPr>
          <w:r w:rsidRPr="002A124D">
            <w:rPr>
              <w:rFonts w:ascii="Times New Roman" w:hAnsi="Times New Roman" w:cs="Times New Roman"/>
              <w:noProof/>
              <w:color w:val="000000" w:themeColor="text1"/>
              <w:sz w:val="24"/>
              <w:szCs w:val="24"/>
              <w:lang w:val="en-US"/>
            </w:rPr>
            <w:t xml:space="preserve">Smith, S. (2012, September 26). </w:t>
          </w:r>
          <w:r w:rsidRPr="002A124D">
            <w:rPr>
              <w:rFonts w:ascii="Times New Roman" w:hAnsi="Times New Roman" w:cs="Times New Roman"/>
              <w:i/>
              <w:iCs/>
              <w:noProof/>
              <w:color w:val="000000" w:themeColor="text1"/>
              <w:sz w:val="24"/>
              <w:szCs w:val="24"/>
              <w:lang w:val="en-US"/>
            </w:rPr>
            <w:t>The Advantages of Preventive Maintenance</w:t>
          </w:r>
          <w:r w:rsidRPr="002A124D">
            <w:rPr>
              <w:rFonts w:ascii="Times New Roman" w:hAnsi="Times New Roman" w:cs="Times New Roman"/>
              <w:noProof/>
              <w:color w:val="000000" w:themeColor="text1"/>
              <w:sz w:val="24"/>
              <w:szCs w:val="24"/>
              <w:lang w:val="en-US"/>
            </w:rPr>
            <w:t>. Retrieved from MINTEK: http://www.mintek.com/blog/eam-cmms/advantages-preventive-maintenance/</w:t>
          </w:r>
        </w:p>
        <w:p w14:paraId="7002FD55" w14:textId="77777777" w:rsidR="00EE54A6" w:rsidRPr="002A124D" w:rsidRDefault="00EE54A6" w:rsidP="00EE54A6">
          <w:pPr>
            <w:pStyle w:val="Bibliography"/>
            <w:ind w:left="720" w:hanging="720"/>
            <w:rPr>
              <w:rFonts w:ascii="Times New Roman" w:hAnsi="Times New Roman" w:cs="Times New Roman"/>
              <w:noProof/>
              <w:color w:val="000000" w:themeColor="text1"/>
              <w:sz w:val="24"/>
              <w:szCs w:val="24"/>
              <w:lang w:val="en-US"/>
            </w:rPr>
          </w:pPr>
          <w:r w:rsidRPr="002A124D">
            <w:rPr>
              <w:rFonts w:ascii="Times New Roman" w:hAnsi="Times New Roman" w:cs="Times New Roman"/>
              <w:noProof/>
              <w:color w:val="000000" w:themeColor="text1"/>
              <w:sz w:val="24"/>
              <w:szCs w:val="24"/>
              <w:lang w:val="en-US"/>
            </w:rPr>
            <w:t xml:space="preserve">Staller, K. (2015). </w:t>
          </w:r>
          <w:r w:rsidRPr="002A124D">
            <w:rPr>
              <w:rFonts w:ascii="Times New Roman" w:hAnsi="Times New Roman" w:cs="Times New Roman"/>
              <w:i/>
              <w:iCs/>
              <w:noProof/>
              <w:color w:val="000000" w:themeColor="text1"/>
              <w:sz w:val="24"/>
              <w:szCs w:val="24"/>
              <w:lang w:val="en-US"/>
            </w:rPr>
            <w:t>Six steps to design a preventive maintenance program</w:t>
          </w:r>
          <w:r w:rsidRPr="002A124D">
            <w:rPr>
              <w:rFonts w:ascii="Times New Roman" w:hAnsi="Times New Roman" w:cs="Times New Roman"/>
              <w:noProof/>
              <w:color w:val="000000" w:themeColor="text1"/>
              <w:sz w:val="24"/>
              <w:szCs w:val="24"/>
              <w:lang w:val="en-US"/>
            </w:rPr>
            <w:t>. Retrieved from Planet Engineering: http://www.plantengineering.com/single-article/six-steps-to-design-a-preventive-maintenance-program/15dc84630bc8dc979f8a1d9bc989cdc3.html</w:t>
          </w:r>
        </w:p>
        <w:p w14:paraId="3DBD89E9" w14:textId="77777777" w:rsidR="00EE54A6" w:rsidRPr="002A124D" w:rsidRDefault="00EE54A6" w:rsidP="00EE54A6">
          <w:pPr>
            <w:pStyle w:val="Bibliography"/>
            <w:ind w:left="720" w:hanging="720"/>
            <w:rPr>
              <w:rFonts w:ascii="Times New Roman" w:hAnsi="Times New Roman" w:cs="Times New Roman"/>
              <w:noProof/>
              <w:color w:val="000000" w:themeColor="text1"/>
              <w:sz w:val="24"/>
              <w:szCs w:val="24"/>
              <w:lang w:val="en-US"/>
            </w:rPr>
          </w:pPr>
          <w:r w:rsidRPr="002A124D">
            <w:rPr>
              <w:rFonts w:ascii="Times New Roman" w:hAnsi="Times New Roman" w:cs="Times New Roman"/>
              <w:noProof/>
              <w:color w:val="000000" w:themeColor="text1"/>
              <w:sz w:val="24"/>
              <w:szCs w:val="24"/>
              <w:lang w:val="en-US"/>
            </w:rPr>
            <w:t xml:space="preserve">TechNovelgy. (n.d.). </w:t>
          </w:r>
          <w:r w:rsidRPr="002A124D">
            <w:rPr>
              <w:rFonts w:ascii="Times New Roman" w:hAnsi="Times New Roman" w:cs="Times New Roman"/>
              <w:i/>
              <w:iCs/>
              <w:noProof/>
              <w:color w:val="000000" w:themeColor="text1"/>
              <w:sz w:val="24"/>
              <w:szCs w:val="24"/>
              <w:lang w:val="en-US"/>
            </w:rPr>
            <w:t>RFID Reader Collision</w:t>
          </w:r>
          <w:r w:rsidRPr="002A124D">
            <w:rPr>
              <w:rFonts w:ascii="Times New Roman" w:hAnsi="Times New Roman" w:cs="Times New Roman"/>
              <w:noProof/>
              <w:color w:val="000000" w:themeColor="text1"/>
              <w:sz w:val="24"/>
              <w:szCs w:val="24"/>
              <w:lang w:val="en-US"/>
            </w:rPr>
            <w:t>. Retrieved from TechNovelgy: http://www.technovelgy.com/ct/Technology-Article.asp?ArtNum=58</w:t>
          </w:r>
        </w:p>
        <w:p w14:paraId="2B607601" w14:textId="77777777" w:rsidR="00EE54A6" w:rsidRPr="002A124D" w:rsidRDefault="00EE54A6" w:rsidP="00EE54A6">
          <w:pPr>
            <w:pStyle w:val="Bibliography"/>
            <w:ind w:left="720" w:hanging="720"/>
            <w:rPr>
              <w:rFonts w:ascii="Times New Roman" w:hAnsi="Times New Roman" w:cs="Times New Roman"/>
              <w:noProof/>
              <w:color w:val="000000" w:themeColor="text1"/>
              <w:sz w:val="24"/>
              <w:szCs w:val="24"/>
              <w:lang w:val="en-US"/>
            </w:rPr>
          </w:pPr>
          <w:r w:rsidRPr="002A124D">
            <w:rPr>
              <w:rFonts w:ascii="Times New Roman" w:hAnsi="Times New Roman" w:cs="Times New Roman"/>
              <w:noProof/>
              <w:color w:val="000000" w:themeColor="text1"/>
              <w:sz w:val="24"/>
              <w:szCs w:val="24"/>
              <w:lang w:val="en-US"/>
            </w:rPr>
            <w:t xml:space="preserve">TechNovelgy. (n.d.). </w:t>
          </w:r>
          <w:r w:rsidRPr="002A124D">
            <w:rPr>
              <w:rFonts w:ascii="Times New Roman" w:hAnsi="Times New Roman" w:cs="Times New Roman"/>
              <w:i/>
              <w:iCs/>
              <w:noProof/>
              <w:color w:val="000000" w:themeColor="text1"/>
              <w:sz w:val="24"/>
              <w:szCs w:val="24"/>
              <w:lang w:val="en-US"/>
            </w:rPr>
            <w:t>RFID Tag Collision</w:t>
          </w:r>
          <w:r w:rsidRPr="002A124D">
            <w:rPr>
              <w:rFonts w:ascii="Times New Roman" w:hAnsi="Times New Roman" w:cs="Times New Roman"/>
              <w:noProof/>
              <w:color w:val="000000" w:themeColor="text1"/>
              <w:sz w:val="24"/>
              <w:szCs w:val="24"/>
              <w:lang w:val="en-US"/>
            </w:rPr>
            <w:t>. Retrieved from TechNovelgy: http://www.technovelgy.com/ct/Technology-Article.asp?ArtNum=57</w:t>
          </w:r>
        </w:p>
        <w:p w14:paraId="2E9BCD58" w14:textId="77777777" w:rsidR="00EE54A6" w:rsidRPr="002A124D" w:rsidRDefault="00EE54A6" w:rsidP="00EE54A6">
          <w:pPr>
            <w:pStyle w:val="Bibliography"/>
            <w:ind w:left="720" w:hanging="720"/>
            <w:rPr>
              <w:rFonts w:ascii="Times New Roman" w:hAnsi="Times New Roman" w:cs="Times New Roman"/>
              <w:noProof/>
              <w:color w:val="000000" w:themeColor="text1"/>
              <w:sz w:val="24"/>
              <w:szCs w:val="24"/>
              <w:lang w:val="en-US"/>
            </w:rPr>
          </w:pPr>
          <w:r w:rsidRPr="002A124D">
            <w:rPr>
              <w:rFonts w:ascii="Times New Roman" w:hAnsi="Times New Roman" w:cs="Times New Roman"/>
              <w:noProof/>
              <w:color w:val="000000" w:themeColor="text1"/>
              <w:sz w:val="24"/>
              <w:szCs w:val="24"/>
              <w:lang w:val="en-US"/>
            </w:rPr>
            <w:t xml:space="preserve">TechNovelgy. (n.d.). </w:t>
          </w:r>
          <w:r w:rsidRPr="002A124D">
            <w:rPr>
              <w:rFonts w:ascii="Times New Roman" w:hAnsi="Times New Roman" w:cs="Times New Roman"/>
              <w:i/>
              <w:iCs/>
              <w:noProof/>
              <w:color w:val="000000" w:themeColor="text1"/>
              <w:sz w:val="24"/>
              <w:szCs w:val="24"/>
              <w:lang w:val="en-US"/>
            </w:rPr>
            <w:t>What is RFID?</w:t>
          </w:r>
          <w:r w:rsidRPr="002A124D">
            <w:rPr>
              <w:rFonts w:ascii="Times New Roman" w:hAnsi="Times New Roman" w:cs="Times New Roman"/>
              <w:noProof/>
              <w:color w:val="000000" w:themeColor="text1"/>
              <w:sz w:val="24"/>
              <w:szCs w:val="24"/>
              <w:lang w:val="en-US"/>
            </w:rPr>
            <w:t xml:space="preserve"> Retrieved from TechNovelgy: http://www.technovelgy.com/ct/technology-article.asp</w:t>
          </w:r>
        </w:p>
        <w:p w14:paraId="2A217FAA" w14:textId="77777777" w:rsidR="00EE54A6" w:rsidRPr="002A124D" w:rsidRDefault="00EE54A6" w:rsidP="00EE54A6">
          <w:pPr>
            <w:pStyle w:val="Bibliography"/>
            <w:ind w:left="720" w:hanging="720"/>
            <w:rPr>
              <w:rFonts w:ascii="Times New Roman" w:hAnsi="Times New Roman" w:cs="Times New Roman"/>
              <w:noProof/>
              <w:color w:val="000000" w:themeColor="text1"/>
              <w:sz w:val="24"/>
              <w:szCs w:val="24"/>
              <w:lang w:val="en-US"/>
            </w:rPr>
          </w:pPr>
          <w:r w:rsidRPr="002A124D">
            <w:rPr>
              <w:rFonts w:ascii="Times New Roman" w:hAnsi="Times New Roman" w:cs="Times New Roman"/>
              <w:noProof/>
              <w:color w:val="000000" w:themeColor="text1"/>
              <w:sz w:val="24"/>
              <w:szCs w:val="24"/>
              <w:lang w:val="en-US"/>
            </w:rPr>
            <w:t xml:space="preserve">Zebra Technologies. (2013). </w:t>
          </w:r>
          <w:r w:rsidRPr="002A124D">
            <w:rPr>
              <w:rFonts w:ascii="Times New Roman" w:hAnsi="Times New Roman" w:cs="Times New Roman"/>
              <w:i/>
              <w:iCs/>
              <w:noProof/>
              <w:color w:val="000000" w:themeColor="text1"/>
              <w:sz w:val="24"/>
              <w:szCs w:val="24"/>
              <w:lang w:val="en-US"/>
            </w:rPr>
            <w:t>BARCODING 101</w:t>
          </w:r>
          <w:r w:rsidRPr="002A124D">
            <w:rPr>
              <w:rFonts w:ascii="Times New Roman" w:hAnsi="Times New Roman" w:cs="Times New Roman"/>
              <w:noProof/>
              <w:color w:val="000000" w:themeColor="text1"/>
              <w:sz w:val="24"/>
              <w:szCs w:val="24"/>
              <w:lang w:val="en-US"/>
            </w:rPr>
            <w:t>. Retrieved April 12, 2016, from Zebra: https://www.zebra.com/content/dam/zebra/white-papers/en-us/barcoding-101-en-us.pdf</w:t>
          </w:r>
        </w:p>
        <w:p w14:paraId="622B564D" w14:textId="77777777" w:rsidR="00EE54A6" w:rsidRDefault="00EE54A6" w:rsidP="00EE54A6">
          <w:r w:rsidRPr="002A124D">
            <w:rPr>
              <w:rFonts w:ascii="Times New Roman" w:hAnsi="Times New Roman" w:cs="Times New Roman"/>
              <w:b/>
              <w:bCs/>
              <w:noProof/>
              <w:color w:val="000000" w:themeColor="text1"/>
              <w:sz w:val="24"/>
              <w:szCs w:val="24"/>
            </w:rPr>
            <w:fldChar w:fldCharType="end"/>
          </w:r>
        </w:p>
      </w:sdtContent>
    </w:sdt>
    <w:p w14:paraId="22E12655" w14:textId="77777777" w:rsidR="00EE54A6" w:rsidRPr="00FA0982" w:rsidRDefault="00EE54A6" w:rsidP="00BE2AF1">
      <w:pPr>
        <w:spacing w:line="360" w:lineRule="auto"/>
        <w:rPr>
          <w:rFonts w:ascii="Arial" w:hAnsi="Arial" w:cs="Arial"/>
          <w:sz w:val="24"/>
          <w:szCs w:val="24"/>
          <w:lang w:val="en-US" w:eastAsia="ja-JP"/>
        </w:rPr>
      </w:pPr>
    </w:p>
    <w:sectPr w:rsidR="00EE54A6" w:rsidRPr="00FA0982" w:rsidSect="00173646">
      <w:footerReference w:type="default" r:id="rId4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E962F4" w14:textId="77777777" w:rsidR="0037237A" w:rsidRDefault="0037237A" w:rsidP="00B7398F">
      <w:pPr>
        <w:spacing w:after="0" w:line="240" w:lineRule="auto"/>
      </w:pPr>
      <w:r>
        <w:separator/>
      </w:r>
    </w:p>
  </w:endnote>
  <w:endnote w:type="continuationSeparator" w:id="0">
    <w:p w14:paraId="59D7A8DC" w14:textId="77777777" w:rsidR="0037237A" w:rsidRDefault="0037237A" w:rsidP="00B73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D16CB8" w14:textId="2EC70E48" w:rsidR="005325A2" w:rsidRDefault="005325A2" w:rsidP="004D1426">
    <w:pPr>
      <w:pStyle w:val="Footer"/>
      <w:tabs>
        <w:tab w:val="clear" w:pos="4680"/>
        <w:tab w:val="clear" w:pos="9360"/>
        <w:tab w:val="left" w:pos="140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3BA3D" w14:textId="77777777" w:rsidR="005325A2" w:rsidRDefault="005325A2" w:rsidP="0084037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9CAD4B" w14:textId="77777777" w:rsidR="005325A2" w:rsidRDefault="005325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4629074"/>
      <w:docPartObj>
        <w:docPartGallery w:val="Page Numbers (Bottom of Page)"/>
        <w:docPartUnique/>
      </w:docPartObj>
    </w:sdtPr>
    <w:sdtEndPr>
      <w:rPr>
        <w:color w:val="7F7F7F" w:themeColor="background1" w:themeShade="7F"/>
        <w:spacing w:val="60"/>
      </w:rPr>
    </w:sdtEndPr>
    <w:sdtContent>
      <w:p w14:paraId="39979BA8" w14:textId="7F1EF8BF" w:rsidR="005325A2" w:rsidRDefault="005325A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0B1EE9" w:rsidRPr="000B1EE9">
          <w:rPr>
            <w:b/>
            <w:bCs/>
            <w:noProof/>
          </w:rPr>
          <w:t>5</w:t>
        </w:r>
        <w:r>
          <w:rPr>
            <w:b/>
            <w:bCs/>
            <w:noProof/>
          </w:rPr>
          <w:fldChar w:fldCharType="end"/>
        </w:r>
        <w:r>
          <w:rPr>
            <w:b/>
            <w:bCs/>
          </w:rPr>
          <w:t xml:space="preserve"> | </w:t>
        </w:r>
        <w:r>
          <w:rPr>
            <w:color w:val="7F7F7F" w:themeColor="background1" w:themeShade="7F"/>
            <w:spacing w:val="60"/>
          </w:rPr>
          <w:t>Page</w:t>
        </w:r>
      </w:p>
    </w:sdtContent>
  </w:sdt>
  <w:p w14:paraId="59A317F0" w14:textId="77777777" w:rsidR="005325A2" w:rsidRDefault="005325A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0840327"/>
      <w:docPartObj>
        <w:docPartGallery w:val="Page Numbers (Bottom of Page)"/>
        <w:docPartUnique/>
      </w:docPartObj>
    </w:sdtPr>
    <w:sdtEndPr>
      <w:rPr>
        <w:color w:val="7F7F7F" w:themeColor="background1" w:themeShade="7F"/>
        <w:spacing w:val="60"/>
      </w:rPr>
    </w:sdtEndPr>
    <w:sdtContent>
      <w:p w14:paraId="2A345C1C" w14:textId="72D871C6" w:rsidR="005325A2" w:rsidRDefault="005325A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22AB5" w:rsidRPr="00C22AB5">
          <w:rPr>
            <w:b/>
            <w:bCs/>
            <w:noProof/>
          </w:rPr>
          <w:t>59</w:t>
        </w:r>
        <w:r>
          <w:rPr>
            <w:b/>
            <w:bCs/>
            <w:noProof/>
          </w:rPr>
          <w:fldChar w:fldCharType="end"/>
        </w:r>
        <w:r>
          <w:rPr>
            <w:b/>
            <w:bCs/>
          </w:rPr>
          <w:t xml:space="preserve"> | </w:t>
        </w:r>
        <w:r>
          <w:rPr>
            <w:color w:val="7F7F7F" w:themeColor="background1" w:themeShade="7F"/>
            <w:spacing w:val="60"/>
          </w:rPr>
          <w:t>Page</w:t>
        </w:r>
      </w:p>
    </w:sdtContent>
  </w:sdt>
  <w:p w14:paraId="1CD6070C" w14:textId="4B88EA67" w:rsidR="005325A2" w:rsidRPr="00063FD6" w:rsidRDefault="005325A2">
    <w:pPr>
      <w:pStyle w:val="Footer"/>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6258766"/>
      <w:docPartObj>
        <w:docPartGallery w:val="Page Numbers (Bottom of Page)"/>
        <w:docPartUnique/>
      </w:docPartObj>
    </w:sdtPr>
    <w:sdtEndPr>
      <w:rPr>
        <w:color w:val="7F7F7F" w:themeColor="background1" w:themeShade="7F"/>
        <w:spacing w:val="60"/>
      </w:rPr>
    </w:sdtEndPr>
    <w:sdtContent>
      <w:p w14:paraId="64027C3D" w14:textId="428FF95F" w:rsidR="005325A2" w:rsidRDefault="005325A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22AB5" w:rsidRPr="00C22AB5">
          <w:rPr>
            <w:b/>
            <w:bCs/>
            <w:noProof/>
          </w:rPr>
          <w:t>58</w:t>
        </w:r>
        <w:r>
          <w:rPr>
            <w:b/>
            <w:bCs/>
            <w:noProof/>
          </w:rPr>
          <w:fldChar w:fldCharType="end"/>
        </w:r>
        <w:r>
          <w:rPr>
            <w:b/>
            <w:bCs/>
          </w:rPr>
          <w:t xml:space="preserve"> | </w:t>
        </w:r>
        <w:r>
          <w:rPr>
            <w:color w:val="7F7F7F" w:themeColor="background1" w:themeShade="7F"/>
            <w:spacing w:val="60"/>
          </w:rPr>
          <w:t>Page</w:t>
        </w:r>
      </w:p>
    </w:sdtContent>
  </w:sdt>
  <w:p w14:paraId="4F045418" w14:textId="77777777" w:rsidR="005325A2" w:rsidRDefault="005325A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4824269"/>
      <w:docPartObj>
        <w:docPartGallery w:val="Page Numbers (Bottom of Page)"/>
        <w:docPartUnique/>
      </w:docPartObj>
    </w:sdtPr>
    <w:sdtEndPr>
      <w:rPr>
        <w:color w:val="7F7F7F" w:themeColor="background1" w:themeShade="7F"/>
        <w:spacing w:val="60"/>
      </w:rPr>
    </w:sdtEndPr>
    <w:sdtContent>
      <w:p w14:paraId="76AF7881" w14:textId="174CA88C" w:rsidR="005325A2" w:rsidRDefault="005325A2" w:rsidP="00C22AB5">
        <w:pPr>
          <w:pStyle w:val="Footer"/>
          <w:pBdr>
            <w:top w:val="single" w:sz="4" w:space="15" w:color="D9D9D9" w:themeColor="background1" w:themeShade="D9"/>
          </w:pBdr>
          <w:rPr>
            <w:b/>
            <w:bCs/>
          </w:rPr>
        </w:pPr>
        <w:r>
          <w:fldChar w:fldCharType="begin"/>
        </w:r>
        <w:r>
          <w:instrText xml:space="preserve"> PAGE   \* MERGEFORMAT </w:instrText>
        </w:r>
        <w:r>
          <w:fldChar w:fldCharType="separate"/>
        </w:r>
        <w:r w:rsidR="00C22AB5" w:rsidRPr="00C22AB5">
          <w:rPr>
            <w:b/>
            <w:bCs/>
            <w:noProof/>
          </w:rPr>
          <w:t>78</w:t>
        </w:r>
        <w:r>
          <w:rPr>
            <w:b/>
            <w:bCs/>
            <w:noProof/>
          </w:rPr>
          <w:fldChar w:fldCharType="end"/>
        </w:r>
        <w:r>
          <w:rPr>
            <w:b/>
            <w:bCs/>
          </w:rPr>
          <w:t xml:space="preserve"> | </w:t>
        </w:r>
        <w:r>
          <w:rPr>
            <w:color w:val="7F7F7F" w:themeColor="background1" w:themeShade="7F"/>
            <w:spacing w:val="60"/>
          </w:rPr>
          <w:t>Page</w:t>
        </w:r>
      </w:p>
    </w:sdtContent>
  </w:sdt>
  <w:p w14:paraId="016A2D82" w14:textId="77777777" w:rsidR="005325A2" w:rsidRDefault="005325A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0279243"/>
      <w:docPartObj>
        <w:docPartGallery w:val="Page Numbers (Bottom of Page)"/>
        <w:docPartUnique/>
      </w:docPartObj>
    </w:sdtPr>
    <w:sdtEndPr>
      <w:rPr>
        <w:color w:val="7F7F7F" w:themeColor="background1" w:themeShade="7F"/>
        <w:spacing w:val="60"/>
      </w:rPr>
    </w:sdtEndPr>
    <w:sdtContent>
      <w:p w14:paraId="7FD5165C" w14:textId="433D6391" w:rsidR="005325A2" w:rsidRDefault="005325A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22AB5" w:rsidRPr="00C22AB5">
          <w:rPr>
            <w:b/>
            <w:bCs/>
            <w:noProof/>
          </w:rPr>
          <w:t>99</w:t>
        </w:r>
        <w:r>
          <w:rPr>
            <w:b/>
            <w:bCs/>
            <w:noProof/>
          </w:rPr>
          <w:fldChar w:fldCharType="end"/>
        </w:r>
        <w:r>
          <w:rPr>
            <w:b/>
            <w:bCs/>
          </w:rPr>
          <w:t xml:space="preserve"> | </w:t>
        </w:r>
        <w:r>
          <w:rPr>
            <w:color w:val="7F7F7F" w:themeColor="background1" w:themeShade="7F"/>
            <w:spacing w:val="60"/>
          </w:rPr>
          <w:t>Page</w:t>
        </w:r>
      </w:p>
    </w:sdtContent>
  </w:sdt>
  <w:p w14:paraId="2B45F45B" w14:textId="77777777" w:rsidR="005325A2" w:rsidRDefault="005325A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FD67F9" w14:textId="77777777" w:rsidR="0037237A" w:rsidRDefault="0037237A" w:rsidP="00B7398F">
      <w:pPr>
        <w:spacing w:after="0" w:line="240" w:lineRule="auto"/>
      </w:pPr>
      <w:r>
        <w:separator/>
      </w:r>
    </w:p>
  </w:footnote>
  <w:footnote w:type="continuationSeparator" w:id="0">
    <w:p w14:paraId="3C9FEC87" w14:textId="77777777" w:rsidR="0037237A" w:rsidRDefault="0037237A" w:rsidP="00B739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7879A9" w14:textId="77777777" w:rsidR="005325A2" w:rsidRDefault="005325A2">
    <w:pPr>
      <w:pStyle w:val="Header"/>
      <w:rPr>
        <w:rFonts w:ascii="Arial" w:hAnsi="Arial"/>
        <w:b/>
      </w:rPr>
    </w:pPr>
  </w:p>
  <w:p w14:paraId="6CE00143" w14:textId="77777777" w:rsidR="005325A2" w:rsidRPr="00D70461" w:rsidRDefault="005325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F2013E" w14:textId="77777777" w:rsidR="005325A2" w:rsidRPr="00E864E4" w:rsidRDefault="005325A2" w:rsidP="00C82646">
    <w:pPr>
      <w:pStyle w:val="Header"/>
    </w:pPr>
  </w:p>
  <w:p w14:paraId="7908671E" w14:textId="77777777" w:rsidR="005325A2" w:rsidRDefault="005325A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F1864" w14:textId="0539CD6E" w:rsidR="005325A2" w:rsidRPr="000F6B8E" w:rsidRDefault="005325A2" w:rsidP="000F6B8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AAAAE" w14:textId="0AC48B8B" w:rsidR="005325A2" w:rsidRPr="00A64D7C" w:rsidRDefault="005325A2" w:rsidP="00A64D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cs="Symbol" w:hint="default"/>
      </w:rPr>
    </w:lvl>
  </w:abstractNum>
  <w:abstractNum w:abstractNumId="2" w15:restartNumberingAfterBreak="0">
    <w:nsid w:val="00000003"/>
    <w:multiLevelType w:val="singleLevel"/>
    <w:tmpl w:val="00000003"/>
    <w:name w:val="WW8Num2"/>
    <w:lvl w:ilvl="0">
      <w:start w:val="1"/>
      <w:numFmt w:val="decimal"/>
      <w:lvlText w:val="%1)"/>
      <w:lvlJc w:val="left"/>
      <w:pPr>
        <w:tabs>
          <w:tab w:val="num" w:pos="720"/>
        </w:tabs>
        <w:ind w:left="720" w:hanging="360"/>
      </w:pPr>
      <w:rPr>
        <w:rFonts w:hint="default"/>
      </w:rPr>
    </w:lvl>
  </w:abstractNum>
  <w:abstractNum w:abstractNumId="3" w15:restartNumberingAfterBreak="0">
    <w:nsid w:val="00000004"/>
    <w:multiLevelType w:val="singleLevel"/>
    <w:tmpl w:val="00000004"/>
    <w:name w:val="WW8Num15"/>
    <w:lvl w:ilvl="0">
      <w:start w:val="1"/>
      <w:numFmt w:val="bullet"/>
      <w:lvlText w:val=""/>
      <w:lvlJc w:val="left"/>
      <w:pPr>
        <w:tabs>
          <w:tab w:val="num" w:pos="720"/>
        </w:tabs>
        <w:ind w:left="720" w:hanging="360"/>
      </w:pPr>
      <w:rPr>
        <w:rFonts w:ascii="Symbol" w:hAnsi="Symbol" w:cs="Symbol" w:hint="default"/>
      </w:rPr>
    </w:lvl>
  </w:abstractNum>
  <w:abstractNum w:abstractNumId="4" w15:restartNumberingAfterBreak="0">
    <w:nsid w:val="00000005"/>
    <w:multiLevelType w:val="singleLevel"/>
    <w:tmpl w:val="00000005"/>
    <w:name w:val="WW8Num17"/>
    <w:lvl w:ilvl="0">
      <w:start w:val="1"/>
      <w:numFmt w:val="bullet"/>
      <w:lvlText w:val=""/>
      <w:lvlJc w:val="left"/>
      <w:pPr>
        <w:tabs>
          <w:tab w:val="num" w:pos="720"/>
        </w:tabs>
        <w:ind w:left="720" w:hanging="360"/>
      </w:pPr>
      <w:rPr>
        <w:rFonts w:ascii="Symbol" w:hAnsi="Symbol" w:cs="Symbol" w:hint="default"/>
      </w:rPr>
    </w:lvl>
  </w:abstractNum>
  <w:abstractNum w:abstractNumId="5" w15:restartNumberingAfterBreak="0">
    <w:nsid w:val="00000006"/>
    <w:multiLevelType w:val="singleLevel"/>
    <w:tmpl w:val="00000006"/>
    <w:name w:val="WW8Num20"/>
    <w:lvl w:ilvl="0">
      <w:start w:val="1"/>
      <w:numFmt w:val="bullet"/>
      <w:lvlText w:val=""/>
      <w:lvlJc w:val="left"/>
      <w:pPr>
        <w:tabs>
          <w:tab w:val="num" w:pos="720"/>
        </w:tabs>
        <w:ind w:left="720" w:hanging="360"/>
      </w:pPr>
      <w:rPr>
        <w:rFonts w:ascii="Symbol" w:hAnsi="Symbol" w:cs="Symbol" w:hint="default"/>
      </w:rPr>
    </w:lvl>
  </w:abstractNum>
  <w:abstractNum w:abstractNumId="6" w15:restartNumberingAfterBreak="0">
    <w:nsid w:val="00000007"/>
    <w:multiLevelType w:val="singleLevel"/>
    <w:tmpl w:val="00000007"/>
    <w:name w:val="WW8Num22"/>
    <w:lvl w:ilvl="0">
      <w:start w:val="1"/>
      <w:numFmt w:val="bullet"/>
      <w:lvlText w:val=""/>
      <w:lvlJc w:val="left"/>
      <w:pPr>
        <w:tabs>
          <w:tab w:val="num" w:pos="720"/>
        </w:tabs>
        <w:ind w:left="720" w:hanging="360"/>
      </w:pPr>
      <w:rPr>
        <w:rFonts w:ascii="Symbol" w:hAnsi="Symbol" w:cs="Symbol" w:hint="default"/>
        <w:sz w:val="24"/>
      </w:rPr>
    </w:lvl>
  </w:abstractNum>
  <w:abstractNum w:abstractNumId="7" w15:restartNumberingAfterBreak="0">
    <w:nsid w:val="024F3203"/>
    <w:multiLevelType w:val="hybridMultilevel"/>
    <w:tmpl w:val="FB0CB9DA"/>
    <w:lvl w:ilvl="0" w:tplc="D3A27716">
      <w:start w:val="10"/>
      <w:numFmt w:val="bullet"/>
      <w:lvlText w:val="-"/>
      <w:lvlJc w:val="left"/>
      <w:pPr>
        <w:ind w:left="2520" w:hanging="360"/>
      </w:pPr>
      <w:rPr>
        <w:rFonts w:ascii="Arial" w:eastAsiaTheme="minorHAnsi" w:hAnsi="Arial"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072255E4"/>
    <w:multiLevelType w:val="hybridMultilevel"/>
    <w:tmpl w:val="914C84B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0A620892"/>
    <w:multiLevelType w:val="hybridMultilevel"/>
    <w:tmpl w:val="1608A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922710"/>
    <w:multiLevelType w:val="singleLevel"/>
    <w:tmpl w:val="7F4288D0"/>
    <w:lvl w:ilvl="0">
      <w:start w:val="1"/>
      <w:numFmt w:val="lowerRoman"/>
      <w:lvlText w:val="(%1) "/>
      <w:legacy w:legacy="1" w:legacySpace="0" w:legacyIndent="283"/>
      <w:lvlJc w:val="left"/>
      <w:pPr>
        <w:ind w:left="283" w:hanging="283"/>
      </w:pPr>
      <w:rPr>
        <w:rFonts w:ascii="Times" w:hAnsi="Times" w:hint="default"/>
        <w:b w:val="0"/>
        <w:i w:val="0"/>
        <w:sz w:val="24"/>
        <w:u w:val="none"/>
      </w:rPr>
    </w:lvl>
  </w:abstractNum>
  <w:abstractNum w:abstractNumId="11" w15:restartNumberingAfterBreak="0">
    <w:nsid w:val="0E6A3BAE"/>
    <w:multiLevelType w:val="hybridMultilevel"/>
    <w:tmpl w:val="80804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2001D8"/>
    <w:multiLevelType w:val="multilevel"/>
    <w:tmpl w:val="2BDA923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2BE29EA"/>
    <w:multiLevelType w:val="hybridMultilevel"/>
    <w:tmpl w:val="447253CE"/>
    <w:lvl w:ilvl="0" w:tplc="49C2FA0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EC34B7"/>
    <w:multiLevelType w:val="hybridMultilevel"/>
    <w:tmpl w:val="B1EA0636"/>
    <w:lvl w:ilvl="0" w:tplc="3409000F">
      <w:start w:val="3"/>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190C12DE"/>
    <w:multiLevelType w:val="hybridMultilevel"/>
    <w:tmpl w:val="35BA77EC"/>
    <w:lvl w:ilvl="0" w:tplc="BB32266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6" w15:restartNumberingAfterBreak="0">
    <w:nsid w:val="197D1482"/>
    <w:multiLevelType w:val="singleLevel"/>
    <w:tmpl w:val="08E215AE"/>
    <w:lvl w:ilvl="0">
      <w:start w:val="1"/>
      <w:numFmt w:val="lowerLetter"/>
      <w:lvlText w:val="(%1) "/>
      <w:legacy w:legacy="1" w:legacySpace="0" w:legacyIndent="360"/>
      <w:lvlJc w:val="left"/>
      <w:pPr>
        <w:ind w:left="360" w:hanging="360"/>
      </w:pPr>
      <w:rPr>
        <w:rFonts w:ascii="Times New Roman" w:hAnsi="Times New Roman" w:hint="default"/>
        <w:b w:val="0"/>
        <w:i w:val="0"/>
        <w:sz w:val="20"/>
        <w:u w:val="none"/>
      </w:rPr>
    </w:lvl>
  </w:abstractNum>
  <w:abstractNum w:abstractNumId="17" w15:restartNumberingAfterBreak="0">
    <w:nsid w:val="1D435423"/>
    <w:multiLevelType w:val="hybridMultilevel"/>
    <w:tmpl w:val="63D20BD8"/>
    <w:lvl w:ilvl="0" w:tplc="F0C692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515F48"/>
    <w:multiLevelType w:val="hybridMultilevel"/>
    <w:tmpl w:val="5674FDEC"/>
    <w:lvl w:ilvl="0" w:tplc="3409000F">
      <w:start w:val="3"/>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222D6174"/>
    <w:multiLevelType w:val="hybridMultilevel"/>
    <w:tmpl w:val="F4CCB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6B2E92"/>
    <w:multiLevelType w:val="multilevel"/>
    <w:tmpl w:val="CBF633B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BE05B51"/>
    <w:multiLevelType w:val="multilevel"/>
    <w:tmpl w:val="E21E44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E471198"/>
    <w:multiLevelType w:val="hybridMultilevel"/>
    <w:tmpl w:val="9C6C6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EC546B"/>
    <w:multiLevelType w:val="multilevel"/>
    <w:tmpl w:val="BE18495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2F5F135B"/>
    <w:multiLevelType w:val="multilevel"/>
    <w:tmpl w:val="ED62616E"/>
    <w:lvl w:ilvl="0">
      <w:start w:val="1"/>
      <w:numFmt w:val="upperRoman"/>
      <w:lvlText w:val="%1."/>
      <w:lvlJc w:val="left"/>
      <w:pPr>
        <w:ind w:left="1080" w:hanging="720"/>
      </w:pPr>
      <w:rPr>
        <w:rFonts w:hint="default"/>
        <w:color w:val="auto"/>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25" w15:restartNumberingAfterBreak="0">
    <w:nsid w:val="308104D2"/>
    <w:multiLevelType w:val="hybridMultilevel"/>
    <w:tmpl w:val="3DB6E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3B56D07"/>
    <w:multiLevelType w:val="hybridMultilevel"/>
    <w:tmpl w:val="4B2E9DF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39953A6D"/>
    <w:multiLevelType w:val="hybridMultilevel"/>
    <w:tmpl w:val="79425F52"/>
    <w:lvl w:ilvl="0" w:tplc="923EF34E">
      <w:start w:val="1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AF5139A"/>
    <w:multiLevelType w:val="hybridMultilevel"/>
    <w:tmpl w:val="7916B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7577AE"/>
    <w:multiLevelType w:val="hybridMultilevel"/>
    <w:tmpl w:val="3A205CF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41D427DD"/>
    <w:multiLevelType w:val="hybridMultilevel"/>
    <w:tmpl w:val="2F5E6E7A"/>
    <w:lvl w:ilvl="0" w:tplc="A96617FA">
      <w:start w:val="10"/>
      <w:numFmt w:val="bullet"/>
      <w:lvlText w:val="-"/>
      <w:lvlJc w:val="left"/>
      <w:pPr>
        <w:ind w:left="3240" w:hanging="360"/>
      </w:pPr>
      <w:rPr>
        <w:rFonts w:ascii="Arial" w:eastAsiaTheme="minorHAnsi" w:hAnsi="Arial" w:cs="Aria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1" w15:restartNumberingAfterBreak="0">
    <w:nsid w:val="451C08EA"/>
    <w:multiLevelType w:val="hybridMultilevel"/>
    <w:tmpl w:val="2C9CB4BC"/>
    <w:lvl w:ilvl="0" w:tplc="9104E68C">
      <w:start w:val="10"/>
      <w:numFmt w:val="bullet"/>
      <w:lvlText w:val="-"/>
      <w:lvlJc w:val="left"/>
      <w:pPr>
        <w:ind w:left="2520" w:hanging="360"/>
      </w:pPr>
      <w:rPr>
        <w:rFonts w:ascii="Arial" w:eastAsiaTheme="minorHAnsi" w:hAnsi="Arial"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52CD470A"/>
    <w:multiLevelType w:val="hybridMultilevel"/>
    <w:tmpl w:val="FD986B0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585038F6"/>
    <w:multiLevelType w:val="multilevel"/>
    <w:tmpl w:val="E0C8E0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A912AE8"/>
    <w:multiLevelType w:val="hybridMultilevel"/>
    <w:tmpl w:val="687E455E"/>
    <w:lvl w:ilvl="0" w:tplc="34090001">
      <w:start w:val="1"/>
      <w:numFmt w:val="bullet"/>
      <w:lvlText w:val=""/>
      <w:lvlJc w:val="left"/>
      <w:pPr>
        <w:ind w:left="836" w:hanging="360"/>
      </w:pPr>
      <w:rPr>
        <w:rFonts w:ascii="Symbol" w:hAnsi="Symbol" w:hint="default"/>
      </w:rPr>
    </w:lvl>
    <w:lvl w:ilvl="1" w:tplc="34090003" w:tentative="1">
      <w:start w:val="1"/>
      <w:numFmt w:val="bullet"/>
      <w:lvlText w:val="o"/>
      <w:lvlJc w:val="left"/>
      <w:pPr>
        <w:ind w:left="1556" w:hanging="360"/>
      </w:pPr>
      <w:rPr>
        <w:rFonts w:ascii="Courier New" w:hAnsi="Courier New" w:cs="Courier New" w:hint="default"/>
      </w:rPr>
    </w:lvl>
    <w:lvl w:ilvl="2" w:tplc="34090005" w:tentative="1">
      <w:start w:val="1"/>
      <w:numFmt w:val="bullet"/>
      <w:lvlText w:val=""/>
      <w:lvlJc w:val="left"/>
      <w:pPr>
        <w:ind w:left="2276" w:hanging="360"/>
      </w:pPr>
      <w:rPr>
        <w:rFonts w:ascii="Wingdings" w:hAnsi="Wingdings" w:hint="default"/>
      </w:rPr>
    </w:lvl>
    <w:lvl w:ilvl="3" w:tplc="34090001" w:tentative="1">
      <w:start w:val="1"/>
      <w:numFmt w:val="bullet"/>
      <w:lvlText w:val=""/>
      <w:lvlJc w:val="left"/>
      <w:pPr>
        <w:ind w:left="2996" w:hanging="360"/>
      </w:pPr>
      <w:rPr>
        <w:rFonts w:ascii="Symbol" w:hAnsi="Symbol" w:hint="default"/>
      </w:rPr>
    </w:lvl>
    <w:lvl w:ilvl="4" w:tplc="34090003" w:tentative="1">
      <w:start w:val="1"/>
      <w:numFmt w:val="bullet"/>
      <w:lvlText w:val="o"/>
      <w:lvlJc w:val="left"/>
      <w:pPr>
        <w:ind w:left="3716" w:hanging="360"/>
      </w:pPr>
      <w:rPr>
        <w:rFonts w:ascii="Courier New" w:hAnsi="Courier New" w:cs="Courier New" w:hint="default"/>
      </w:rPr>
    </w:lvl>
    <w:lvl w:ilvl="5" w:tplc="34090005" w:tentative="1">
      <w:start w:val="1"/>
      <w:numFmt w:val="bullet"/>
      <w:lvlText w:val=""/>
      <w:lvlJc w:val="left"/>
      <w:pPr>
        <w:ind w:left="4436" w:hanging="360"/>
      </w:pPr>
      <w:rPr>
        <w:rFonts w:ascii="Wingdings" w:hAnsi="Wingdings" w:hint="default"/>
      </w:rPr>
    </w:lvl>
    <w:lvl w:ilvl="6" w:tplc="34090001" w:tentative="1">
      <w:start w:val="1"/>
      <w:numFmt w:val="bullet"/>
      <w:lvlText w:val=""/>
      <w:lvlJc w:val="left"/>
      <w:pPr>
        <w:ind w:left="5156" w:hanging="360"/>
      </w:pPr>
      <w:rPr>
        <w:rFonts w:ascii="Symbol" w:hAnsi="Symbol" w:hint="default"/>
      </w:rPr>
    </w:lvl>
    <w:lvl w:ilvl="7" w:tplc="34090003" w:tentative="1">
      <w:start w:val="1"/>
      <w:numFmt w:val="bullet"/>
      <w:lvlText w:val="o"/>
      <w:lvlJc w:val="left"/>
      <w:pPr>
        <w:ind w:left="5876" w:hanging="360"/>
      </w:pPr>
      <w:rPr>
        <w:rFonts w:ascii="Courier New" w:hAnsi="Courier New" w:cs="Courier New" w:hint="default"/>
      </w:rPr>
    </w:lvl>
    <w:lvl w:ilvl="8" w:tplc="34090005" w:tentative="1">
      <w:start w:val="1"/>
      <w:numFmt w:val="bullet"/>
      <w:lvlText w:val=""/>
      <w:lvlJc w:val="left"/>
      <w:pPr>
        <w:ind w:left="6596" w:hanging="360"/>
      </w:pPr>
      <w:rPr>
        <w:rFonts w:ascii="Wingdings" w:hAnsi="Wingdings" w:hint="default"/>
      </w:rPr>
    </w:lvl>
  </w:abstractNum>
  <w:abstractNum w:abstractNumId="35" w15:restartNumberingAfterBreak="0">
    <w:nsid w:val="5F4F18BD"/>
    <w:multiLevelType w:val="hybridMultilevel"/>
    <w:tmpl w:val="804A3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4C02FE"/>
    <w:multiLevelType w:val="hybridMultilevel"/>
    <w:tmpl w:val="C834162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15:restartNumberingAfterBreak="0">
    <w:nsid w:val="68A83675"/>
    <w:multiLevelType w:val="multilevel"/>
    <w:tmpl w:val="80D6EF4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9094CE0"/>
    <w:multiLevelType w:val="hybridMultilevel"/>
    <w:tmpl w:val="CFFA2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A74673"/>
    <w:multiLevelType w:val="hybridMultilevel"/>
    <w:tmpl w:val="BC50B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946567"/>
    <w:multiLevelType w:val="hybridMultilevel"/>
    <w:tmpl w:val="B7141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E36164"/>
    <w:multiLevelType w:val="hybridMultilevel"/>
    <w:tmpl w:val="9F644816"/>
    <w:lvl w:ilvl="0" w:tplc="F03A7B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391DB5"/>
    <w:multiLevelType w:val="hybridMultilevel"/>
    <w:tmpl w:val="218677D8"/>
    <w:lvl w:ilvl="0" w:tplc="3409000F">
      <w:start w:val="3"/>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3" w15:restartNumberingAfterBreak="0">
    <w:nsid w:val="709B36EE"/>
    <w:multiLevelType w:val="multilevel"/>
    <w:tmpl w:val="EF7C16C6"/>
    <w:lvl w:ilvl="0">
      <w:start w:val="1"/>
      <w:numFmt w:val="bullet"/>
      <w:lvlText w:val=""/>
      <w:lvlJc w:val="left"/>
      <w:pPr>
        <w:ind w:left="836" w:hanging="360"/>
      </w:pPr>
      <w:rPr>
        <w:rFonts w:ascii="Symbol" w:hAnsi="Symbol" w:cs="Symbol" w:hint="default"/>
      </w:rPr>
    </w:lvl>
    <w:lvl w:ilvl="1">
      <w:start w:val="1"/>
      <w:numFmt w:val="bullet"/>
      <w:lvlText w:val="o"/>
      <w:lvlJc w:val="left"/>
      <w:pPr>
        <w:ind w:left="1556" w:hanging="360"/>
      </w:pPr>
      <w:rPr>
        <w:rFonts w:ascii="Courier New" w:hAnsi="Courier New" w:cs="Courier New" w:hint="default"/>
      </w:rPr>
    </w:lvl>
    <w:lvl w:ilvl="2">
      <w:start w:val="1"/>
      <w:numFmt w:val="bullet"/>
      <w:lvlText w:val=""/>
      <w:lvlJc w:val="left"/>
      <w:pPr>
        <w:ind w:left="2276" w:hanging="360"/>
      </w:pPr>
      <w:rPr>
        <w:rFonts w:ascii="Wingdings" w:hAnsi="Wingdings" w:cs="Wingdings" w:hint="default"/>
      </w:rPr>
    </w:lvl>
    <w:lvl w:ilvl="3">
      <w:start w:val="1"/>
      <w:numFmt w:val="bullet"/>
      <w:lvlText w:val=""/>
      <w:lvlJc w:val="left"/>
      <w:pPr>
        <w:ind w:left="2996" w:hanging="360"/>
      </w:pPr>
      <w:rPr>
        <w:rFonts w:ascii="Symbol" w:hAnsi="Symbol" w:cs="Symbol" w:hint="default"/>
      </w:rPr>
    </w:lvl>
    <w:lvl w:ilvl="4">
      <w:start w:val="1"/>
      <w:numFmt w:val="bullet"/>
      <w:lvlText w:val="o"/>
      <w:lvlJc w:val="left"/>
      <w:pPr>
        <w:ind w:left="3716" w:hanging="360"/>
      </w:pPr>
      <w:rPr>
        <w:rFonts w:ascii="Courier New" w:hAnsi="Courier New" w:cs="Courier New" w:hint="default"/>
      </w:rPr>
    </w:lvl>
    <w:lvl w:ilvl="5">
      <w:start w:val="1"/>
      <w:numFmt w:val="bullet"/>
      <w:lvlText w:val=""/>
      <w:lvlJc w:val="left"/>
      <w:pPr>
        <w:ind w:left="4436" w:hanging="360"/>
      </w:pPr>
      <w:rPr>
        <w:rFonts w:ascii="Wingdings" w:hAnsi="Wingdings" w:cs="Wingdings" w:hint="default"/>
      </w:rPr>
    </w:lvl>
    <w:lvl w:ilvl="6">
      <w:start w:val="1"/>
      <w:numFmt w:val="bullet"/>
      <w:lvlText w:val=""/>
      <w:lvlJc w:val="left"/>
      <w:pPr>
        <w:ind w:left="5156" w:hanging="360"/>
      </w:pPr>
      <w:rPr>
        <w:rFonts w:ascii="Symbol" w:hAnsi="Symbol" w:cs="Symbol" w:hint="default"/>
      </w:rPr>
    </w:lvl>
    <w:lvl w:ilvl="7">
      <w:start w:val="1"/>
      <w:numFmt w:val="bullet"/>
      <w:lvlText w:val="o"/>
      <w:lvlJc w:val="left"/>
      <w:pPr>
        <w:ind w:left="5876" w:hanging="360"/>
      </w:pPr>
      <w:rPr>
        <w:rFonts w:ascii="Courier New" w:hAnsi="Courier New" w:cs="Courier New" w:hint="default"/>
      </w:rPr>
    </w:lvl>
    <w:lvl w:ilvl="8">
      <w:start w:val="1"/>
      <w:numFmt w:val="bullet"/>
      <w:lvlText w:val=""/>
      <w:lvlJc w:val="left"/>
      <w:pPr>
        <w:ind w:left="6596" w:hanging="360"/>
      </w:pPr>
      <w:rPr>
        <w:rFonts w:ascii="Wingdings" w:hAnsi="Wingdings" w:cs="Wingdings" w:hint="default"/>
      </w:rPr>
    </w:lvl>
  </w:abstractNum>
  <w:abstractNum w:abstractNumId="44" w15:restartNumberingAfterBreak="0">
    <w:nsid w:val="73D75A7C"/>
    <w:multiLevelType w:val="hybridMultilevel"/>
    <w:tmpl w:val="42841AFC"/>
    <w:lvl w:ilvl="0" w:tplc="04090001">
      <w:start w:val="1"/>
      <w:numFmt w:val="bullet"/>
      <w:lvlText w:val=""/>
      <w:lvlJc w:val="left"/>
      <w:pPr>
        <w:ind w:left="836" w:hanging="360"/>
      </w:pPr>
      <w:rPr>
        <w:rFonts w:ascii="Symbol" w:hAnsi="Symbol" w:hint="default"/>
      </w:rPr>
    </w:lvl>
    <w:lvl w:ilvl="1" w:tplc="04090003" w:tentative="1">
      <w:start w:val="1"/>
      <w:numFmt w:val="bullet"/>
      <w:lvlText w:val="o"/>
      <w:lvlJc w:val="left"/>
      <w:pPr>
        <w:ind w:left="1556" w:hanging="360"/>
      </w:pPr>
      <w:rPr>
        <w:rFonts w:ascii="Courier New" w:hAnsi="Courier New" w:cs="Courier New" w:hint="default"/>
      </w:rPr>
    </w:lvl>
    <w:lvl w:ilvl="2" w:tplc="04090005" w:tentative="1">
      <w:start w:val="1"/>
      <w:numFmt w:val="bullet"/>
      <w:lvlText w:val=""/>
      <w:lvlJc w:val="left"/>
      <w:pPr>
        <w:ind w:left="2276" w:hanging="360"/>
      </w:pPr>
      <w:rPr>
        <w:rFonts w:ascii="Wingdings" w:hAnsi="Wingdings" w:hint="default"/>
      </w:rPr>
    </w:lvl>
    <w:lvl w:ilvl="3" w:tplc="04090001" w:tentative="1">
      <w:start w:val="1"/>
      <w:numFmt w:val="bullet"/>
      <w:lvlText w:val=""/>
      <w:lvlJc w:val="left"/>
      <w:pPr>
        <w:ind w:left="2996" w:hanging="360"/>
      </w:pPr>
      <w:rPr>
        <w:rFonts w:ascii="Symbol" w:hAnsi="Symbol" w:hint="default"/>
      </w:rPr>
    </w:lvl>
    <w:lvl w:ilvl="4" w:tplc="04090003" w:tentative="1">
      <w:start w:val="1"/>
      <w:numFmt w:val="bullet"/>
      <w:lvlText w:val="o"/>
      <w:lvlJc w:val="left"/>
      <w:pPr>
        <w:ind w:left="3716" w:hanging="360"/>
      </w:pPr>
      <w:rPr>
        <w:rFonts w:ascii="Courier New" w:hAnsi="Courier New" w:cs="Courier New" w:hint="default"/>
      </w:rPr>
    </w:lvl>
    <w:lvl w:ilvl="5" w:tplc="04090005" w:tentative="1">
      <w:start w:val="1"/>
      <w:numFmt w:val="bullet"/>
      <w:lvlText w:val=""/>
      <w:lvlJc w:val="left"/>
      <w:pPr>
        <w:ind w:left="4436" w:hanging="360"/>
      </w:pPr>
      <w:rPr>
        <w:rFonts w:ascii="Wingdings" w:hAnsi="Wingdings" w:hint="default"/>
      </w:rPr>
    </w:lvl>
    <w:lvl w:ilvl="6" w:tplc="04090001" w:tentative="1">
      <w:start w:val="1"/>
      <w:numFmt w:val="bullet"/>
      <w:lvlText w:val=""/>
      <w:lvlJc w:val="left"/>
      <w:pPr>
        <w:ind w:left="5156" w:hanging="360"/>
      </w:pPr>
      <w:rPr>
        <w:rFonts w:ascii="Symbol" w:hAnsi="Symbol" w:hint="default"/>
      </w:rPr>
    </w:lvl>
    <w:lvl w:ilvl="7" w:tplc="04090003" w:tentative="1">
      <w:start w:val="1"/>
      <w:numFmt w:val="bullet"/>
      <w:lvlText w:val="o"/>
      <w:lvlJc w:val="left"/>
      <w:pPr>
        <w:ind w:left="5876" w:hanging="360"/>
      </w:pPr>
      <w:rPr>
        <w:rFonts w:ascii="Courier New" w:hAnsi="Courier New" w:cs="Courier New" w:hint="default"/>
      </w:rPr>
    </w:lvl>
    <w:lvl w:ilvl="8" w:tplc="04090005" w:tentative="1">
      <w:start w:val="1"/>
      <w:numFmt w:val="bullet"/>
      <w:lvlText w:val=""/>
      <w:lvlJc w:val="left"/>
      <w:pPr>
        <w:ind w:left="6596" w:hanging="360"/>
      </w:pPr>
      <w:rPr>
        <w:rFonts w:ascii="Wingdings" w:hAnsi="Wingdings" w:hint="default"/>
      </w:rPr>
    </w:lvl>
  </w:abstractNum>
  <w:abstractNum w:abstractNumId="45" w15:restartNumberingAfterBreak="0">
    <w:nsid w:val="76BE1B0F"/>
    <w:multiLevelType w:val="hybridMultilevel"/>
    <w:tmpl w:val="3D1E2710"/>
    <w:lvl w:ilvl="0" w:tplc="6262ACCA">
      <w:start w:val="1"/>
      <w:numFmt w:val="upperRoman"/>
      <w:lvlText w:val="%1."/>
      <w:lvlJc w:val="left"/>
      <w:pPr>
        <w:ind w:left="720" w:hanging="720"/>
      </w:pPr>
      <w:rPr>
        <w:rFonts w:hint="default"/>
        <w:sz w:val="28"/>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46" w15:restartNumberingAfterBreak="0">
    <w:nsid w:val="77EF5892"/>
    <w:multiLevelType w:val="hybridMultilevel"/>
    <w:tmpl w:val="607A9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F3718B"/>
    <w:multiLevelType w:val="hybridMultilevel"/>
    <w:tmpl w:val="49D85E4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8" w15:restartNumberingAfterBreak="0">
    <w:nsid w:val="7BF23A29"/>
    <w:multiLevelType w:val="singleLevel"/>
    <w:tmpl w:val="91807A16"/>
    <w:lvl w:ilvl="0">
      <w:start w:val="1"/>
      <w:numFmt w:val="bullet"/>
      <w:pStyle w:val="bullet"/>
      <w:lvlText w:val=""/>
      <w:lvlJc w:val="left"/>
      <w:pPr>
        <w:tabs>
          <w:tab w:val="num" w:pos="360"/>
        </w:tabs>
        <w:ind w:left="288" w:hanging="288"/>
      </w:pPr>
      <w:rPr>
        <w:rFonts w:ascii="Symbol" w:hAnsi="Symbol" w:hint="default"/>
      </w:rPr>
    </w:lvl>
  </w:abstractNum>
  <w:abstractNum w:abstractNumId="49" w15:restartNumberingAfterBreak="0">
    <w:nsid w:val="7D9349A7"/>
    <w:multiLevelType w:val="hybridMultilevel"/>
    <w:tmpl w:val="99247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45"/>
  </w:num>
  <w:num w:numId="3">
    <w:abstractNumId w:val="48"/>
  </w:num>
  <w:num w:numId="4">
    <w:abstractNumId w:val="37"/>
  </w:num>
  <w:num w:numId="5">
    <w:abstractNumId w:val="18"/>
  </w:num>
  <w:num w:numId="6">
    <w:abstractNumId w:val="14"/>
  </w:num>
  <w:num w:numId="7">
    <w:abstractNumId w:val="20"/>
  </w:num>
  <w:num w:numId="8">
    <w:abstractNumId w:val="42"/>
  </w:num>
  <w:num w:numId="9">
    <w:abstractNumId w:val="23"/>
  </w:num>
  <w:num w:numId="10">
    <w:abstractNumId w:val="12"/>
  </w:num>
  <w:num w:numId="11">
    <w:abstractNumId w:val="33"/>
  </w:num>
  <w:num w:numId="12">
    <w:abstractNumId w:val="22"/>
  </w:num>
  <w:num w:numId="13">
    <w:abstractNumId w:val="13"/>
  </w:num>
  <w:num w:numId="14">
    <w:abstractNumId w:val="17"/>
  </w:num>
  <w:num w:numId="15">
    <w:abstractNumId w:val="41"/>
  </w:num>
  <w:num w:numId="16">
    <w:abstractNumId w:val="21"/>
  </w:num>
  <w:num w:numId="17">
    <w:abstractNumId w:val="26"/>
  </w:num>
  <w:num w:numId="18">
    <w:abstractNumId w:val="36"/>
  </w:num>
  <w:num w:numId="19">
    <w:abstractNumId w:val="32"/>
  </w:num>
  <w:num w:numId="20">
    <w:abstractNumId w:val="29"/>
  </w:num>
  <w:num w:numId="21">
    <w:abstractNumId w:val="47"/>
  </w:num>
  <w:num w:numId="22">
    <w:abstractNumId w:val="19"/>
  </w:num>
  <w:num w:numId="23">
    <w:abstractNumId w:val="11"/>
  </w:num>
  <w:num w:numId="24">
    <w:abstractNumId w:val="25"/>
  </w:num>
  <w:num w:numId="25">
    <w:abstractNumId w:val="40"/>
  </w:num>
  <w:num w:numId="26">
    <w:abstractNumId w:val="9"/>
  </w:num>
  <w:num w:numId="27">
    <w:abstractNumId w:val="49"/>
  </w:num>
  <w:num w:numId="28">
    <w:abstractNumId w:val="35"/>
  </w:num>
  <w:num w:numId="29">
    <w:abstractNumId w:val="15"/>
  </w:num>
  <w:num w:numId="30">
    <w:abstractNumId w:val="46"/>
  </w:num>
  <w:num w:numId="31">
    <w:abstractNumId w:val="38"/>
  </w:num>
  <w:num w:numId="32">
    <w:abstractNumId w:val="43"/>
  </w:num>
  <w:num w:numId="33">
    <w:abstractNumId w:val="34"/>
  </w:num>
  <w:num w:numId="34">
    <w:abstractNumId w:val="44"/>
  </w:num>
  <w:num w:numId="35">
    <w:abstractNumId w:val="8"/>
  </w:num>
  <w:num w:numId="36">
    <w:abstractNumId w:val="10"/>
  </w:num>
  <w:num w:numId="37">
    <w:abstractNumId w:val="16"/>
  </w:num>
  <w:num w:numId="38">
    <w:abstractNumId w:val="28"/>
  </w:num>
  <w:num w:numId="39">
    <w:abstractNumId w:val="39"/>
  </w:num>
  <w:num w:numId="40">
    <w:abstractNumId w:val="0"/>
  </w:num>
  <w:num w:numId="41">
    <w:abstractNumId w:val="4"/>
  </w:num>
  <w:num w:numId="42">
    <w:abstractNumId w:val="6"/>
  </w:num>
  <w:num w:numId="43">
    <w:abstractNumId w:val="1"/>
  </w:num>
  <w:num w:numId="44">
    <w:abstractNumId w:val="3"/>
  </w:num>
  <w:num w:numId="45">
    <w:abstractNumId w:val="5"/>
  </w:num>
  <w:num w:numId="46">
    <w:abstractNumId w:val="2"/>
  </w:num>
  <w:num w:numId="47">
    <w:abstractNumId w:val="31"/>
  </w:num>
  <w:num w:numId="48">
    <w:abstractNumId w:val="30"/>
  </w:num>
  <w:num w:numId="49">
    <w:abstractNumId w:val="7"/>
  </w:num>
  <w:num w:numId="50">
    <w:abstractNumId w:val="2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03A"/>
    <w:rsid w:val="0002669C"/>
    <w:rsid w:val="000354B8"/>
    <w:rsid w:val="000444B2"/>
    <w:rsid w:val="0005368B"/>
    <w:rsid w:val="00063FD6"/>
    <w:rsid w:val="0009509B"/>
    <w:rsid w:val="00097E8B"/>
    <w:rsid w:val="000B1EE9"/>
    <w:rsid w:val="000C224A"/>
    <w:rsid w:val="000C51A9"/>
    <w:rsid w:val="000E091C"/>
    <w:rsid w:val="000F01CE"/>
    <w:rsid w:val="000F220F"/>
    <w:rsid w:val="000F6B8E"/>
    <w:rsid w:val="0011372B"/>
    <w:rsid w:val="00123326"/>
    <w:rsid w:val="00134F7D"/>
    <w:rsid w:val="00142E37"/>
    <w:rsid w:val="00143166"/>
    <w:rsid w:val="00173646"/>
    <w:rsid w:val="001B31B8"/>
    <w:rsid w:val="001C32A1"/>
    <w:rsid w:val="001D1561"/>
    <w:rsid w:val="002001D0"/>
    <w:rsid w:val="0020381A"/>
    <w:rsid w:val="0021103A"/>
    <w:rsid w:val="00243B82"/>
    <w:rsid w:val="00256B24"/>
    <w:rsid w:val="0027025D"/>
    <w:rsid w:val="0027208B"/>
    <w:rsid w:val="00284859"/>
    <w:rsid w:val="00297E3D"/>
    <w:rsid w:val="002A124D"/>
    <w:rsid w:val="002A6724"/>
    <w:rsid w:val="002B0BBE"/>
    <w:rsid w:val="002D4276"/>
    <w:rsid w:val="002D4801"/>
    <w:rsid w:val="002D5968"/>
    <w:rsid w:val="00310F7F"/>
    <w:rsid w:val="0031556B"/>
    <w:rsid w:val="003166E6"/>
    <w:rsid w:val="00322FCB"/>
    <w:rsid w:val="00327ED8"/>
    <w:rsid w:val="00332BC9"/>
    <w:rsid w:val="00336E8C"/>
    <w:rsid w:val="0036529A"/>
    <w:rsid w:val="0037237A"/>
    <w:rsid w:val="00373E3D"/>
    <w:rsid w:val="00384FCC"/>
    <w:rsid w:val="003850E8"/>
    <w:rsid w:val="0039544B"/>
    <w:rsid w:val="003976FC"/>
    <w:rsid w:val="003C337F"/>
    <w:rsid w:val="003C60F2"/>
    <w:rsid w:val="003D02B9"/>
    <w:rsid w:val="00427338"/>
    <w:rsid w:val="00480190"/>
    <w:rsid w:val="0048420A"/>
    <w:rsid w:val="00486162"/>
    <w:rsid w:val="004903BC"/>
    <w:rsid w:val="004A25C1"/>
    <w:rsid w:val="004B02D6"/>
    <w:rsid w:val="004B4CE7"/>
    <w:rsid w:val="004D1426"/>
    <w:rsid w:val="004D1EBD"/>
    <w:rsid w:val="004D5E67"/>
    <w:rsid w:val="004F7518"/>
    <w:rsid w:val="00503D38"/>
    <w:rsid w:val="005325A2"/>
    <w:rsid w:val="00537943"/>
    <w:rsid w:val="0054534B"/>
    <w:rsid w:val="00552FC6"/>
    <w:rsid w:val="005A707A"/>
    <w:rsid w:val="005D406D"/>
    <w:rsid w:val="005E212A"/>
    <w:rsid w:val="005E27CE"/>
    <w:rsid w:val="005E474F"/>
    <w:rsid w:val="005E5022"/>
    <w:rsid w:val="005F2DFC"/>
    <w:rsid w:val="00646813"/>
    <w:rsid w:val="00647BE3"/>
    <w:rsid w:val="006639A1"/>
    <w:rsid w:val="00677565"/>
    <w:rsid w:val="00681C6A"/>
    <w:rsid w:val="00682758"/>
    <w:rsid w:val="006B641D"/>
    <w:rsid w:val="007116BA"/>
    <w:rsid w:val="0074424E"/>
    <w:rsid w:val="00755DA9"/>
    <w:rsid w:val="00781773"/>
    <w:rsid w:val="00791102"/>
    <w:rsid w:val="007A179C"/>
    <w:rsid w:val="007A4631"/>
    <w:rsid w:val="008048E7"/>
    <w:rsid w:val="0081018D"/>
    <w:rsid w:val="0081424F"/>
    <w:rsid w:val="00824E64"/>
    <w:rsid w:val="008256F4"/>
    <w:rsid w:val="00840371"/>
    <w:rsid w:val="00850276"/>
    <w:rsid w:val="00876D00"/>
    <w:rsid w:val="0089075B"/>
    <w:rsid w:val="008A50ED"/>
    <w:rsid w:val="008B0EB5"/>
    <w:rsid w:val="008C5C6D"/>
    <w:rsid w:val="008E2053"/>
    <w:rsid w:val="008E2348"/>
    <w:rsid w:val="008F26D2"/>
    <w:rsid w:val="0092668A"/>
    <w:rsid w:val="00977606"/>
    <w:rsid w:val="00984DDD"/>
    <w:rsid w:val="00985D18"/>
    <w:rsid w:val="00991A82"/>
    <w:rsid w:val="00993E69"/>
    <w:rsid w:val="009D4DBB"/>
    <w:rsid w:val="00A56F09"/>
    <w:rsid w:val="00A64126"/>
    <w:rsid w:val="00A64D7C"/>
    <w:rsid w:val="00A723CC"/>
    <w:rsid w:val="00A943F4"/>
    <w:rsid w:val="00AA09FB"/>
    <w:rsid w:val="00AA3C60"/>
    <w:rsid w:val="00AB3656"/>
    <w:rsid w:val="00AE26AE"/>
    <w:rsid w:val="00AF6B83"/>
    <w:rsid w:val="00B131C4"/>
    <w:rsid w:val="00B13C63"/>
    <w:rsid w:val="00B16824"/>
    <w:rsid w:val="00B30F40"/>
    <w:rsid w:val="00B31406"/>
    <w:rsid w:val="00B4574D"/>
    <w:rsid w:val="00B560DF"/>
    <w:rsid w:val="00B66113"/>
    <w:rsid w:val="00B705FD"/>
    <w:rsid w:val="00B7398F"/>
    <w:rsid w:val="00B742FC"/>
    <w:rsid w:val="00B810E3"/>
    <w:rsid w:val="00BE2AF1"/>
    <w:rsid w:val="00BF3B7C"/>
    <w:rsid w:val="00BF69E2"/>
    <w:rsid w:val="00C04D49"/>
    <w:rsid w:val="00C22AB5"/>
    <w:rsid w:val="00C23BB5"/>
    <w:rsid w:val="00C3130E"/>
    <w:rsid w:val="00C3550A"/>
    <w:rsid w:val="00C53E61"/>
    <w:rsid w:val="00C60312"/>
    <w:rsid w:val="00C7310A"/>
    <w:rsid w:val="00C82646"/>
    <w:rsid w:val="00C861D6"/>
    <w:rsid w:val="00C86B05"/>
    <w:rsid w:val="00CA6134"/>
    <w:rsid w:val="00CC19E9"/>
    <w:rsid w:val="00CC5CDD"/>
    <w:rsid w:val="00CF3702"/>
    <w:rsid w:val="00D030CA"/>
    <w:rsid w:val="00D0489B"/>
    <w:rsid w:val="00D07B65"/>
    <w:rsid w:val="00D2744D"/>
    <w:rsid w:val="00D35EF0"/>
    <w:rsid w:val="00D54B26"/>
    <w:rsid w:val="00D649B6"/>
    <w:rsid w:val="00D711F2"/>
    <w:rsid w:val="00D7611B"/>
    <w:rsid w:val="00D844B3"/>
    <w:rsid w:val="00DA4F8C"/>
    <w:rsid w:val="00DB1AE8"/>
    <w:rsid w:val="00DC740F"/>
    <w:rsid w:val="00DD15B6"/>
    <w:rsid w:val="00DD5B03"/>
    <w:rsid w:val="00E33FB3"/>
    <w:rsid w:val="00E35ED9"/>
    <w:rsid w:val="00E44434"/>
    <w:rsid w:val="00E77AA2"/>
    <w:rsid w:val="00EC3DF7"/>
    <w:rsid w:val="00EE31FD"/>
    <w:rsid w:val="00EE3460"/>
    <w:rsid w:val="00EE4E84"/>
    <w:rsid w:val="00EE54A6"/>
    <w:rsid w:val="00EE5712"/>
    <w:rsid w:val="00F130ED"/>
    <w:rsid w:val="00F44B66"/>
    <w:rsid w:val="00F57ED3"/>
    <w:rsid w:val="00F63702"/>
    <w:rsid w:val="00F65171"/>
    <w:rsid w:val="00F713EE"/>
    <w:rsid w:val="00F73FA2"/>
    <w:rsid w:val="00F94723"/>
    <w:rsid w:val="00FA0982"/>
    <w:rsid w:val="00FA56A0"/>
    <w:rsid w:val="00FD1A7C"/>
    <w:rsid w:val="00FF6F3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528E44"/>
  <w15:docId w15:val="{3E04ADFF-185F-41A9-883B-892B9E7FC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F69E2"/>
  </w:style>
  <w:style w:type="paragraph" w:styleId="Heading1">
    <w:name w:val="heading 1"/>
    <w:basedOn w:val="Normal"/>
    <w:next w:val="Normal"/>
    <w:link w:val="Heading1Char"/>
    <w:qFormat/>
    <w:rsid w:val="00BF69E2"/>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US" w:eastAsia="ja-JP"/>
    </w:rPr>
  </w:style>
  <w:style w:type="paragraph" w:styleId="Heading2">
    <w:name w:val="heading 2"/>
    <w:basedOn w:val="Normal"/>
    <w:next w:val="Normal"/>
    <w:link w:val="Heading2Char"/>
    <w:unhideWhenUsed/>
    <w:qFormat/>
    <w:rsid w:val="00DD5B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DD5B0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1103A"/>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ListParagraph">
    <w:name w:val="List Paragraph"/>
    <w:basedOn w:val="Normal"/>
    <w:uiPriority w:val="34"/>
    <w:qFormat/>
    <w:rsid w:val="0021103A"/>
    <w:pPr>
      <w:ind w:left="720"/>
      <w:contextualSpacing/>
    </w:pPr>
  </w:style>
  <w:style w:type="paragraph" w:styleId="Header">
    <w:name w:val="header"/>
    <w:basedOn w:val="Normal"/>
    <w:link w:val="HeaderChar"/>
    <w:uiPriority w:val="99"/>
    <w:unhideWhenUsed/>
    <w:rsid w:val="00B739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398F"/>
  </w:style>
  <w:style w:type="paragraph" w:styleId="Footer">
    <w:name w:val="footer"/>
    <w:basedOn w:val="Normal"/>
    <w:link w:val="FooterChar"/>
    <w:uiPriority w:val="99"/>
    <w:unhideWhenUsed/>
    <w:rsid w:val="00B739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98F"/>
  </w:style>
  <w:style w:type="character" w:styleId="CommentReference">
    <w:name w:val="annotation reference"/>
    <w:basedOn w:val="DefaultParagraphFont"/>
    <w:uiPriority w:val="99"/>
    <w:semiHidden/>
    <w:unhideWhenUsed/>
    <w:rsid w:val="005E27CE"/>
    <w:rPr>
      <w:sz w:val="16"/>
      <w:szCs w:val="16"/>
    </w:rPr>
  </w:style>
  <w:style w:type="paragraph" w:styleId="CommentText">
    <w:name w:val="annotation text"/>
    <w:basedOn w:val="Normal"/>
    <w:link w:val="CommentTextChar"/>
    <w:uiPriority w:val="99"/>
    <w:semiHidden/>
    <w:unhideWhenUsed/>
    <w:rsid w:val="005E27CE"/>
    <w:pPr>
      <w:spacing w:line="240" w:lineRule="auto"/>
    </w:pPr>
    <w:rPr>
      <w:sz w:val="20"/>
      <w:szCs w:val="20"/>
    </w:rPr>
  </w:style>
  <w:style w:type="character" w:customStyle="1" w:styleId="CommentTextChar">
    <w:name w:val="Comment Text Char"/>
    <w:basedOn w:val="DefaultParagraphFont"/>
    <w:link w:val="CommentText"/>
    <w:uiPriority w:val="99"/>
    <w:semiHidden/>
    <w:rsid w:val="005E27CE"/>
    <w:rPr>
      <w:sz w:val="20"/>
      <w:szCs w:val="20"/>
    </w:rPr>
  </w:style>
  <w:style w:type="paragraph" w:styleId="CommentSubject">
    <w:name w:val="annotation subject"/>
    <w:basedOn w:val="CommentText"/>
    <w:next w:val="CommentText"/>
    <w:link w:val="CommentSubjectChar"/>
    <w:uiPriority w:val="99"/>
    <w:semiHidden/>
    <w:unhideWhenUsed/>
    <w:rsid w:val="005E27CE"/>
    <w:rPr>
      <w:b/>
      <w:bCs/>
    </w:rPr>
  </w:style>
  <w:style w:type="character" w:customStyle="1" w:styleId="CommentSubjectChar">
    <w:name w:val="Comment Subject Char"/>
    <w:basedOn w:val="CommentTextChar"/>
    <w:link w:val="CommentSubject"/>
    <w:uiPriority w:val="99"/>
    <w:semiHidden/>
    <w:rsid w:val="005E27CE"/>
    <w:rPr>
      <w:b/>
      <w:bCs/>
      <w:sz w:val="20"/>
      <w:szCs w:val="20"/>
    </w:rPr>
  </w:style>
  <w:style w:type="paragraph" w:styleId="BalloonText">
    <w:name w:val="Balloon Text"/>
    <w:basedOn w:val="Normal"/>
    <w:link w:val="BalloonTextChar"/>
    <w:uiPriority w:val="99"/>
    <w:semiHidden/>
    <w:unhideWhenUsed/>
    <w:rsid w:val="005E27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27CE"/>
    <w:rPr>
      <w:rFonts w:ascii="Segoe UI" w:hAnsi="Segoe UI" w:cs="Segoe UI"/>
      <w:sz w:val="18"/>
      <w:szCs w:val="18"/>
    </w:rPr>
  </w:style>
  <w:style w:type="character" w:customStyle="1" w:styleId="Heading1Char">
    <w:name w:val="Heading 1 Char"/>
    <w:basedOn w:val="DefaultParagraphFont"/>
    <w:link w:val="Heading1"/>
    <w:uiPriority w:val="9"/>
    <w:rsid w:val="00BF69E2"/>
    <w:rPr>
      <w:rFonts w:asciiTheme="majorHAnsi" w:eastAsiaTheme="majorEastAsia" w:hAnsiTheme="majorHAnsi" w:cstheme="majorBidi"/>
      <w:b/>
      <w:bCs/>
      <w:color w:val="2E74B5" w:themeColor="accent1" w:themeShade="BF"/>
      <w:sz w:val="28"/>
      <w:szCs w:val="28"/>
      <w:lang w:val="en-US" w:eastAsia="ja-JP"/>
    </w:rPr>
  </w:style>
  <w:style w:type="paragraph" w:styleId="Bibliography">
    <w:name w:val="Bibliography"/>
    <w:basedOn w:val="Normal"/>
    <w:next w:val="Normal"/>
    <w:uiPriority w:val="37"/>
    <w:unhideWhenUsed/>
    <w:rsid w:val="00BF69E2"/>
  </w:style>
  <w:style w:type="character" w:customStyle="1" w:styleId="Heading2Char">
    <w:name w:val="Heading 2 Char"/>
    <w:basedOn w:val="DefaultParagraphFont"/>
    <w:link w:val="Heading2"/>
    <w:uiPriority w:val="9"/>
    <w:rsid w:val="00DD5B0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D5B03"/>
    <w:rPr>
      <w:rFonts w:asciiTheme="majorHAnsi" w:eastAsiaTheme="majorEastAsia" w:hAnsiTheme="majorHAnsi" w:cstheme="majorBidi"/>
      <w:color w:val="1F4D78" w:themeColor="accent1" w:themeShade="7F"/>
      <w:sz w:val="24"/>
      <w:szCs w:val="24"/>
    </w:rPr>
  </w:style>
  <w:style w:type="paragraph" w:styleId="Title">
    <w:name w:val="Title"/>
    <w:basedOn w:val="Normal"/>
    <w:link w:val="TitleChar"/>
    <w:qFormat/>
    <w:rsid w:val="00503D38"/>
    <w:pPr>
      <w:spacing w:before="240" w:after="720" w:line="240" w:lineRule="auto"/>
      <w:jc w:val="right"/>
    </w:pPr>
    <w:rPr>
      <w:rFonts w:ascii="Arial" w:eastAsia="Times New Roman" w:hAnsi="Arial" w:cs="Times New Roman"/>
      <w:b/>
      <w:kern w:val="28"/>
      <w:sz w:val="64"/>
      <w:szCs w:val="20"/>
      <w:lang w:val="en-US" w:eastAsia="ko-KR"/>
    </w:rPr>
  </w:style>
  <w:style w:type="character" w:customStyle="1" w:styleId="TitleChar">
    <w:name w:val="Title Char"/>
    <w:basedOn w:val="DefaultParagraphFont"/>
    <w:link w:val="Title"/>
    <w:rsid w:val="00503D38"/>
    <w:rPr>
      <w:rFonts w:ascii="Arial" w:eastAsia="Times New Roman" w:hAnsi="Arial" w:cs="Times New Roman"/>
      <w:b/>
      <w:kern w:val="28"/>
      <w:sz w:val="64"/>
      <w:szCs w:val="20"/>
      <w:lang w:val="en-US" w:eastAsia="ko-KR"/>
    </w:rPr>
  </w:style>
  <w:style w:type="paragraph" w:customStyle="1" w:styleId="bullet">
    <w:name w:val="bullet"/>
    <w:basedOn w:val="Normal"/>
    <w:rsid w:val="00503D38"/>
    <w:pPr>
      <w:numPr>
        <w:numId w:val="3"/>
      </w:numPr>
      <w:spacing w:after="0" w:line="240" w:lineRule="exact"/>
      <w:ind w:left="360" w:hanging="360"/>
    </w:pPr>
    <w:rPr>
      <w:rFonts w:ascii="Arial" w:eastAsia="Times New Roman" w:hAnsi="Arial" w:cs="Times New Roman"/>
      <w:szCs w:val="20"/>
      <w:lang w:val="en-US" w:eastAsia="ko-KR"/>
    </w:rPr>
  </w:style>
  <w:style w:type="paragraph" w:styleId="BodyText">
    <w:name w:val="Body Text"/>
    <w:basedOn w:val="Normal"/>
    <w:link w:val="BodyTextChar"/>
    <w:rsid w:val="00503D38"/>
    <w:pPr>
      <w:spacing w:after="0" w:line="240" w:lineRule="exact"/>
    </w:pPr>
    <w:rPr>
      <w:rFonts w:ascii="Arial" w:eastAsia="Times New Roman" w:hAnsi="Arial" w:cs="Times New Roman"/>
      <w:i/>
      <w:szCs w:val="20"/>
      <w:lang w:val="en-US" w:eastAsia="ko-KR"/>
    </w:rPr>
  </w:style>
  <w:style w:type="character" w:customStyle="1" w:styleId="BodyTextChar">
    <w:name w:val="Body Text Char"/>
    <w:basedOn w:val="DefaultParagraphFont"/>
    <w:link w:val="BodyText"/>
    <w:rsid w:val="00503D38"/>
    <w:rPr>
      <w:rFonts w:ascii="Arial" w:eastAsia="Times New Roman" w:hAnsi="Arial" w:cs="Times New Roman"/>
      <w:i/>
      <w:szCs w:val="20"/>
      <w:lang w:val="en-US" w:eastAsia="ko-KR"/>
    </w:rPr>
  </w:style>
  <w:style w:type="paragraph" w:customStyle="1" w:styleId="boilerplate">
    <w:name w:val="boilerplate"/>
    <w:basedOn w:val="Normal"/>
    <w:rsid w:val="00503D38"/>
    <w:pPr>
      <w:spacing w:after="0" w:line="220" w:lineRule="exact"/>
    </w:pPr>
    <w:rPr>
      <w:rFonts w:ascii="Arial" w:eastAsia="Times New Roman" w:hAnsi="Arial" w:cs="Times New Roman"/>
      <w:i/>
      <w:szCs w:val="20"/>
      <w:lang w:val="en-US" w:eastAsia="ko-KR"/>
    </w:rPr>
  </w:style>
  <w:style w:type="paragraph" w:customStyle="1" w:styleId="TableTextsmall">
    <w:name w:val="Table Text small"/>
    <w:basedOn w:val="Normal"/>
    <w:rsid w:val="00503D38"/>
    <w:pPr>
      <w:spacing w:before="20" w:after="20" w:line="240" w:lineRule="exact"/>
    </w:pPr>
    <w:rPr>
      <w:rFonts w:ascii="Arial" w:eastAsia="Times New Roman" w:hAnsi="Arial" w:cs="Times New Roman"/>
      <w:i/>
      <w:sz w:val="20"/>
      <w:szCs w:val="20"/>
      <w:lang w:val="en-US" w:eastAsia="ko-KR"/>
    </w:rPr>
  </w:style>
  <w:style w:type="character" w:styleId="Hyperlink">
    <w:name w:val="Hyperlink"/>
    <w:basedOn w:val="DefaultParagraphFont"/>
    <w:uiPriority w:val="99"/>
    <w:rsid w:val="002A124D"/>
    <w:rPr>
      <w:color w:val="0000FF"/>
      <w:u w:val="single"/>
    </w:rPr>
  </w:style>
  <w:style w:type="paragraph" w:styleId="TOC1">
    <w:name w:val="toc 1"/>
    <w:basedOn w:val="Normal"/>
    <w:next w:val="Normal"/>
    <w:autoRedefine/>
    <w:uiPriority w:val="39"/>
    <w:rsid w:val="002A124D"/>
    <w:pPr>
      <w:spacing w:after="0" w:line="240" w:lineRule="auto"/>
    </w:pPr>
    <w:rPr>
      <w:rFonts w:ascii="Times New Roman" w:eastAsia="Times New Roman" w:hAnsi="Times New Roman" w:cs="Times New Roman"/>
      <w:sz w:val="24"/>
      <w:szCs w:val="20"/>
      <w:lang w:val="en-US"/>
    </w:rPr>
  </w:style>
  <w:style w:type="character" w:styleId="PageNumber">
    <w:name w:val="page number"/>
    <w:basedOn w:val="DefaultParagraphFont"/>
    <w:rsid w:val="002A124D"/>
  </w:style>
  <w:style w:type="paragraph" w:styleId="Subtitle">
    <w:name w:val="Subtitle"/>
    <w:basedOn w:val="Normal"/>
    <w:next w:val="Normal"/>
    <w:link w:val="SubtitleChar"/>
    <w:uiPriority w:val="11"/>
    <w:qFormat/>
    <w:rsid w:val="002A124D"/>
    <w:pPr>
      <w:spacing w:after="60" w:line="240" w:lineRule="auto"/>
      <w:jc w:val="center"/>
      <w:outlineLvl w:val="1"/>
    </w:pPr>
    <w:rPr>
      <w:rFonts w:ascii="Calibri Light" w:eastAsia="Times New Roman" w:hAnsi="Calibri Light" w:cs="Times New Roman"/>
      <w:sz w:val="24"/>
      <w:szCs w:val="24"/>
      <w:lang w:val="en-GB"/>
    </w:rPr>
  </w:style>
  <w:style w:type="character" w:customStyle="1" w:styleId="SubtitleChar">
    <w:name w:val="Subtitle Char"/>
    <w:basedOn w:val="DefaultParagraphFont"/>
    <w:link w:val="Subtitle"/>
    <w:uiPriority w:val="11"/>
    <w:rsid w:val="002A124D"/>
    <w:rPr>
      <w:rFonts w:ascii="Calibri Light" w:eastAsia="Times New Roman" w:hAnsi="Calibri Light" w:cs="Times New Roman"/>
      <w:sz w:val="24"/>
      <w:szCs w:val="24"/>
      <w:lang w:val="en-GB"/>
    </w:rPr>
  </w:style>
  <w:style w:type="paragraph" w:customStyle="1" w:styleId="FrameContents">
    <w:name w:val="Frame Contents"/>
    <w:basedOn w:val="Normal"/>
    <w:qFormat/>
    <w:rsid w:val="002A124D"/>
    <w:pPr>
      <w:spacing w:after="0" w:line="240" w:lineRule="auto"/>
    </w:pPr>
    <w:rPr>
      <w:rFonts w:ascii="Times New Roman" w:eastAsia="Times New Roman" w:hAnsi="Times New Roman" w:cs="Times New Roman"/>
      <w:sz w:val="20"/>
      <w:szCs w:val="20"/>
      <w:lang w:val="en-US"/>
    </w:rPr>
  </w:style>
  <w:style w:type="character" w:styleId="FollowedHyperlink">
    <w:name w:val="FollowedHyperlink"/>
    <w:basedOn w:val="DefaultParagraphFont"/>
    <w:uiPriority w:val="99"/>
    <w:semiHidden/>
    <w:unhideWhenUsed/>
    <w:rsid w:val="00327ED8"/>
    <w:rPr>
      <w:color w:val="954F72" w:themeColor="followedHyperlink"/>
      <w:u w:val="single"/>
    </w:rPr>
  </w:style>
  <w:style w:type="table" w:styleId="TableGrid">
    <w:name w:val="Table Grid"/>
    <w:basedOn w:val="TableNormal"/>
    <w:uiPriority w:val="39"/>
    <w:rsid w:val="008F26D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F26D2"/>
    <w:pPr>
      <w:spacing w:after="0" w:line="240" w:lineRule="auto"/>
    </w:pPr>
    <w:rPr>
      <w:lang w:val="en-US"/>
    </w:rPr>
  </w:style>
  <w:style w:type="paragraph" w:styleId="TOC2">
    <w:name w:val="toc 2"/>
    <w:basedOn w:val="Normal"/>
    <w:next w:val="Normal"/>
    <w:autoRedefine/>
    <w:uiPriority w:val="39"/>
    <w:semiHidden/>
    <w:unhideWhenUsed/>
    <w:rsid w:val="00173646"/>
    <w:pPr>
      <w:spacing w:after="100"/>
      <w:ind w:left="220"/>
    </w:pPr>
  </w:style>
  <w:style w:type="paragraph" w:customStyle="1" w:styleId="line">
    <w:name w:val="line"/>
    <w:basedOn w:val="Title"/>
    <w:rsid w:val="00173646"/>
    <w:pPr>
      <w:pBdr>
        <w:top w:val="single" w:sz="36" w:space="1" w:color="auto"/>
      </w:pBdr>
      <w:spacing w:after="0"/>
    </w:pPr>
    <w:rPr>
      <w:sz w:val="40"/>
    </w:rPr>
  </w:style>
  <w:style w:type="paragraph" w:customStyle="1" w:styleId="ByLine">
    <w:name w:val="ByLine"/>
    <w:basedOn w:val="Title"/>
    <w:rsid w:val="00173646"/>
    <w:rPr>
      <w:sz w:val="28"/>
    </w:rPr>
  </w:style>
  <w:style w:type="paragraph" w:customStyle="1" w:styleId="ChangeHistoryTitle">
    <w:name w:val="ChangeHistory Title"/>
    <w:basedOn w:val="Normal"/>
    <w:rsid w:val="00173646"/>
    <w:pPr>
      <w:keepNext/>
      <w:spacing w:before="60" w:after="60" w:line="240" w:lineRule="auto"/>
      <w:jc w:val="center"/>
    </w:pPr>
    <w:rPr>
      <w:rFonts w:ascii="Arial" w:eastAsia="Times New Roman" w:hAnsi="Arial" w:cs="Times New Roman"/>
      <w:b/>
      <w:sz w:val="36"/>
      <w:szCs w:val="20"/>
      <w:lang w:val="en-US" w:eastAsia="ko-KR"/>
    </w:rPr>
  </w:style>
  <w:style w:type="paragraph" w:customStyle="1" w:styleId="TOCEntry">
    <w:name w:val="TOCEntry"/>
    <w:basedOn w:val="Normal"/>
    <w:rsid w:val="00173646"/>
    <w:pPr>
      <w:spacing w:before="120" w:after="0" w:line="240" w:lineRule="atLeast"/>
    </w:pPr>
    <w:rPr>
      <w:rFonts w:ascii="Times" w:eastAsia="Times New Roman" w:hAnsi="Times" w:cs="Times New Roman"/>
      <w:b/>
      <w:sz w:val="36"/>
      <w:szCs w:val="20"/>
      <w:lang w:val="en-US" w:eastAsia="ko-KR"/>
    </w:rPr>
  </w:style>
  <w:style w:type="character" w:customStyle="1" w:styleId="apple-converted-space">
    <w:name w:val="apple-converted-space"/>
    <w:basedOn w:val="DefaultParagraphFont"/>
    <w:rsid w:val="005E47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2807154">
      <w:bodyDiv w:val="1"/>
      <w:marLeft w:val="0"/>
      <w:marRight w:val="0"/>
      <w:marTop w:val="0"/>
      <w:marBottom w:val="0"/>
      <w:divBdr>
        <w:top w:val="none" w:sz="0" w:space="0" w:color="auto"/>
        <w:left w:val="none" w:sz="0" w:space="0" w:color="auto"/>
        <w:bottom w:val="none" w:sz="0" w:space="0" w:color="auto"/>
        <w:right w:val="none" w:sz="0" w:space="0" w:color="auto"/>
      </w:divBdr>
    </w:div>
    <w:div w:id="647827821">
      <w:bodyDiv w:val="1"/>
      <w:marLeft w:val="0"/>
      <w:marRight w:val="0"/>
      <w:marTop w:val="0"/>
      <w:marBottom w:val="0"/>
      <w:divBdr>
        <w:top w:val="none" w:sz="0" w:space="0" w:color="auto"/>
        <w:left w:val="none" w:sz="0" w:space="0" w:color="auto"/>
        <w:bottom w:val="none" w:sz="0" w:space="0" w:color="auto"/>
        <w:right w:val="none" w:sz="0" w:space="0" w:color="auto"/>
      </w:divBdr>
      <w:divsChild>
        <w:div w:id="95640295">
          <w:marLeft w:val="960"/>
          <w:marRight w:val="0"/>
          <w:marTop w:val="0"/>
          <w:marBottom w:val="0"/>
          <w:divBdr>
            <w:top w:val="none" w:sz="0" w:space="0" w:color="auto"/>
            <w:left w:val="none" w:sz="0" w:space="0" w:color="auto"/>
            <w:bottom w:val="none" w:sz="0" w:space="0" w:color="auto"/>
            <w:right w:val="none" w:sz="0" w:space="0" w:color="auto"/>
          </w:divBdr>
          <w:divsChild>
            <w:div w:id="914969085">
              <w:marLeft w:val="0"/>
              <w:marRight w:val="0"/>
              <w:marTop w:val="0"/>
              <w:marBottom w:val="0"/>
              <w:divBdr>
                <w:top w:val="none" w:sz="0" w:space="0" w:color="auto"/>
                <w:left w:val="none" w:sz="0" w:space="0" w:color="auto"/>
                <w:bottom w:val="none" w:sz="0" w:space="0" w:color="auto"/>
                <w:right w:val="none" w:sz="0" w:space="0" w:color="auto"/>
              </w:divBdr>
              <w:divsChild>
                <w:div w:id="2000224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0577130">
          <w:marLeft w:val="960"/>
          <w:marRight w:val="0"/>
          <w:marTop w:val="0"/>
          <w:marBottom w:val="0"/>
          <w:divBdr>
            <w:top w:val="none" w:sz="0" w:space="0" w:color="auto"/>
            <w:left w:val="none" w:sz="0" w:space="0" w:color="auto"/>
            <w:bottom w:val="none" w:sz="0" w:space="0" w:color="auto"/>
            <w:right w:val="none" w:sz="0" w:space="0" w:color="auto"/>
          </w:divBdr>
          <w:divsChild>
            <w:div w:id="801073577">
              <w:marLeft w:val="0"/>
              <w:marRight w:val="0"/>
              <w:marTop w:val="0"/>
              <w:marBottom w:val="0"/>
              <w:divBdr>
                <w:top w:val="none" w:sz="0" w:space="0" w:color="auto"/>
                <w:left w:val="none" w:sz="0" w:space="0" w:color="auto"/>
                <w:bottom w:val="none" w:sz="0" w:space="0" w:color="auto"/>
                <w:right w:val="none" w:sz="0" w:space="0" w:color="auto"/>
              </w:divBdr>
              <w:divsChild>
                <w:div w:id="8651443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32100695">
          <w:marLeft w:val="0"/>
          <w:marRight w:val="0"/>
          <w:marTop w:val="0"/>
          <w:marBottom w:val="0"/>
          <w:divBdr>
            <w:top w:val="none" w:sz="0" w:space="0" w:color="auto"/>
            <w:left w:val="none" w:sz="0" w:space="0" w:color="auto"/>
            <w:bottom w:val="none" w:sz="0" w:space="0" w:color="auto"/>
            <w:right w:val="none" w:sz="0" w:space="0" w:color="auto"/>
          </w:divBdr>
          <w:divsChild>
            <w:div w:id="1110902338">
              <w:marLeft w:val="0"/>
              <w:marRight w:val="0"/>
              <w:marTop w:val="0"/>
              <w:marBottom w:val="0"/>
              <w:divBdr>
                <w:top w:val="none" w:sz="0" w:space="0" w:color="auto"/>
                <w:left w:val="none" w:sz="0" w:space="0" w:color="auto"/>
                <w:bottom w:val="none" w:sz="0" w:space="0" w:color="auto"/>
                <w:right w:val="none" w:sz="0" w:space="0" w:color="auto"/>
              </w:divBdr>
              <w:divsChild>
                <w:div w:id="175565949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98607107">
          <w:marLeft w:val="960"/>
          <w:marRight w:val="0"/>
          <w:marTop w:val="0"/>
          <w:marBottom w:val="0"/>
          <w:divBdr>
            <w:top w:val="none" w:sz="0" w:space="0" w:color="auto"/>
            <w:left w:val="none" w:sz="0" w:space="0" w:color="auto"/>
            <w:bottom w:val="none" w:sz="0" w:space="0" w:color="auto"/>
            <w:right w:val="none" w:sz="0" w:space="0" w:color="auto"/>
          </w:divBdr>
          <w:divsChild>
            <w:div w:id="1698508961">
              <w:marLeft w:val="0"/>
              <w:marRight w:val="0"/>
              <w:marTop w:val="0"/>
              <w:marBottom w:val="0"/>
              <w:divBdr>
                <w:top w:val="none" w:sz="0" w:space="0" w:color="auto"/>
                <w:left w:val="none" w:sz="0" w:space="0" w:color="auto"/>
                <w:bottom w:val="none" w:sz="0" w:space="0" w:color="auto"/>
                <w:right w:val="none" w:sz="0" w:space="0" w:color="auto"/>
              </w:divBdr>
              <w:divsChild>
                <w:div w:id="15395142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69214079">
          <w:marLeft w:val="0"/>
          <w:marRight w:val="0"/>
          <w:marTop w:val="0"/>
          <w:marBottom w:val="0"/>
          <w:divBdr>
            <w:top w:val="none" w:sz="0" w:space="0" w:color="auto"/>
            <w:left w:val="none" w:sz="0" w:space="0" w:color="auto"/>
            <w:bottom w:val="none" w:sz="0" w:space="0" w:color="auto"/>
            <w:right w:val="none" w:sz="0" w:space="0" w:color="auto"/>
          </w:divBdr>
          <w:divsChild>
            <w:div w:id="567886820">
              <w:marLeft w:val="0"/>
              <w:marRight w:val="0"/>
              <w:marTop w:val="0"/>
              <w:marBottom w:val="0"/>
              <w:divBdr>
                <w:top w:val="none" w:sz="0" w:space="0" w:color="auto"/>
                <w:left w:val="none" w:sz="0" w:space="0" w:color="auto"/>
                <w:bottom w:val="none" w:sz="0" w:space="0" w:color="auto"/>
                <w:right w:val="none" w:sz="0" w:space="0" w:color="auto"/>
              </w:divBdr>
              <w:divsChild>
                <w:div w:id="2076707868">
                  <w:marLeft w:val="0"/>
                  <w:marRight w:val="0"/>
                  <w:marTop w:val="240"/>
                  <w:marBottom w:val="240"/>
                  <w:divBdr>
                    <w:top w:val="none" w:sz="0" w:space="0" w:color="auto"/>
                    <w:left w:val="none" w:sz="0" w:space="0" w:color="auto"/>
                    <w:bottom w:val="none" w:sz="0" w:space="0" w:color="auto"/>
                    <w:right w:val="none" w:sz="0" w:space="0" w:color="auto"/>
                  </w:divBdr>
                  <w:divsChild>
                    <w:div w:id="111243480">
                      <w:marLeft w:val="0"/>
                      <w:marRight w:val="0"/>
                      <w:marTop w:val="240"/>
                      <w:marBottom w:val="240"/>
                      <w:divBdr>
                        <w:top w:val="none" w:sz="0" w:space="0" w:color="auto"/>
                        <w:left w:val="none" w:sz="0" w:space="0" w:color="auto"/>
                        <w:bottom w:val="none" w:sz="0" w:space="0" w:color="auto"/>
                        <w:right w:val="none" w:sz="0" w:space="0" w:color="auto"/>
                      </w:divBdr>
                    </w:div>
                    <w:div w:id="180438145">
                      <w:marLeft w:val="0"/>
                      <w:marRight w:val="0"/>
                      <w:marTop w:val="240"/>
                      <w:marBottom w:val="240"/>
                      <w:divBdr>
                        <w:top w:val="none" w:sz="0" w:space="0" w:color="auto"/>
                        <w:left w:val="none" w:sz="0" w:space="0" w:color="auto"/>
                        <w:bottom w:val="none" w:sz="0" w:space="0" w:color="auto"/>
                        <w:right w:val="none" w:sz="0" w:space="0" w:color="auto"/>
                      </w:divBdr>
                    </w:div>
                    <w:div w:id="877284110">
                      <w:marLeft w:val="0"/>
                      <w:marRight w:val="0"/>
                      <w:marTop w:val="240"/>
                      <w:marBottom w:val="240"/>
                      <w:divBdr>
                        <w:top w:val="none" w:sz="0" w:space="0" w:color="auto"/>
                        <w:left w:val="none" w:sz="0" w:space="0" w:color="auto"/>
                        <w:bottom w:val="none" w:sz="0" w:space="0" w:color="auto"/>
                        <w:right w:val="none" w:sz="0" w:space="0" w:color="auto"/>
                      </w:divBdr>
                    </w:div>
                    <w:div w:id="11418502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681007119">
          <w:marLeft w:val="960"/>
          <w:marRight w:val="0"/>
          <w:marTop w:val="0"/>
          <w:marBottom w:val="0"/>
          <w:divBdr>
            <w:top w:val="none" w:sz="0" w:space="0" w:color="auto"/>
            <w:left w:val="none" w:sz="0" w:space="0" w:color="auto"/>
            <w:bottom w:val="none" w:sz="0" w:space="0" w:color="auto"/>
            <w:right w:val="none" w:sz="0" w:space="0" w:color="auto"/>
          </w:divBdr>
          <w:divsChild>
            <w:div w:id="1871142563">
              <w:marLeft w:val="0"/>
              <w:marRight w:val="0"/>
              <w:marTop w:val="0"/>
              <w:marBottom w:val="0"/>
              <w:divBdr>
                <w:top w:val="none" w:sz="0" w:space="0" w:color="auto"/>
                <w:left w:val="none" w:sz="0" w:space="0" w:color="auto"/>
                <w:bottom w:val="none" w:sz="0" w:space="0" w:color="auto"/>
                <w:right w:val="none" w:sz="0" w:space="0" w:color="auto"/>
              </w:divBdr>
              <w:divsChild>
                <w:div w:id="13988172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76484198">
          <w:marLeft w:val="960"/>
          <w:marRight w:val="0"/>
          <w:marTop w:val="0"/>
          <w:marBottom w:val="0"/>
          <w:divBdr>
            <w:top w:val="none" w:sz="0" w:space="0" w:color="auto"/>
            <w:left w:val="none" w:sz="0" w:space="0" w:color="auto"/>
            <w:bottom w:val="none" w:sz="0" w:space="0" w:color="auto"/>
            <w:right w:val="none" w:sz="0" w:space="0" w:color="auto"/>
          </w:divBdr>
          <w:divsChild>
            <w:div w:id="1558853700">
              <w:marLeft w:val="0"/>
              <w:marRight w:val="0"/>
              <w:marTop w:val="0"/>
              <w:marBottom w:val="0"/>
              <w:divBdr>
                <w:top w:val="none" w:sz="0" w:space="0" w:color="auto"/>
                <w:left w:val="none" w:sz="0" w:space="0" w:color="auto"/>
                <w:bottom w:val="none" w:sz="0" w:space="0" w:color="auto"/>
                <w:right w:val="none" w:sz="0" w:space="0" w:color="auto"/>
              </w:divBdr>
              <w:divsChild>
                <w:div w:id="5051729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18108982">
          <w:marLeft w:val="960"/>
          <w:marRight w:val="0"/>
          <w:marTop w:val="0"/>
          <w:marBottom w:val="0"/>
          <w:divBdr>
            <w:top w:val="none" w:sz="0" w:space="0" w:color="auto"/>
            <w:left w:val="none" w:sz="0" w:space="0" w:color="auto"/>
            <w:bottom w:val="none" w:sz="0" w:space="0" w:color="auto"/>
            <w:right w:val="none" w:sz="0" w:space="0" w:color="auto"/>
          </w:divBdr>
          <w:divsChild>
            <w:div w:id="2045783715">
              <w:marLeft w:val="0"/>
              <w:marRight w:val="0"/>
              <w:marTop w:val="0"/>
              <w:marBottom w:val="0"/>
              <w:divBdr>
                <w:top w:val="none" w:sz="0" w:space="0" w:color="auto"/>
                <w:left w:val="none" w:sz="0" w:space="0" w:color="auto"/>
                <w:bottom w:val="none" w:sz="0" w:space="0" w:color="auto"/>
                <w:right w:val="none" w:sz="0" w:space="0" w:color="auto"/>
              </w:divBdr>
              <w:divsChild>
                <w:div w:id="48177702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58894906">
          <w:marLeft w:val="960"/>
          <w:marRight w:val="0"/>
          <w:marTop w:val="0"/>
          <w:marBottom w:val="0"/>
          <w:divBdr>
            <w:top w:val="none" w:sz="0" w:space="0" w:color="auto"/>
            <w:left w:val="none" w:sz="0" w:space="0" w:color="auto"/>
            <w:bottom w:val="none" w:sz="0" w:space="0" w:color="auto"/>
            <w:right w:val="none" w:sz="0" w:space="0" w:color="auto"/>
          </w:divBdr>
          <w:divsChild>
            <w:div w:id="253830515">
              <w:marLeft w:val="0"/>
              <w:marRight w:val="0"/>
              <w:marTop w:val="0"/>
              <w:marBottom w:val="0"/>
              <w:divBdr>
                <w:top w:val="none" w:sz="0" w:space="0" w:color="auto"/>
                <w:left w:val="none" w:sz="0" w:space="0" w:color="auto"/>
                <w:bottom w:val="none" w:sz="0" w:space="0" w:color="auto"/>
                <w:right w:val="none" w:sz="0" w:space="0" w:color="auto"/>
              </w:divBdr>
              <w:divsChild>
                <w:div w:id="14408341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33058833">
          <w:marLeft w:val="960"/>
          <w:marRight w:val="0"/>
          <w:marTop w:val="0"/>
          <w:marBottom w:val="0"/>
          <w:divBdr>
            <w:top w:val="none" w:sz="0" w:space="0" w:color="auto"/>
            <w:left w:val="none" w:sz="0" w:space="0" w:color="auto"/>
            <w:bottom w:val="none" w:sz="0" w:space="0" w:color="auto"/>
            <w:right w:val="none" w:sz="0" w:space="0" w:color="auto"/>
          </w:divBdr>
          <w:divsChild>
            <w:div w:id="384111746">
              <w:marLeft w:val="0"/>
              <w:marRight w:val="0"/>
              <w:marTop w:val="0"/>
              <w:marBottom w:val="0"/>
              <w:divBdr>
                <w:top w:val="none" w:sz="0" w:space="0" w:color="auto"/>
                <w:left w:val="none" w:sz="0" w:space="0" w:color="auto"/>
                <w:bottom w:val="none" w:sz="0" w:space="0" w:color="auto"/>
                <w:right w:val="none" w:sz="0" w:space="0" w:color="auto"/>
              </w:divBdr>
              <w:divsChild>
                <w:div w:id="2197517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58908994">
          <w:marLeft w:val="960"/>
          <w:marRight w:val="0"/>
          <w:marTop w:val="0"/>
          <w:marBottom w:val="0"/>
          <w:divBdr>
            <w:top w:val="none" w:sz="0" w:space="0" w:color="auto"/>
            <w:left w:val="none" w:sz="0" w:space="0" w:color="auto"/>
            <w:bottom w:val="none" w:sz="0" w:space="0" w:color="auto"/>
            <w:right w:val="none" w:sz="0" w:space="0" w:color="auto"/>
          </w:divBdr>
          <w:divsChild>
            <w:div w:id="665208405">
              <w:marLeft w:val="0"/>
              <w:marRight w:val="0"/>
              <w:marTop w:val="0"/>
              <w:marBottom w:val="0"/>
              <w:divBdr>
                <w:top w:val="none" w:sz="0" w:space="0" w:color="auto"/>
                <w:left w:val="none" w:sz="0" w:space="0" w:color="auto"/>
                <w:bottom w:val="none" w:sz="0" w:space="0" w:color="auto"/>
                <w:right w:val="none" w:sz="0" w:space="0" w:color="auto"/>
              </w:divBdr>
              <w:divsChild>
                <w:div w:id="2141530950">
                  <w:marLeft w:val="0"/>
                  <w:marRight w:val="0"/>
                  <w:marTop w:val="240"/>
                  <w:marBottom w:val="240"/>
                  <w:divBdr>
                    <w:top w:val="none" w:sz="0" w:space="0" w:color="auto"/>
                    <w:left w:val="none" w:sz="0" w:space="0" w:color="auto"/>
                    <w:bottom w:val="single" w:sz="24" w:space="24" w:color="999999"/>
                    <w:right w:val="none" w:sz="0" w:space="0" w:color="auto"/>
                  </w:divBdr>
                </w:div>
              </w:divsChild>
            </w:div>
          </w:divsChild>
        </w:div>
        <w:div w:id="1260455283">
          <w:marLeft w:val="0"/>
          <w:marRight w:val="0"/>
          <w:marTop w:val="0"/>
          <w:marBottom w:val="0"/>
          <w:divBdr>
            <w:top w:val="none" w:sz="0" w:space="0" w:color="auto"/>
            <w:left w:val="none" w:sz="0" w:space="0" w:color="auto"/>
            <w:bottom w:val="none" w:sz="0" w:space="0" w:color="auto"/>
            <w:right w:val="none" w:sz="0" w:space="0" w:color="auto"/>
          </w:divBdr>
          <w:divsChild>
            <w:div w:id="1991015731">
              <w:marLeft w:val="0"/>
              <w:marRight w:val="0"/>
              <w:marTop w:val="0"/>
              <w:marBottom w:val="0"/>
              <w:divBdr>
                <w:top w:val="none" w:sz="0" w:space="0" w:color="auto"/>
                <w:left w:val="none" w:sz="0" w:space="0" w:color="auto"/>
                <w:bottom w:val="none" w:sz="0" w:space="0" w:color="auto"/>
                <w:right w:val="none" w:sz="0" w:space="0" w:color="auto"/>
              </w:divBdr>
              <w:divsChild>
                <w:div w:id="1337880450">
                  <w:marLeft w:val="0"/>
                  <w:marRight w:val="0"/>
                  <w:marTop w:val="240"/>
                  <w:marBottom w:val="240"/>
                  <w:divBdr>
                    <w:top w:val="none" w:sz="0" w:space="0" w:color="auto"/>
                    <w:left w:val="none" w:sz="0" w:space="0" w:color="auto"/>
                    <w:bottom w:val="none" w:sz="0" w:space="0" w:color="auto"/>
                    <w:right w:val="none" w:sz="0" w:space="0" w:color="auto"/>
                  </w:divBdr>
                  <w:divsChild>
                    <w:div w:id="129173213">
                      <w:marLeft w:val="0"/>
                      <w:marRight w:val="0"/>
                      <w:marTop w:val="240"/>
                      <w:marBottom w:val="240"/>
                      <w:divBdr>
                        <w:top w:val="none" w:sz="0" w:space="0" w:color="auto"/>
                        <w:left w:val="none" w:sz="0" w:space="0" w:color="auto"/>
                        <w:bottom w:val="none" w:sz="0" w:space="0" w:color="auto"/>
                        <w:right w:val="none" w:sz="0" w:space="0" w:color="auto"/>
                      </w:divBdr>
                    </w:div>
                    <w:div w:id="1060179278">
                      <w:marLeft w:val="0"/>
                      <w:marRight w:val="0"/>
                      <w:marTop w:val="240"/>
                      <w:marBottom w:val="240"/>
                      <w:divBdr>
                        <w:top w:val="none" w:sz="0" w:space="0" w:color="auto"/>
                        <w:left w:val="none" w:sz="0" w:space="0" w:color="auto"/>
                        <w:bottom w:val="none" w:sz="0" w:space="0" w:color="auto"/>
                        <w:right w:val="none" w:sz="0" w:space="0" w:color="auto"/>
                      </w:divBdr>
                    </w:div>
                    <w:div w:id="1475369238">
                      <w:marLeft w:val="0"/>
                      <w:marRight w:val="0"/>
                      <w:marTop w:val="240"/>
                      <w:marBottom w:val="240"/>
                      <w:divBdr>
                        <w:top w:val="none" w:sz="0" w:space="0" w:color="auto"/>
                        <w:left w:val="none" w:sz="0" w:space="0" w:color="auto"/>
                        <w:bottom w:val="none" w:sz="0" w:space="0" w:color="auto"/>
                        <w:right w:val="none" w:sz="0" w:space="0" w:color="auto"/>
                      </w:divBdr>
                    </w:div>
                    <w:div w:id="2090761628">
                      <w:marLeft w:val="0"/>
                      <w:marRight w:val="0"/>
                      <w:marTop w:val="240"/>
                      <w:marBottom w:val="240"/>
                      <w:divBdr>
                        <w:top w:val="none" w:sz="0" w:space="0" w:color="auto"/>
                        <w:left w:val="none" w:sz="0" w:space="0" w:color="auto"/>
                        <w:bottom w:val="none" w:sz="0" w:space="0" w:color="auto"/>
                        <w:right w:val="none" w:sz="0" w:space="0" w:color="auto"/>
                      </w:divBdr>
                    </w:div>
                    <w:div w:id="212981062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283541014">
          <w:marLeft w:val="960"/>
          <w:marRight w:val="0"/>
          <w:marTop w:val="0"/>
          <w:marBottom w:val="0"/>
          <w:divBdr>
            <w:top w:val="none" w:sz="0" w:space="0" w:color="auto"/>
            <w:left w:val="none" w:sz="0" w:space="0" w:color="auto"/>
            <w:bottom w:val="none" w:sz="0" w:space="0" w:color="auto"/>
            <w:right w:val="none" w:sz="0" w:space="0" w:color="auto"/>
          </w:divBdr>
          <w:divsChild>
            <w:div w:id="1720978241">
              <w:marLeft w:val="0"/>
              <w:marRight w:val="0"/>
              <w:marTop w:val="0"/>
              <w:marBottom w:val="0"/>
              <w:divBdr>
                <w:top w:val="none" w:sz="0" w:space="0" w:color="auto"/>
                <w:left w:val="none" w:sz="0" w:space="0" w:color="auto"/>
                <w:bottom w:val="none" w:sz="0" w:space="0" w:color="auto"/>
                <w:right w:val="none" w:sz="0" w:space="0" w:color="auto"/>
              </w:divBdr>
              <w:divsChild>
                <w:div w:id="57173683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98146635">
          <w:marLeft w:val="960"/>
          <w:marRight w:val="0"/>
          <w:marTop w:val="0"/>
          <w:marBottom w:val="0"/>
          <w:divBdr>
            <w:top w:val="none" w:sz="0" w:space="0" w:color="auto"/>
            <w:left w:val="none" w:sz="0" w:space="0" w:color="auto"/>
            <w:bottom w:val="none" w:sz="0" w:space="0" w:color="auto"/>
            <w:right w:val="none" w:sz="0" w:space="0" w:color="auto"/>
          </w:divBdr>
          <w:divsChild>
            <w:div w:id="1735425288">
              <w:marLeft w:val="0"/>
              <w:marRight w:val="0"/>
              <w:marTop w:val="0"/>
              <w:marBottom w:val="0"/>
              <w:divBdr>
                <w:top w:val="none" w:sz="0" w:space="0" w:color="auto"/>
                <w:left w:val="none" w:sz="0" w:space="0" w:color="auto"/>
                <w:bottom w:val="none" w:sz="0" w:space="0" w:color="auto"/>
                <w:right w:val="none" w:sz="0" w:space="0" w:color="auto"/>
              </w:divBdr>
              <w:divsChild>
                <w:div w:id="19758668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39394746">
          <w:marLeft w:val="960"/>
          <w:marRight w:val="0"/>
          <w:marTop w:val="0"/>
          <w:marBottom w:val="0"/>
          <w:divBdr>
            <w:top w:val="none" w:sz="0" w:space="0" w:color="auto"/>
            <w:left w:val="none" w:sz="0" w:space="0" w:color="auto"/>
            <w:bottom w:val="none" w:sz="0" w:space="0" w:color="auto"/>
            <w:right w:val="none" w:sz="0" w:space="0" w:color="auto"/>
          </w:divBdr>
          <w:divsChild>
            <w:div w:id="1493838096">
              <w:marLeft w:val="0"/>
              <w:marRight w:val="0"/>
              <w:marTop w:val="0"/>
              <w:marBottom w:val="0"/>
              <w:divBdr>
                <w:top w:val="none" w:sz="0" w:space="0" w:color="auto"/>
                <w:left w:val="none" w:sz="0" w:space="0" w:color="auto"/>
                <w:bottom w:val="none" w:sz="0" w:space="0" w:color="auto"/>
                <w:right w:val="none" w:sz="0" w:space="0" w:color="auto"/>
              </w:divBdr>
              <w:divsChild>
                <w:div w:id="9336316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29977667">
          <w:marLeft w:val="0"/>
          <w:marRight w:val="0"/>
          <w:marTop w:val="0"/>
          <w:marBottom w:val="0"/>
          <w:divBdr>
            <w:top w:val="none" w:sz="0" w:space="0" w:color="auto"/>
            <w:left w:val="none" w:sz="0" w:space="0" w:color="auto"/>
            <w:bottom w:val="none" w:sz="0" w:space="0" w:color="auto"/>
            <w:right w:val="none" w:sz="0" w:space="0" w:color="auto"/>
          </w:divBdr>
          <w:divsChild>
            <w:div w:id="1062024288">
              <w:marLeft w:val="0"/>
              <w:marRight w:val="0"/>
              <w:marTop w:val="0"/>
              <w:marBottom w:val="0"/>
              <w:divBdr>
                <w:top w:val="none" w:sz="0" w:space="0" w:color="auto"/>
                <w:left w:val="none" w:sz="0" w:space="0" w:color="auto"/>
                <w:bottom w:val="none" w:sz="0" w:space="0" w:color="auto"/>
                <w:right w:val="none" w:sz="0" w:space="0" w:color="auto"/>
              </w:divBdr>
              <w:divsChild>
                <w:div w:id="19750141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15166526">
          <w:marLeft w:val="960"/>
          <w:marRight w:val="0"/>
          <w:marTop w:val="0"/>
          <w:marBottom w:val="0"/>
          <w:divBdr>
            <w:top w:val="none" w:sz="0" w:space="0" w:color="auto"/>
            <w:left w:val="none" w:sz="0" w:space="0" w:color="auto"/>
            <w:bottom w:val="none" w:sz="0" w:space="0" w:color="auto"/>
            <w:right w:val="none" w:sz="0" w:space="0" w:color="auto"/>
          </w:divBdr>
          <w:divsChild>
            <w:div w:id="869950210">
              <w:marLeft w:val="0"/>
              <w:marRight w:val="0"/>
              <w:marTop w:val="0"/>
              <w:marBottom w:val="0"/>
              <w:divBdr>
                <w:top w:val="none" w:sz="0" w:space="0" w:color="auto"/>
                <w:left w:val="none" w:sz="0" w:space="0" w:color="auto"/>
                <w:bottom w:val="none" w:sz="0" w:space="0" w:color="auto"/>
                <w:right w:val="none" w:sz="0" w:space="0" w:color="auto"/>
              </w:divBdr>
              <w:divsChild>
                <w:div w:id="901244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65112551">
          <w:marLeft w:val="960"/>
          <w:marRight w:val="0"/>
          <w:marTop w:val="0"/>
          <w:marBottom w:val="0"/>
          <w:divBdr>
            <w:top w:val="none" w:sz="0" w:space="0" w:color="auto"/>
            <w:left w:val="none" w:sz="0" w:space="0" w:color="auto"/>
            <w:bottom w:val="none" w:sz="0" w:space="0" w:color="auto"/>
            <w:right w:val="none" w:sz="0" w:space="0" w:color="auto"/>
          </w:divBdr>
          <w:divsChild>
            <w:div w:id="1375807250">
              <w:marLeft w:val="0"/>
              <w:marRight w:val="0"/>
              <w:marTop w:val="0"/>
              <w:marBottom w:val="0"/>
              <w:divBdr>
                <w:top w:val="none" w:sz="0" w:space="0" w:color="auto"/>
                <w:left w:val="none" w:sz="0" w:space="0" w:color="auto"/>
                <w:bottom w:val="none" w:sz="0" w:space="0" w:color="auto"/>
                <w:right w:val="none" w:sz="0" w:space="0" w:color="auto"/>
              </w:divBdr>
              <w:divsChild>
                <w:div w:id="14429924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009598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header" Target="header1.xml"/><Relationship Id="rId38" Type="http://schemas.openxmlformats.org/officeDocument/2006/relationships/footer" Target="footer5.xml"/><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header" Target="header3.xml"/><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footer" Target="footer4.xml"/><Relationship Id="rId49" Type="http://schemas.openxmlformats.org/officeDocument/2006/relationships/footer" Target="footer7.xml"/><Relationship Id="rId10" Type="http://schemas.openxmlformats.org/officeDocument/2006/relationships/package" Target="embeddings/Microsoft_Office_Word_2007_Document.docx"/><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footer" Target="footer3.xml"/><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b:Source>
    <b:Tag>Jin</b:Tag>
    <b:SourceType>InternetSite</b:SourceType>
    <b:Guid>{71324DAF-3292-4F49-86D5-ECB7E729E76C}</b:Guid>
    <b:Author>
      <b:Author>
        <b:Corporate>Jinisys Software Inc. </b:Corporate>
      </b:Author>
    </b:Author>
    <b:Title>Asset Management System</b:Title>
    <b:InternetSiteTitle>jinisys software</b:InternetSiteTitle>
    <b:URL>http://jinisyssoftware.com/asset-management-system/</b:URL>
    <b:RefOrder>1</b:RefOrder>
  </b:Source>
  <b:Source>
    <b:Tag>FHW15</b:Tag>
    <b:SourceType>InternetSite</b:SourceType>
    <b:Guid>{F139F11B-0056-4976-87E1-2938EAF634F1}</b:Guid>
    <b:Title>Chapter 1. Literature Review</b:Title>
    <b:Year>2015</b:Year>
    <b:Author>
      <b:Author>
        <b:NameList>
          <b:Person>
            <b:Last>FHWA</b:Last>
          </b:Person>
        </b:NameList>
      </b:Author>
    </b:Author>
    <b:InternetSiteTitle>Federal HIghway Administration</b:InternetSiteTitle>
    <b:Month>August</b:Month>
    <b:Day>3</b:Day>
    <b:URL>https://www.fhwa.dot.gov/asset/dataintegration/if08018/amdc_03.cfm</b:URL>
    <b:RefOrder>2</b:RefOrder>
  </b:Source>
  <b:Source>
    <b:Tag>Bar16</b:Tag>
    <b:SourceType>InternetSite</b:SourceType>
    <b:Guid>{1B17D92C-D446-4F14-925D-CC0E79D0BF52}</b:Guid>
    <b:Author>
      <b:Author>
        <b:Corporate>Barcoding Inc.</b:Corporate>
      </b:Author>
    </b:Author>
    <b:Title>Barcode Systems: Extend the Enterprise</b:Title>
    <b:InternetSiteTitle>Barcoding</b:InternetSiteTitle>
    <b:URL>http://www.barcoding.com/barcode/</b:URL>
    <b:YearAccessed>2016</b:YearAccessed>
    <b:MonthAccessed>April</b:MonthAccessed>
    <b:DayAccessed>12</b:DayAccessed>
    <b:RefOrder>3</b:RefOrder>
  </b:Source>
  <b:Source>
    <b:Tag>Iwa16</b:Tag>
    <b:SourceType>InternetSite</b:SourceType>
    <b:Guid>{A8FEB280-1E76-4681-9C24-BFF69C25FC49}</b:Guid>
    <b:Title>I want a weather station (part 1): Manual or automatic?</b:Title>
    <b:InternetSiteTitle>BBC</b:InternetSiteTitle>
    <b:Year>2016</b:Year>
    <b:Month>February</b:Month>
    <b:Day>26</b:Day>
    <b:URL>http://www.bbc.co.uk/weatherwatchers/article/35669024/i-want-a-weather-station-manual-or-automatic</b:URL>
    <b:Author>
      <b:Author>
        <b:NameList>
          <b:Person>
            <b:Last>Moore</b:Last>
            <b:First>Chloe</b:First>
          </b:Person>
        </b:NameList>
      </b:Author>
    </b:Author>
    <b:RefOrder>4</b:RefOrder>
  </b:Source>
  <b:Source>
    <b:Tag>Mor09</b:Tag>
    <b:SourceType>InternetSite</b:SourceType>
    <b:Guid>{7298C6F8-8A82-4DF8-8878-1CD82AD6D355}</b:Guid>
    <b:Title>Effectiveness of a Barcode Medication Administration System in Reducing Preventable Adverse Drug Events in a Neonatal Intensive Care Unit</b:Title>
    <b:InternetSiteTitle>The Journal of Pediatrics</b:InternetSiteTitle>
    <b:Year>2009</b:Year>
    <b:Month>March</b:Month>
    <b:URL>http://www.jpeds.com/article/S0022-3476(08)00705-1/fulltext</b:URL>
    <b:Author>
      <b:Author>
        <b:NameList>
          <b:Person>
            <b:Last>Morriss Jr</b:Last>
            <b:Middle>H.</b:Middle>
            <b:First>Frank</b:First>
          </b:Person>
          <b:Person>
            <b:Last>Abramowitz</b:Last>
            <b:Middle>W.</b:Middle>
            <b:First>Paul</b:First>
          </b:Person>
          <b:Person>
            <b:Last>Nelson</b:Last>
            <b:Middle>P.</b:Middle>
            <b:First>Steven</b:First>
          </b:Person>
          <b:Person>
            <b:Last>Milavetz</b:Last>
            <b:First>Gary</b:First>
          </b:Person>
          <b:Person>
            <b:Last>Michael</b:Last>
            <b:Middle>L.</b:Middle>
            <b:First>Stacy</b:First>
          </b:Person>
          <b:Person>
            <b:Last>Gordon</b:Last>
            <b:Middle>N.</b:Middle>
            <b:First>Sara</b:First>
          </b:Person>
          <b:Person>
            <b:Last>Pendergast</b:Last>
            <b:Middle>F.</b:Middle>
            <b:First>Jane</b:First>
          </b:Person>
          <b:Person>
            <b:Last>Cook</b:Last>
            <b:First>Francis</b:First>
          </b:Person>
        </b:NameList>
      </b:Author>
    </b:Author>
    <b:RefOrder>5</b:RefOrder>
  </b:Source>
  <b:Source>
    <b:Tag>Boi06</b:Tag>
    <b:SourceType>InternetSite</b:SourceType>
    <b:Guid>{01799819-7D0E-4510-967B-DC7C9CC647AC}</b:Guid>
    <b:Author>
      <b:Author>
        <b:NameList>
          <b:Person>
            <b:Last>Boissy</b:Last>
            <b:First>Patrick</b:First>
          </b:Person>
          <b:Person>
            <b:Last>Jacobs</b:Last>
            <b:First>Karren</b:First>
          </b:Person>
          <b:Person>
            <b:Last>Roy</b:Last>
            <b:First>Serge</b:First>
            <b:Middle>H.</b:Middle>
          </b:Person>
        </b:NameList>
      </b:Author>
    </b:Author>
    <b:Title>Usability of a barcode scanning system as a means of data entry on a PDA for self-report health outcome questionnaires</b:Title>
    <b:InternetSiteTitle>Bio Med Central</b:InternetSiteTitle>
    <b:Year>2006</b:Year>
    <b:Month>December</b:Month>
    <b:Day>21</b:Day>
    <b:URL>http://bmcmedinformdecismak.biomedcentral.com/articles/10.1186/1472-6947-6-42</b:URL>
    <b:YearAccessed>2016</b:YearAccessed>
    <b:MonthAccessed>April</b:MonthAccessed>
    <b:DayAccessed>12</b:DayAccessed>
    <b:RefOrder>6</b:RefOrder>
  </b:Source>
  <b:Source>
    <b:Tag>Tec</b:Tag>
    <b:SourceType>InternetSite</b:SourceType>
    <b:Guid>{D657065B-BB0A-45B7-AE1A-3C23A592ECED}</b:Guid>
    <b:Author>
      <b:Author>
        <b:Corporate>TechNovelgy</b:Corporate>
      </b:Author>
    </b:Author>
    <b:Title>What is RFID?</b:Title>
    <b:InternetSiteTitle>TechNovelgy</b:InternetSiteTitle>
    <b:URL>http://www.technovelgy.com/ct/technology-article.asp</b:URL>
    <b:RefOrder>7</b:RefOrder>
  </b:Source>
  <b:Source>
    <b:Tag>Acu</b:Tag>
    <b:SourceType>InternetSite</b:SourceType>
    <b:Guid>{91625EAE-DEBB-4205-BEB8-36C1E5D176C0}</b:Guid>
    <b:Author>
      <b:Author>
        <b:Corporate>Acurite</b:Corporate>
      </b:Author>
    </b:Author>
    <b:URL>http://www.acurite.com/what-is-a-weather-station</b:URL>
    <b:Title>What is a Weather Station?</b:Title>
    <b:InternetSiteTitle>Acurite</b:InternetSiteTitle>
    <b:Year>2010</b:Year>
    <b:RefOrder>8</b:RefOrder>
  </b:Source>
  <b:Source>
    <b:Tag>ada12</b:Tag>
    <b:SourceType>InternetSite</b:SourceType>
    <b:Guid>{52362EAE-A9EB-408C-82B0-FCD7DA42C442}</b:Guid>
    <b:Author>
      <b:Author>
        <b:Corporate>adaptalift</b:Corporate>
      </b:Author>
    </b:Author>
    <b:Title>RFID VS BARCODES: Advantages and disadvantages comparison</b:Title>
    <b:InternetSiteTitle>adaptalift</b:InternetSiteTitle>
    <b:Year>2012</b:Year>
    <b:Month>May</b:Month>
    <b:Day>01</b:Day>
    <b:URL>http://www.aalhysterforklifts.com.au/index.php/about/blog-post/rfid_vs_barcodes_advantages_and_disadvantages_comparison</b:URL>
    <b:RefOrder>9</b:RefOrder>
  </b:Source>
  <b:Source>
    <b:Tag>Tec1</b:Tag>
    <b:SourceType>InternetSite</b:SourceType>
    <b:Guid>{C78E6E6D-BED4-4679-963C-A99DC99B17E9}</b:Guid>
    <b:Author>
      <b:Author>
        <b:Corporate>TechNovelgy</b:Corporate>
      </b:Author>
    </b:Author>
    <b:Title>RFID Tag Collision</b:Title>
    <b:InternetSiteTitle>TechNovelgy</b:InternetSiteTitle>
    <b:URL>http://www.technovelgy.com/ct/Technology-Article.asp?ArtNum=57</b:URL>
    <b:RefOrder>10</b:RefOrder>
  </b:Source>
  <b:Source>
    <b:Tag>Tec2</b:Tag>
    <b:SourceType>InternetSite</b:SourceType>
    <b:Guid>{C1484CA9-71F9-40E4-97B3-EF9868B69731}</b:Guid>
    <b:Author>
      <b:Author>
        <b:Corporate>TechNovelgy</b:Corporate>
      </b:Author>
    </b:Author>
    <b:Title>RFID Reader Collision</b:Title>
    <b:InternetSiteTitle>TechNovelgy</b:InternetSiteTitle>
    <b:URL>http://www.technovelgy.com/ct/Technology-Article.asp?ArtNum=58</b:URL>
    <b:RefOrder>11</b:RefOrder>
  </b:Source>
  <b:Source>
    <b:Tag>Pep07</b:Tag>
    <b:SourceType>InternetSite</b:SourceType>
    <b:Guid>{1097F784-E013-4D99-BF80-0B529FDEA3C5}</b:Guid>
    <b:Author>
      <b:Author>
        <b:Corporate>Pepperl+Fuchs Inc.</b:Corporate>
      </b:Author>
    </b:Author>
    <b:Title>LASER BARCODE SCANNERS FOR INDUSTRIAL AUTOMATION</b:Title>
    <b:InternetSiteTitle>Pepperl+Fuchs Inc.</b:InternetSiteTitle>
    <b:Year>2007</b:Year>
    <b:Month>September</b:Month>
    <b:Day>12</b:Day>
    <b:URL>http://files.pepperl-fuchs.com/selector_files/navi/productInfo/doct/tdoctb014__usa.pdf</b:URL>
    <b:YearAccessed>2016</b:YearAccessed>
    <b:MonthAccessed>April</b:MonthAccessed>
    <b:RefOrder>12</b:RefOrder>
  </b:Source>
  <b:Source>
    <b:Tag>Zeb13</b:Tag>
    <b:SourceType>InternetSite</b:SourceType>
    <b:Guid>{0A1CB18E-9C0E-42AD-834C-F341FE5C2EAA}</b:Guid>
    <b:Author>
      <b:Author>
        <b:Corporate>Zebra Technologies</b:Corporate>
      </b:Author>
    </b:Author>
    <b:Title>BARCODING 101</b:Title>
    <b:InternetSiteTitle>Zebra</b:InternetSiteTitle>
    <b:Year>2013</b:Year>
    <b:URL>https://www.zebra.com/content/dam/zebra/white-papers/en-us/barcoding-101-en-us.pdf</b:URL>
    <b:YearAccessed>2016</b:YearAccessed>
    <b:MonthAccessed>April</b:MonthAccessed>
    <b:DayAccessed>12</b:DayAccessed>
    <b:RefOrder>13</b:RefOrder>
  </b:Source>
  <b:Source>
    <b:Tag>Abl</b:Tag>
    <b:SourceType>InternetSite</b:SourceType>
    <b:Guid>{46151496-3D6D-4AFE-9644-C0E3CEE58F43}</b:Guid>
    <b:Author>
      <b:Author>
        <b:NameList>
          <b:Person>
            <b:Last>Ableserve</b:Last>
          </b:Person>
        </b:NameList>
      </b:Author>
    </b:Author>
    <b:Title>THE BENEFITS OF PREVENTIVE MAINTENANCE</b:Title>
    <b:InternetSiteTitle>Ableserve</b:InternetSiteTitle>
    <b:URL>http://ableserve.com/issue-1/the-benefits-of-preventive-maintenance/</b:URL>
    <b:RefOrder>14</b:RefOrder>
  </b:Source>
  <b:Source>
    <b:Tag>Six</b:Tag>
    <b:SourceType>InternetSite</b:SourceType>
    <b:Guid>{07229518-AB82-4491-973F-BBE950616A8D}</b:Guid>
    <b:Title>Six steps to design a preventive maintenance program</b:Title>
    <b:InternetSiteTitle>Planet Engineering</b:InternetSiteTitle>
    <b:URL>http://www.plantengineering.com/single-article/six-steps-to-design-a-preventive-maintenance-program/15dc84630bc8dc979f8a1d9bc989cdc3.html</b:URL>
    <b:Year>2015</b:Year>
    <b:Author>
      <b:Author>
        <b:NameList>
          <b:Person>
            <b:Last>Staller</b:Last>
            <b:First>Ken</b:First>
          </b:Person>
        </b:NameList>
      </b:Author>
    </b:Author>
    <b:RefOrder>15</b:RefOrder>
  </b:Source>
  <b:Source>
    <b:Tag>Stu12</b:Tag>
    <b:SourceType>InternetSite</b:SourceType>
    <b:Guid>{5ACAD640-95FC-427D-962D-47A1285E50C3}</b:Guid>
    <b:Author>
      <b:Author>
        <b:NameList>
          <b:Person>
            <b:Last>Smith</b:Last>
            <b:First>Stuart</b:First>
          </b:Person>
        </b:NameList>
      </b:Author>
    </b:Author>
    <b:Title>The Advantages of Preventive Maintenance</b:Title>
    <b:InternetSiteTitle>MINTEK</b:InternetSiteTitle>
    <b:Year>2012</b:Year>
    <b:Month>September</b:Month>
    <b:Day>26</b:Day>
    <b:URL>http://www.mintek.com/blog/eam-cmms/advantages-preventive-maintenance/</b:URL>
    <b:RefOrder>16</b:RefOrder>
  </b:Source>
  <b:Source>
    <b:Tag>Ino16</b:Tag>
    <b:SourceType>InternetSite</b:SourceType>
    <b:Guid>{FEB2CA43-52FA-4327-9588-179F55F91E37}</b:Guid>
    <b:Author>
      <b:Author>
        <b:Corporate>Inovity</b:Corporate>
      </b:Author>
    </b:Author>
    <b:Title>CASE STUDY – LA CHIQUITA TORTILLA MANUFACTURER</b:Title>
    <b:InternetSiteTitle>Inovity</b:InternetSiteTitle>
    <b:Year>2016</b:Year>
    <b:Month>April</b:Month>
    <b:Day>12</b:Day>
    <b:URL>http://www.inovity.com/case-studies/food-supply-chain-traceability/</b:URL>
    <b:RefOrder>17</b:RefOrder>
  </b:Source>
</b:Sources>
</file>

<file path=customXml/itemProps1.xml><?xml version="1.0" encoding="utf-8"?>
<ds:datastoreItem xmlns:ds="http://schemas.openxmlformats.org/officeDocument/2006/customXml" ds:itemID="{93A44650-509C-456A-8662-6A1A49B35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32</Pages>
  <Words>14969</Words>
  <Characters>85326</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100095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Adrian</cp:lastModifiedBy>
  <cp:revision>1</cp:revision>
  <cp:lastPrinted>2016-12-14T13:11:00Z</cp:lastPrinted>
  <dcterms:created xsi:type="dcterms:W3CDTF">2016-12-13T16:44:00Z</dcterms:created>
  <dcterms:modified xsi:type="dcterms:W3CDTF">2016-12-14T15:44:00Z</dcterms:modified>
</cp:coreProperties>
</file>